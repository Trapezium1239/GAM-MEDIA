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34111" w14:textId="19A187F5" w:rsidR="009A4657" w:rsidRPr="000F026B" w:rsidDel="000E6931" w:rsidRDefault="001A30E1" w:rsidP="00104D7F">
      <w:pPr>
        <w:jc w:val="center"/>
        <w:rPr>
          <w:del w:id="0" w:author="usher" w:date="2026-02-14T03:27:00Z"/>
          <w:rFonts w:ascii="Times New Roman" w:hAnsi="Times New Roman"/>
          <w:b/>
          <w:sz w:val="24"/>
          <w:szCs w:val="24"/>
          <w:shd w:val="clear" w:color="auto" w:fill="00FF00"/>
        </w:rPr>
      </w:pPr>
      <w:bookmarkStart w:id="1" w:name="_Hlk219405551"/>
      <w:del w:id="2" w:author="usher" w:date="2026-02-14T03:27:00Z">
        <w:r w:rsidRPr="000F026B" w:rsidDel="000E6931">
          <w:rPr>
            <w:rFonts w:ascii="Times New Roman" w:hAnsi="Times New Roman"/>
            <w:b/>
            <w:sz w:val="24"/>
            <w:szCs w:val="24"/>
            <w:shd w:val="clear" w:color="auto" w:fill="00FF00"/>
          </w:rPr>
          <w:delText>EFFECT OF A MENTAL HEALTH TRAINING PROGRAMME ON RELIGIOUS EDUCATORS’ DEPRESSION LITERACY AND REFERRAL COMPETENCE FOR ADOLESCENTS</w:delText>
        </w:r>
      </w:del>
    </w:p>
    <w:p w14:paraId="2CCF6F01" w14:textId="77777777" w:rsidR="006647B3" w:rsidRPr="000F026B" w:rsidDel="000E6931" w:rsidRDefault="006647B3" w:rsidP="00104D7F">
      <w:pPr>
        <w:jc w:val="center"/>
        <w:rPr>
          <w:del w:id="3" w:author="usher" w:date="2026-02-14T03:27:00Z"/>
          <w:rFonts w:ascii="Times New Roman" w:hAnsi="Times New Roman"/>
          <w:b/>
          <w:sz w:val="24"/>
          <w:szCs w:val="24"/>
          <w:shd w:val="clear" w:color="auto" w:fill="00FF00"/>
        </w:rPr>
      </w:pPr>
    </w:p>
    <w:p w14:paraId="486D8BF1" w14:textId="59F201AD" w:rsidR="006647B3" w:rsidRPr="000F026B" w:rsidRDefault="000E6931" w:rsidP="000E6931">
      <w:pPr>
        <w:jc w:val="center"/>
        <w:rPr>
          <w:rFonts w:ascii="Times New Roman" w:hAnsi="Times New Roman"/>
          <w:sz w:val="24"/>
          <w:szCs w:val="24"/>
          <w:rPrChange w:id="4" w:author="usher" w:date="2026-06-05T05:43:00Z">
            <w:rPr/>
          </w:rPrChange>
        </w:rPr>
      </w:pPr>
      <w:bookmarkStart w:id="5" w:name="_Hlk237514082"/>
      <w:r w:rsidRPr="000F026B">
        <w:rPr>
          <w:rFonts w:ascii="Times New Roman" w:hAnsi="Times New Roman"/>
          <w:b/>
          <w:bCs/>
          <w:sz w:val="24"/>
          <w:szCs w:val="24"/>
        </w:rPr>
        <w:t>EFFECT OF A MENTAL HEALTH TRAINING PROGRAMME ON DEPRESSION LITERACY AND REFERRAL COMPETENCE AMONG RELIGIOUS EDUCATORS WORKING WITH ADOLESCENTS</w:t>
      </w:r>
    </w:p>
    <w:bookmarkEnd w:id="5"/>
    <w:p w14:paraId="7EF86214" w14:textId="77777777" w:rsidR="006647B3" w:rsidRPr="000F026B" w:rsidDel="000E6931" w:rsidRDefault="006647B3">
      <w:pPr>
        <w:jc w:val="center"/>
        <w:rPr>
          <w:del w:id="6" w:author="usher" w:date="2026-02-14T03:28:00Z"/>
          <w:rFonts w:ascii="Times New Roman" w:hAnsi="Times New Roman"/>
          <w:sz w:val="24"/>
          <w:szCs w:val="24"/>
          <w:rPrChange w:id="7" w:author="usher" w:date="2026-06-05T05:43:00Z">
            <w:rPr>
              <w:del w:id="8" w:author="usher" w:date="2026-02-14T03:28:00Z"/>
            </w:rPr>
          </w:rPrChange>
        </w:rPr>
      </w:pPr>
    </w:p>
    <w:p w14:paraId="05E40A5D" w14:textId="77777777" w:rsidR="009A4657" w:rsidRPr="000F026B" w:rsidDel="000E6931" w:rsidRDefault="009A4657">
      <w:pPr>
        <w:pStyle w:val="NoSpacing"/>
        <w:jc w:val="center"/>
        <w:rPr>
          <w:del w:id="9" w:author="usher" w:date="2026-02-14T03:28:00Z"/>
          <w:rFonts w:ascii="Times New Roman" w:hAnsi="Times New Roman"/>
          <w:b/>
          <w:sz w:val="24"/>
          <w:szCs w:val="24"/>
        </w:rPr>
      </w:pPr>
    </w:p>
    <w:p w14:paraId="186E3574" w14:textId="77777777" w:rsidR="009A4657" w:rsidRPr="000F026B" w:rsidDel="000E6931" w:rsidRDefault="009A4657">
      <w:pPr>
        <w:pStyle w:val="NoSpacing"/>
        <w:jc w:val="center"/>
        <w:rPr>
          <w:del w:id="10" w:author="usher" w:date="2026-02-14T03:28:00Z"/>
          <w:rFonts w:ascii="Times New Roman" w:hAnsi="Times New Roman"/>
          <w:b/>
          <w:sz w:val="24"/>
          <w:szCs w:val="24"/>
        </w:rPr>
      </w:pPr>
    </w:p>
    <w:p w14:paraId="5705684C" w14:textId="77777777" w:rsidR="009A4657" w:rsidRPr="000F026B" w:rsidRDefault="009A4657">
      <w:pPr>
        <w:pStyle w:val="NoSpacing"/>
        <w:rPr>
          <w:rFonts w:ascii="Times New Roman" w:hAnsi="Times New Roman"/>
          <w:b/>
          <w:sz w:val="24"/>
          <w:szCs w:val="24"/>
        </w:rPr>
        <w:pPrChange w:id="11" w:author="usher" w:date="2026-02-14T03:28:00Z">
          <w:pPr>
            <w:pStyle w:val="NoSpacing"/>
            <w:jc w:val="center"/>
          </w:pPr>
        </w:pPrChange>
      </w:pPr>
    </w:p>
    <w:p w14:paraId="057F1E8E" w14:textId="77777777" w:rsidR="009A4657" w:rsidRPr="000F026B" w:rsidRDefault="001A30E1">
      <w:pPr>
        <w:pStyle w:val="NoSpacing"/>
        <w:jc w:val="center"/>
        <w:rPr>
          <w:rFonts w:ascii="Times New Roman" w:hAnsi="Times New Roman"/>
          <w:b/>
          <w:sz w:val="24"/>
          <w:szCs w:val="24"/>
        </w:rPr>
      </w:pPr>
      <w:bookmarkStart w:id="12" w:name="_Hlk237514107"/>
      <w:r w:rsidRPr="000F026B">
        <w:rPr>
          <w:rFonts w:ascii="Times New Roman" w:hAnsi="Times New Roman"/>
          <w:b/>
          <w:sz w:val="24"/>
          <w:szCs w:val="24"/>
        </w:rPr>
        <w:t>Chapter One</w:t>
      </w:r>
    </w:p>
    <w:p w14:paraId="78C3D31F" w14:textId="77777777" w:rsidR="009A4657" w:rsidRPr="000F026B" w:rsidRDefault="001A30E1">
      <w:pPr>
        <w:pStyle w:val="NoSpacing"/>
        <w:jc w:val="center"/>
        <w:rPr>
          <w:rFonts w:ascii="Times New Roman" w:hAnsi="Times New Roman"/>
          <w:b/>
          <w:sz w:val="24"/>
          <w:szCs w:val="24"/>
        </w:rPr>
      </w:pPr>
      <w:r w:rsidRPr="000F026B">
        <w:rPr>
          <w:rFonts w:ascii="Times New Roman" w:hAnsi="Times New Roman"/>
          <w:b/>
          <w:sz w:val="24"/>
          <w:szCs w:val="24"/>
        </w:rPr>
        <w:t>Introduction</w:t>
      </w:r>
    </w:p>
    <w:bookmarkEnd w:id="12"/>
    <w:p w14:paraId="0B874C8B" w14:textId="77777777" w:rsidR="009A4657" w:rsidRPr="000F026B" w:rsidRDefault="009A4657">
      <w:pPr>
        <w:pStyle w:val="NoSpacing"/>
        <w:jc w:val="center"/>
        <w:rPr>
          <w:rFonts w:ascii="Times New Roman" w:hAnsi="Times New Roman"/>
          <w:b/>
          <w:sz w:val="24"/>
          <w:szCs w:val="24"/>
        </w:rPr>
      </w:pPr>
    </w:p>
    <w:p w14:paraId="609022C5" w14:textId="77777777" w:rsidR="009A4657" w:rsidRPr="000F026B" w:rsidRDefault="009A4657">
      <w:pPr>
        <w:pStyle w:val="NoSpacing"/>
        <w:jc w:val="center"/>
        <w:rPr>
          <w:rFonts w:ascii="Times New Roman" w:hAnsi="Times New Roman"/>
          <w:b/>
          <w:sz w:val="24"/>
          <w:szCs w:val="24"/>
        </w:rPr>
      </w:pPr>
    </w:p>
    <w:p w14:paraId="1492DB33" w14:textId="77777777" w:rsidR="009A4657" w:rsidRPr="000F026B" w:rsidRDefault="001A30E1">
      <w:pPr>
        <w:pStyle w:val="ListParagraph"/>
        <w:numPr>
          <w:ilvl w:val="1"/>
          <w:numId w:val="1"/>
        </w:numPr>
        <w:spacing w:line="360" w:lineRule="auto"/>
        <w:rPr>
          <w:b/>
          <w:sz w:val="24"/>
          <w:szCs w:val="24"/>
        </w:rPr>
      </w:pPr>
      <w:bookmarkStart w:id="13" w:name="_Hlk237514130"/>
      <w:r w:rsidRPr="000F026B">
        <w:rPr>
          <w:b/>
          <w:sz w:val="24"/>
          <w:szCs w:val="24"/>
        </w:rPr>
        <w:t>Background</w:t>
      </w:r>
    </w:p>
    <w:p w14:paraId="707F60EE" w14:textId="09A25F9C" w:rsidR="005D5D7F" w:rsidRPr="000F026B" w:rsidRDefault="00FB410F" w:rsidP="005D5D7F">
      <w:pPr>
        <w:pStyle w:val="BodyText"/>
        <w:spacing w:before="41" w:line="360" w:lineRule="auto"/>
        <w:ind w:right="119"/>
        <w:jc w:val="both"/>
        <w:rPr>
          <w:ins w:id="14" w:author="usher" w:date="2026-06-05T08:25:00Z"/>
          <w:color w:val="222222"/>
          <w:shd w:val="clear" w:color="auto" w:fill="FFFFFF"/>
        </w:rPr>
      </w:pPr>
      <w:bookmarkStart w:id="15" w:name="_Hlk237514179"/>
      <w:bookmarkEnd w:id="13"/>
      <w:ins w:id="16" w:author="CCAM" w:date="2026-09-19T22:13:00Z">
        <w:r w:rsidRPr="00FB410F">
          <w:rPr>
            <w:highlight w:val="green"/>
            <w:rPrChange w:id="17" w:author="CCAM" w:date="2026-09-19T22:18:00Z">
              <w:rPr/>
            </w:rPrChange>
          </w:rPr>
          <w:t>Mental health is the quiet strength that helps a person recognize their own worth, navigate life’s everyday pressures, find meaning in their work, and share themselves in ways that enrich the lives of others.</w:t>
        </w:r>
      </w:ins>
      <w:ins w:id="18" w:author="CCAM" w:date="2026-09-19T22:14:00Z">
        <w:r w:rsidRPr="00FB410F">
          <w:rPr>
            <w:highlight w:val="green"/>
            <w:rPrChange w:id="19" w:author="CCAM" w:date="2026-09-19T22:18:00Z">
              <w:rPr/>
            </w:rPrChange>
          </w:rPr>
          <w:t xml:space="preserve"> </w:t>
        </w:r>
      </w:ins>
      <w:del w:id="20" w:author="CCAM" w:date="2026-09-19T22:13:00Z">
        <w:r w:rsidR="009718A5" w:rsidRPr="00FB410F" w:rsidDel="00FB410F">
          <w:rPr>
            <w:highlight w:val="green"/>
            <w:rPrChange w:id="21" w:author="CCAM" w:date="2026-09-19T22:18:00Z">
              <w:rPr/>
            </w:rPrChange>
          </w:rPr>
          <w:delText xml:space="preserve">Mental Health is a state of well-being in which an individual realizes his or her own abilities, can cope with normal stresses of life, can work productively and fruitfully, and is able to make a contribution to his or her community </w:delText>
        </w:r>
      </w:del>
      <w:r w:rsidR="00DE664A" w:rsidRPr="00FB410F">
        <w:rPr>
          <w:highlight w:val="green"/>
          <w:rPrChange w:id="22" w:author="CCAM" w:date="2026-09-19T22:18:00Z">
            <w:rPr/>
          </w:rPrChange>
        </w:rPr>
        <w:t>(World Health Organisation, 2022). (Keller et al., 2020).</w:t>
      </w:r>
      <w:proofErr w:type="spellStart"/>
      <w:r w:rsidR="00DE664A" w:rsidRPr="00FB410F">
        <w:rPr>
          <w:highlight w:val="green"/>
          <w:rPrChange w:id="23" w:author="CCAM" w:date="2026-09-19T22:18:00Z">
            <w:rPr/>
          </w:rPrChange>
        </w:rPr>
      </w:r>
      <w:proofErr w:type="spellEnd"/>
      <w:r w:rsidR="00DE664A" w:rsidRPr="00FB410F">
        <w:rPr>
          <w:highlight w:val="green"/>
          <w:rPrChange w:id="24" w:author="CCAM" w:date="2026-09-19T22:18:00Z">
            <w:rPr/>
          </w:rPrChange>
        </w:rPr>
      </w:r>
      <w:ins w:id="25" w:author="usher" w:date="2026-05-13T07:56:00Z">
        <w:r w:rsidR="0041187F" w:rsidRPr="00FB410F">
          <w:rPr>
            <w:highlight w:val="green"/>
            <w:rPrChange w:id="26" w:author="CCAM" w:date="2026-09-19T22:18:00Z">
              <w:rPr/>
            </w:rPrChange>
          </w:rPr>
          <w:t xml:space="preserve">; World Health </w:t>
        </w:r>
        <w:proofErr w:type="spellStart"/>
        <w:r w:rsidR="0041187F" w:rsidRPr="00FB410F">
          <w:rPr>
            <w:highlight w:val="green"/>
            <w:rPrChange w:id="27" w:author="CCAM" w:date="2026-09-19T22:18:00Z">
              <w:rPr/>
            </w:rPrChange>
          </w:rPr>
          <w:t>Org</w:t>
        </w:r>
      </w:ins>
      <w:ins w:id="28" w:author="usher" w:date="2026-05-13T07:57:00Z">
        <w:r w:rsidR="0041187F" w:rsidRPr="00FB410F">
          <w:rPr>
            <w:highlight w:val="green"/>
            <w:rPrChange w:id="29" w:author="CCAM" w:date="2026-09-19T22:18:00Z">
              <w:rPr/>
            </w:rPrChange>
          </w:rPr>
          <w:t>anisation</w:t>
        </w:r>
        <w:proofErr w:type="spellEnd"/>
        <w:r w:rsidR="0041187F" w:rsidRPr="00FB410F">
          <w:rPr>
            <w:highlight w:val="green"/>
            <w:rPrChange w:id="30" w:author="CCAM" w:date="2026-09-19T22:18:00Z">
              <w:rPr/>
            </w:rPrChange>
          </w:rPr>
          <w:t>,</w:t>
        </w:r>
      </w:ins>
      <w:ins w:id="31" w:author="usher" w:date="2026-05-13T07:56:00Z">
        <w:r w:rsidR="0041187F" w:rsidRPr="00FB410F">
          <w:rPr>
            <w:highlight w:val="green"/>
            <w:rPrChange w:id="32" w:author="CCAM" w:date="2026-09-19T22:18:00Z">
              <w:rPr/>
            </w:rPrChange>
          </w:rPr>
          <w:t xml:space="preserve"> 2019</w:t>
        </w:r>
      </w:ins>
      <w:r w:rsidR="00DE664A" w:rsidRPr="00FB410F">
        <w:rPr>
          <w:highlight w:val="green"/>
          <w:rPrChange w:id="33" w:author="CCAM" w:date="2026-09-19T22:18:00Z">
            <w:rPr/>
          </w:rPrChange>
        </w:rPr>
      </w:r>
      <w:ins w:id="34" w:author="usher" w:date="2026-03-08T04:10:00Z">
        <w:r w:rsidR="00940A5D" w:rsidRPr="00FB410F">
          <w:rPr>
            <w:highlight w:val="green"/>
            <w:rPrChange w:id="35" w:author="CCAM" w:date="2026-09-19T22:18:00Z">
              <w:rPr/>
            </w:rPrChange>
          </w:rPr>
          <w:t xml:space="preserve">Mental health is </w:t>
        </w:r>
      </w:ins>
      <w:ins w:id="36" w:author="usher" w:date="2026-06-04T17:37:00Z">
        <w:r w:rsidR="00677B9C" w:rsidRPr="00FB410F">
          <w:rPr>
            <w:highlight w:val="green"/>
            <w:rPrChange w:id="37" w:author="CCAM" w:date="2026-09-19T22:18:00Z">
              <w:rPr/>
            </w:rPrChange>
          </w:rPr>
          <w:t>associa</w:t>
        </w:r>
      </w:ins>
      <w:ins w:id="38" w:author="usher" w:date="2026-06-04T17:38:00Z">
        <w:r w:rsidR="00677B9C" w:rsidRPr="00FB410F">
          <w:rPr>
            <w:highlight w:val="green"/>
            <w:rPrChange w:id="39" w:author="CCAM" w:date="2026-09-19T22:18:00Z">
              <w:rPr/>
            </w:rPrChange>
          </w:rPr>
          <w:t>ted</w:t>
        </w:r>
      </w:ins>
      <w:ins w:id="40" w:author="usher" w:date="2026-03-08T04:10:00Z">
        <w:r w:rsidR="00940A5D" w:rsidRPr="00FB410F">
          <w:rPr>
            <w:highlight w:val="green"/>
            <w:rPrChange w:id="41" w:author="CCAM" w:date="2026-09-19T22:18:00Z">
              <w:rPr/>
            </w:rPrChange>
          </w:rPr>
          <w:t xml:space="preserve"> </w:t>
        </w:r>
      </w:ins>
      <w:ins w:id="42" w:author="usher" w:date="2026-06-04T17:38:00Z">
        <w:r w:rsidR="00677B9C" w:rsidRPr="00FB410F">
          <w:rPr>
            <w:highlight w:val="green"/>
            <w:rPrChange w:id="43" w:author="CCAM" w:date="2026-09-19T22:18:00Z">
              <w:rPr/>
            </w:rPrChange>
          </w:rPr>
          <w:t>with</w:t>
        </w:r>
      </w:ins>
      <w:ins w:id="44" w:author="usher" w:date="2026-03-08T04:10:00Z">
        <w:r w:rsidR="00940A5D" w:rsidRPr="00FB410F">
          <w:rPr>
            <w:highlight w:val="green"/>
            <w:rPrChange w:id="45" w:author="CCAM" w:date="2026-09-19T22:18:00Z">
              <w:rPr/>
            </w:rPrChange>
          </w:rPr>
          <w:t xml:space="preserve"> human thriving</w:t>
        </w:r>
      </w:ins>
      <w:ins w:id="46" w:author="usher" w:date="2026-03-08T04:43:00Z">
        <w:r w:rsidR="00193DBB" w:rsidRPr="00FB410F">
          <w:rPr>
            <w:highlight w:val="green"/>
            <w:rPrChange w:id="47" w:author="CCAM" w:date="2026-09-19T22:18:00Z">
              <w:rPr/>
            </w:rPrChange>
          </w:rPr>
          <w:t xml:space="preserve">, happiness </w:t>
        </w:r>
      </w:ins>
      <w:ins w:id="48" w:author="usher" w:date="2026-03-08T04:10:00Z">
        <w:r w:rsidR="00940A5D" w:rsidRPr="00FB410F">
          <w:rPr>
            <w:highlight w:val="green"/>
            <w:rPrChange w:id="49" w:author="CCAM" w:date="2026-09-19T22:18:00Z">
              <w:rPr/>
            </w:rPrChange>
          </w:rPr>
          <w:t>and flourishing in life</w:t>
        </w:r>
      </w:ins>
      <w:ins w:id="50" w:author="CCAM" w:date="2026-09-19T22:17:00Z">
        <w:r w:rsidRPr="00FB410F">
          <w:rPr>
            <w:highlight w:val="green"/>
            <w:rPrChange w:id="51" w:author="CCAM" w:date="2026-09-19T22:18:00Z">
              <w:rPr/>
            </w:rPrChange>
          </w:rPr>
          <w:t>. It is the quiet foundation of a fulfilling life which shows itself in our ability to stay steady through everyday challenges, to focus and create, to nurture relationships that matter, and to find joy even in life’s simplest moments</w:t>
        </w:r>
        <w:r w:rsidRPr="00FB410F">
          <w:t>.</w:t>
        </w:r>
      </w:ins>
      <w:ins w:id="52" w:author="CCAM" w:date="2026-09-19T22:18:00Z">
        <w:r>
          <w:t xml:space="preserve"> </w:t>
        </w:r>
      </w:ins>
      <w:ins w:id="53" w:author="usher" w:date="2026-03-08T04:10:00Z">
        <w:del w:id="54" w:author="CCAM" w:date="2026-09-17T19:01:00Z">
          <w:r w:rsidR="00940A5D" w:rsidRPr="000F026B" w:rsidDel="00C519F5">
            <w:delText>.</w:delText>
          </w:r>
        </w:del>
      </w:ins>
      <w:ins w:id="55" w:author="usher" w:date="2026-03-08T04:43:00Z">
        <w:del w:id="56" w:author="CCAM" w:date="2026-09-17T19:01:00Z">
          <w:r w:rsidR="00193DBB" w:rsidRPr="000F026B" w:rsidDel="00C519F5">
            <w:delText xml:space="preserve"> </w:delText>
          </w:r>
        </w:del>
      </w:ins>
      <w:del w:id="57" w:author="CCAM" w:date="2026-09-17T19:01:00Z">
        <w:r w:rsidR="00261BBE" w:rsidRPr="000F026B" w:rsidDel="003564A5">
          <w:delText>P</w:delText>
        </w:r>
      </w:del>
      <w:del w:id="58" w:author="CCAM" w:date="2026-09-19T22:17:00Z">
        <w:r w:rsidR="00261BBE" w:rsidRPr="000F026B" w:rsidDel="00FB410F">
          <w:delText>ositive mental health entails a person’s ability to be calm and emotionally stable, concentrate, enjoy constructive relationships with others, and take pleasure in the small things in life</w:delText>
        </w:r>
        <w:r w:rsidR="001C1BBF" w:rsidRPr="000F026B" w:rsidDel="00FB410F">
          <w:delText xml:space="preserve"> </w:delText>
        </w:r>
      </w:del>
      <w:r w:rsidR="001C1BBF" w:rsidRPr="000F026B"/>
      <w:r w:rsidR="00C50904" w:rsidRPr="000F026B"/>
      <w:ins w:id="59" w:author="usher" w:date="2026-06-05T08:19:00Z">
        <w:r w:rsidR="00A64204">
          <w:t>Resear</w:t>
        </w:r>
      </w:ins>
      <w:ins w:id="60" w:author="usher" w:date="2026-06-05T08:20:00Z">
        <w:r w:rsidR="00A64204">
          <w:t xml:space="preserve">ch reveals that positive mental health is associated with longevity, </w:t>
        </w:r>
      </w:ins>
      <w:ins w:id="61" w:author="usher" w:date="2026-06-05T08:21:00Z">
        <w:r w:rsidR="00A64204">
          <w:t xml:space="preserve">greater life achievement </w:t>
        </w:r>
      </w:ins>
      <w:ins w:id="62" w:author="usher" w:date="2026-06-05T08:22:00Z">
        <w:r w:rsidR="00A64204">
          <w:t xml:space="preserve">and fulfillment. </w:t>
        </w:r>
        <w:r w:rsidR="00A64204" w:rsidRPr="00F659D6">
          <w:t>It</w:t>
        </w:r>
      </w:ins>
      <w:ins w:id="63" w:author="usher" w:date="2026-06-05T08:26:00Z">
        <w:r w:rsidR="00CC151A">
          <w:t xml:space="preserve"> </w:t>
        </w:r>
        <w:r w:rsidR="005D5D7F">
          <w:t>promo</w:t>
        </w:r>
        <w:r w:rsidR="00CC151A">
          <w:t>t</w:t>
        </w:r>
        <w:r w:rsidR="005D5D7F">
          <w:t>es</w:t>
        </w:r>
      </w:ins>
      <w:ins w:id="64" w:author="usher" w:date="2026-06-05T08:22:00Z">
        <w:r w:rsidR="00A64204" w:rsidRPr="00F659D6">
          <w:t xml:space="preserve"> social connectedness and pr</w:t>
        </w:r>
      </w:ins>
      <w:ins w:id="65" w:author="usher" w:date="2026-06-05T08:23:00Z">
        <w:r w:rsidR="00A64204" w:rsidRPr="00F659D6">
          <w:t>oductivity to society</w:t>
        </w:r>
        <w:r w:rsidR="00F659D6" w:rsidRPr="00F659D6">
          <w:t xml:space="preserve"> </w:t>
        </w:r>
      </w:ins>
      <w:del w:id="66" w:author="usher" w:date="2026-06-04T17:38:00Z">
        <w:r w:rsidR="00C50904" w:rsidRPr="000F026B" w:rsidDel="006B68E8">
          <w:delText>Acording to DSM IV, mental disorders are clinically significant behavioral or psychological syndrome or pattern that occur in an individual</w:delText>
        </w:r>
        <w:r w:rsidR="002D5364" w:rsidRPr="000F026B" w:rsidDel="006B68E8">
          <w:delText xml:space="preserve"> (</w:delText>
        </w:r>
      </w:del>
      <w:del w:id="67" w:author="usher" w:date="2026-04-18T06:43:00Z">
        <w:r w:rsidR="002D5364" w:rsidRPr="000F026B" w:rsidDel="00CB0C8A">
          <w:rPr>
            <w:color w:val="222222"/>
            <w:shd w:val="clear" w:color="auto" w:fill="FFFFFF"/>
            <w:rPrChange w:id="68" w:author="usher" w:date="2026-06-05T05:43:00Z">
              <w:rPr>
                <w:rFonts w:ascii="Arial" w:hAnsi="Arial" w:cs="Arial"/>
                <w:color w:val="222222"/>
                <w:sz w:val="20"/>
                <w:szCs w:val="20"/>
                <w:shd w:val="clear" w:color="auto" w:fill="FFFFFF"/>
              </w:rPr>
            </w:rPrChange>
          </w:rPr>
          <w:delText>Stein, Palk, and Kendler</w:delText>
        </w:r>
      </w:del>
      <w:del w:id="69" w:author="usher" w:date="2026-06-04T17:38:00Z">
        <w:r w:rsidR="002D5364" w:rsidRPr="000F026B" w:rsidDel="006B68E8">
          <w:rPr>
            <w:color w:val="222222"/>
            <w:shd w:val="clear" w:color="auto" w:fill="FFFFFF"/>
            <w:rPrChange w:id="70" w:author="usher" w:date="2026-06-05T05:43:00Z">
              <w:rPr>
                <w:rFonts w:ascii="Arial" w:hAnsi="Arial" w:cs="Arial"/>
                <w:color w:val="222222"/>
                <w:sz w:val="20"/>
                <w:szCs w:val="20"/>
                <w:shd w:val="clear" w:color="auto" w:fill="FFFFFF"/>
              </w:rPr>
            </w:rPrChange>
          </w:rPr>
          <w:delText>, 202</w:delText>
        </w:r>
      </w:del>
      <w:ins w:id="71" w:author="usher" w:date="2026-06-05T08:25:00Z">
        <w:r w:rsidR="005D5D7F">
          <w:rPr>
            <w:color w:val="222222"/>
            <w:shd w:val="clear" w:color="auto" w:fill="FFFFFF"/>
          </w:rPr>
          <w:t>(</w:t>
        </w:r>
      </w:ins>
      <w:proofErr w:type="spellStart"/>
      <w:del w:id="72" w:author="usher" w:date="2026-04-18T06:43:00Z">
        <w:r w:rsidR="002D5364" w:rsidRPr="000F026B" w:rsidDel="00CB0C8A">
          <w:rPr>
            <w:color w:val="222222"/>
            <w:shd w:val="clear" w:color="auto" w:fill="FFFFFF"/>
            <w:rPrChange w:id="73" w:author="usher" w:date="2026-06-05T05:43:00Z">
              <w:rPr>
                <w:rFonts w:ascii="Arial" w:hAnsi="Arial" w:cs="Arial"/>
                <w:color w:val="222222"/>
                <w:sz w:val="20"/>
                <w:szCs w:val="20"/>
                <w:shd w:val="clear" w:color="auto" w:fill="FFFFFF"/>
              </w:rPr>
            </w:rPrChange>
          </w:rPr>
          <w:delText>1</w:delText>
        </w:r>
      </w:del>
      <w:del w:id="74" w:author="usher" w:date="2026-06-04T17:38:00Z">
        <w:r w:rsidR="002D5364" w:rsidRPr="000F026B" w:rsidDel="006B68E8">
          <w:rPr>
            <w:color w:val="222222"/>
            <w:shd w:val="clear" w:color="auto" w:fill="FFFFFF"/>
            <w:rPrChange w:id="75" w:author="usher" w:date="2026-06-05T05:43:00Z">
              <w:rPr>
                <w:rFonts w:ascii="Arial" w:hAnsi="Arial" w:cs="Arial"/>
                <w:color w:val="222222"/>
                <w:sz w:val="20"/>
                <w:szCs w:val="20"/>
                <w:shd w:val="clear" w:color="auto" w:fill="FFFFFF"/>
              </w:rPr>
            </w:rPrChange>
          </w:rPr>
          <w:delText>).</w:delText>
        </w:r>
      </w:del>
      <w:ins w:id="76" w:author="usher" w:date="2026-06-05T08:25:00Z">
        <w:r w:rsidR="005D5D7F" w:rsidRPr="00E673CB">
          <w:rPr>
            <w:color w:val="222222"/>
            <w:shd w:val="clear" w:color="auto" w:fill="FFFFFF"/>
          </w:rPr>
          <w:t>Turecek</w:t>
        </w:r>
        <w:proofErr w:type="spellEnd"/>
        <w:r w:rsidR="005D5D7F" w:rsidRPr="00E673CB">
          <w:rPr>
            <w:color w:val="222222"/>
            <w:shd w:val="clear" w:color="auto" w:fill="FFFFFF"/>
          </w:rPr>
          <w:t xml:space="preserve">, </w:t>
        </w:r>
        <w:proofErr w:type="spellStart"/>
        <w:r w:rsidR="005D5D7F" w:rsidRPr="00E673CB">
          <w:rPr>
            <w:color w:val="222222"/>
            <w:shd w:val="clear" w:color="auto" w:fill="FFFFFF"/>
          </w:rPr>
          <w:t>Brymer</w:t>
        </w:r>
        <w:proofErr w:type="spellEnd"/>
        <w:r w:rsidR="005D5D7F" w:rsidRPr="00E673CB">
          <w:rPr>
            <w:color w:val="222222"/>
            <w:shd w:val="clear" w:color="auto" w:fill="FFFFFF"/>
          </w:rPr>
          <w:t>, and Rahimi-</w:t>
        </w:r>
        <w:proofErr w:type="spellStart"/>
        <w:r w:rsidR="005D5D7F" w:rsidRPr="00E673CB">
          <w:rPr>
            <w:color w:val="222222"/>
            <w:shd w:val="clear" w:color="auto" w:fill="FFFFFF"/>
          </w:rPr>
          <w:t>Golkhandan</w:t>
        </w:r>
        <w:proofErr w:type="spellEnd"/>
        <w:r w:rsidR="005D5D7F" w:rsidRPr="00E673CB">
          <w:rPr>
            <w:color w:val="222222"/>
            <w:shd w:val="clear" w:color="auto" w:fill="FFFFFF"/>
          </w:rPr>
          <w:t>, 2025</w:t>
        </w:r>
      </w:ins>
      <w:ins w:id="77" w:author="usher" w:date="2026-06-05T08:26:00Z">
        <w:r w:rsidR="005D5D7F">
          <w:rPr>
            <w:color w:val="222222"/>
            <w:shd w:val="clear" w:color="auto" w:fill="FFFFFF"/>
          </w:rPr>
          <w:t>)</w:t>
        </w:r>
      </w:ins>
      <w:ins w:id="78" w:author="usher" w:date="2026-06-05T08:25:00Z">
        <w:r w:rsidR="005D5D7F" w:rsidRPr="00E673CB">
          <w:rPr>
            <w:color w:val="222222"/>
            <w:shd w:val="clear" w:color="auto" w:fill="FFFFFF"/>
          </w:rPr>
          <w:t>.</w:t>
        </w:r>
      </w:ins>
    </w:p>
    <w:bookmarkStart w:id="79" w:name="_Hlk237514203"/>
    <w:bookmarkEnd w:id="15"/>
    <w:p w14:paraId="74C0A21C" w14:textId="61B6826B" w:rsidR="003F46F3" w:rsidRPr="000F026B" w:rsidRDefault="003964F4">
      <w:pPr>
        <w:pStyle w:val="BodyText"/>
        <w:spacing w:before="41" w:line="360" w:lineRule="auto"/>
        <w:ind w:right="119"/>
        <w:jc w:val="both"/>
        <w:rPr>
          <w:ins w:id="80" w:author="usher" w:date="2026-06-04T18:36:00Z"/>
          <w:color w:val="222222"/>
          <w:shd w:val="clear" w:color="auto" w:fill="FFFFFF"/>
        </w:rPr>
      </w:pPr>
      <w:ins w:id="81" w:author="usher" w:date="2026-06-04T17:40:00Z">
        <w:r w:rsidRPr="003564A5">
          <w:fldChar w:fldCharType="begin"/>
        </w:r>
        <w:r w:rsidRPr="003564A5">
          <w:instrText xml:space="preserve"> HYPERLINK "https://www.sciencedirect.com/topics/medicine-and-dentistry/mental-disorder" </w:instrText>
        </w:r>
        <w:r w:rsidRPr="003564A5">
          <w:fldChar w:fldCharType="separate"/>
        </w:r>
        <w:r w:rsidRPr="003564A5">
          <w:rPr>
            <w:rStyle w:val="Hyperlink"/>
            <w:color w:val="1F1F1F"/>
            <w:u w:val="none"/>
            <w:rPrChange w:id="82" w:author="CCAM" w:date="2026-09-17T19:03:00Z">
              <w:rPr>
                <w:rStyle w:val="Hyperlink"/>
                <w:color w:val="1F1F1F"/>
              </w:rPr>
            </w:rPrChange>
          </w:rPr>
          <w:t>Mental health disorders</w:t>
        </w:r>
        <w:r w:rsidRPr="003564A5">
          <w:fldChar w:fldCharType="end"/>
        </w:r>
        <w:r w:rsidRPr="000F026B">
          <w:rPr>
            <w:color w:val="1F1F1F"/>
          </w:rPr>
          <w:t> are constantly rising global health challenge, and disproportionately affect the poor. Low- and middle-income countries (LMICs) bear 80 % of the mental health disease burden (</w:t>
        </w:r>
        <w:r w:rsidRPr="000F026B">
          <w:rPr>
            <w:color w:val="222222"/>
            <w:shd w:val="clear" w:color="auto" w:fill="FFFFFF"/>
          </w:rPr>
          <w:t xml:space="preserve">Patel, Saxena, Lund, Thornicroft, </w:t>
        </w:r>
        <w:proofErr w:type="spellStart"/>
        <w:r w:rsidRPr="000F026B">
          <w:rPr>
            <w:color w:val="222222"/>
            <w:shd w:val="clear" w:color="auto" w:fill="FFFFFF"/>
          </w:rPr>
          <w:t>Baingana</w:t>
        </w:r>
        <w:proofErr w:type="spellEnd"/>
        <w:r w:rsidRPr="000F026B">
          <w:rPr>
            <w:color w:val="222222"/>
            <w:shd w:val="clear" w:color="auto" w:fill="FFFFFF"/>
          </w:rPr>
          <w:t xml:space="preserve">, Bolton, Chisholm, Collins, Cooper, Eaton, and </w:t>
        </w:r>
        <w:proofErr w:type="spellStart"/>
        <w:r w:rsidRPr="000F026B">
          <w:rPr>
            <w:color w:val="222222"/>
            <w:shd w:val="clear" w:color="auto" w:fill="FFFFFF"/>
          </w:rPr>
          <w:t>Herrman</w:t>
        </w:r>
        <w:proofErr w:type="spellEnd"/>
        <w:r w:rsidRPr="000F026B">
          <w:rPr>
            <w:color w:val="222222"/>
            <w:shd w:val="clear" w:color="auto" w:fill="FFFFFF"/>
          </w:rPr>
          <w:t xml:space="preserve">, 2018). </w:t>
        </w:r>
      </w:ins>
      <w:ins w:id="83" w:author="usher" w:date="2026-06-04T18:42:00Z">
        <w:r w:rsidR="00B275B6" w:rsidRPr="000F026B">
          <w:t>According to DSM IV, mental disorders are clinically significant behavioral or psychological syndrome or pattern that occur in an individual (</w:t>
        </w:r>
        <w:r w:rsidR="00B275B6" w:rsidRPr="000F026B">
          <w:rPr>
            <w:color w:val="222222"/>
            <w:shd w:val="clear" w:color="auto" w:fill="FFFFFF"/>
          </w:rPr>
          <w:t>Mohammed, 2025)</w:t>
        </w:r>
        <w:bookmarkEnd w:id="79"/>
        <w:r w:rsidR="00B275B6" w:rsidRPr="000F026B">
          <w:rPr>
            <w:color w:val="222222"/>
            <w:shd w:val="clear" w:color="auto" w:fill="FFFFFF"/>
          </w:rPr>
          <w:t>.</w:t>
        </w:r>
      </w:ins>
      <w:ins w:id="84" w:author="usher" w:date="2026-06-04T18:44:00Z">
        <w:r w:rsidR="005C3BBA" w:rsidRPr="000F026B">
          <w:rPr>
            <w:color w:val="222222"/>
            <w:shd w:val="clear" w:color="auto" w:fill="FFFFFF"/>
          </w:rPr>
          <w:t xml:space="preserve"> </w:t>
        </w:r>
      </w:ins>
    </w:p>
    <w:p w14:paraId="4E1DF2F2" w14:textId="45BF09A0" w:rsidR="00193DBB" w:rsidDel="00F077AE" w:rsidRDefault="00DD0AB2" w:rsidP="00F077AE">
      <w:pPr>
        <w:pStyle w:val="BodyText"/>
        <w:spacing w:before="41" w:line="360" w:lineRule="auto"/>
        <w:ind w:left="0" w:right="119"/>
        <w:jc w:val="both"/>
        <w:rPr>
          <w:del w:id="85" w:author="usher" w:date="2026-06-05T08:34:00Z"/>
          <w:color w:val="222222"/>
          <w:shd w:val="clear" w:color="auto" w:fill="FFFFFF"/>
        </w:rPr>
      </w:pPr>
      <w:bookmarkStart w:id="86" w:name="_Hlk237514233"/>
      <w:ins w:id="87" w:author="usher" w:date="2026-03-08T04:19:00Z">
        <w:r w:rsidRPr="000F026B">
          <w:rPr>
            <w:color w:val="222222"/>
            <w:shd w:val="clear" w:color="auto" w:fill="FFFFFF"/>
          </w:rPr>
          <w:t>Global</w:t>
        </w:r>
      </w:ins>
      <w:ins w:id="88" w:author="CCAM" w:date="2026-09-19T22:19:00Z">
        <w:r w:rsidR="00FB410F">
          <w:rPr>
            <w:color w:val="222222"/>
            <w:shd w:val="clear" w:color="auto" w:fill="FFFFFF"/>
          </w:rPr>
          <w:t xml:space="preserve"> evidence reveals that </w:t>
        </w:r>
      </w:ins>
      <w:ins w:id="89" w:author="usher" w:date="2026-03-08T04:19:00Z">
        <w:del w:id="90" w:author="CCAM" w:date="2026-09-19T22:19:00Z">
          <w:r w:rsidRPr="000F026B" w:rsidDel="00FB410F">
            <w:rPr>
              <w:color w:val="222222"/>
              <w:shd w:val="clear" w:color="auto" w:fill="FFFFFF"/>
            </w:rPr>
            <w:delText xml:space="preserve">ly, </w:delText>
          </w:r>
        </w:del>
        <w:r w:rsidRPr="000F026B">
          <w:rPr>
            <w:color w:val="222222"/>
            <w:shd w:val="clear" w:color="auto" w:fill="FFFFFF"/>
          </w:rPr>
          <w:t>the burden of mental illness is substantia</w:t>
        </w:r>
      </w:ins>
      <w:ins w:id="91" w:author="usher" w:date="2026-03-22T13:48:00Z">
        <w:r w:rsidR="00FD4335" w:rsidRPr="000F026B">
          <w:rPr>
            <w:color w:val="222222"/>
            <w:shd w:val="clear" w:color="auto" w:fill="FFFFFF"/>
          </w:rPr>
          <w:t>l</w:t>
        </w:r>
      </w:ins>
      <w:ins w:id="92" w:author="usher" w:date="2026-03-08T06:10:00Z">
        <w:r w:rsidR="00A22AB4" w:rsidRPr="000F026B">
          <w:rPr>
            <w:color w:val="222222"/>
            <w:shd w:val="clear" w:color="auto" w:fill="FFFFFF"/>
          </w:rPr>
          <w:t>, f</w:t>
        </w:r>
      </w:ins>
      <w:ins w:id="93" w:author="usher" w:date="2026-03-08T04:19:00Z">
        <w:r w:rsidRPr="000F026B">
          <w:rPr>
            <w:color w:val="222222"/>
            <w:shd w:val="clear" w:color="auto" w:fill="FFFFFF"/>
          </w:rPr>
          <w:t xml:space="preserve">irst on its impact on human </w:t>
        </w:r>
      </w:ins>
      <w:ins w:id="94" w:author="usher" w:date="2026-03-08T04:20:00Z">
        <w:r w:rsidRPr="000F026B">
          <w:rPr>
            <w:color w:val="222222"/>
            <w:shd w:val="clear" w:color="auto" w:fill="FFFFFF"/>
          </w:rPr>
          <w:t>health and losses to societal welfare</w:t>
        </w:r>
      </w:ins>
      <w:ins w:id="95" w:author="usher" w:date="2026-03-08T04:22:00Z">
        <w:r w:rsidRPr="000F026B">
          <w:rPr>
            <w:color w:val="222222"/>
            <w:shd w:val="clear" w:color="auto" w:fill="FFFFFF"/>
          </w:rPr>
          <w:t xml:space="preserve"> </w:t>
        </w:r>
      </w:ins>
      <w:ins w:id="96" w:author="usher" w:date="2026-03-08T04:23:00Z">
        <w:r w:rsidRPr="000F026B">
          <w:rPr>
            <w:color w:val="222222"/>
            <w:shd w:val="clear" w:color="auto" w:fill="FFFFFF"/>
          </w:rPr>
          <w:t>(</w:t>
        </w:r>
      </w:ins>
      <w:ins w:id="97" w:author="usher" w:date="2026-03-08T04:22:00Z">
        <w:r w:rsidRPr="000F026B">
          <w:rPr>
            <w:color w:val="222222"/>
            <w:shd w:val="clear" w:color="auto" w:fill="FFFFFF"/>
            <w:rPrChange w:id="98" w:author="usher" w:date="2026-06-05T05:43:00Z">
              <w:rPr>
                <w:rFonts w:ascii="Arial" w:hAnsi="Arial" w:cs="Arial"/>
                <w:color w:val="222222"/>
                <w:sz w:val="20"/>
                <w:szCs w:val="20"/>
                <w:shd w:val="clear" w:color="auto" w:fill="FFFFFF"/>
              </w:rPr>
            </w:rPrChange>
          </w:rPr>
          <w:t>Arias,</w:t>
        </w:r>
      </w:ins>
      <w:ins w:id="99" w:author="usher" w:date="2026-03-08T04:24:00Z">
        <w:r w:rsidRPr="000F026B">
          <w:rPr>
            <w:color w:val="222222"/>
            <w:shd w:val="clear" w:color="auto" w:fill="FFFFFF"/>
          </w:rPr>
          <w:t xml:space="preserve"> </w:t>
        </w:r>
      </w:ins>
      <w:ins w:id="100" w:author="usher" w:date="2026-03-08T04:22:00Z">
        <w:r w:rsidRPr="000F026B">
          <w:rPr>
            <w:color w:val="222222"/>
            <w:shd w:val="clear" w:color="auto" w:fill="FFFFFF"/>
            <w:rPrChange w:id="101" w:author="usher" w:date="2026-06-05T05:43:00Z">
              <w:rPr>
                <w:rFonts w:ascii="Arial" w:hAnsi="Arial" w:cs="Arial"/>
                <w:color w:val="222222"/>
                <w:sz w:val="20"/>
                <w:szCs w:val="20"/>
                <w:shd w:val="clear" w:color="auto" w:fill="FFFFFF"/>
              </w:rPr>
            </w:rPrChange>
          </w:rPr>
          <w:t>Saxena,</w:t>
        </w:r>
      </w:ins>
      <w:ins w:id="102" w:author="usher" w:date="2026-03-08T04:24:00Z">
        <w:r w:rsidRPr="000F026B">
          <w:rPr>
            <w:color w:val="222222"/>
            <w:shd w:val="clear" w:color="auto" w:fill="FFFFFF"/>
          </w:rPr>
          <w:t xml:space="preserve"> </w:t>
        </w:r>
      </w:ins>
      <w:ins w:id="103" w:author="usher" w:date="2026-03-08T04:22:00Z">
        <w:r w:rsidRPr="000F026B">
          <w:rPr>
            <w:color w:val="222222"/>
            <w:shd w:val="clear" w:color="auto" w:fill="FFFFFF"/>
            <w:rPrChange w:id="104" w:author="usher" w:date="2026-06-05T05:43:00Z">
              <w:rPr>
                <w:rFonts w:ascii="Arial" w:hAnsi="Arial" w:cs="Arial"/>
                <w:color w:val="222222"/>
                <w:sz w:val="20"/>
                <w:szCs w:val="20"/>
                <w:shd w:val="clear" w:color="auto" w:fill="FFFFFF"/>
              </w:rPr>
            </w:rPrChange>
          </w:rPr>
          <w:t xml:space="preserve">and </w:t>
        </w:r>
        <w:proofErr w:type="spellStart"/>
        <w:r w:rsidRPr="000F026B">
          <w:rPr>
            <w:color w:val="222222"/>
            <w:shd w:val="clear" w:color="auto" w:fill="FFFFFF"/>
            <w:rPrChange w:id="105" w:author="usher" w:date="2026-06-05T05:43:00Z">
              <w:rPr>
                <w:rFonts w:ascii="Arial" w:hAnsi="Arial" w:cs="Arial"/>
                <w:color w:val="222222"/>
                <w:sz w:val="20"/>
                <w:szCs w:val="20"/>
                <w:shd w:val="clear" w:color="auto" w:fill="FFFFFF"/>
              </w:rPr>
            </w:rPrChange>
          </w:rPr>
          <w:t>Verguet</w:t>
        </w:r>
        <w:proofErr w:type="spellEnd"/>
        <w:r w:rsidRPr="000F026B">
          <w:rPr>
            <w:color w:val="222222"/>
            <w:shd w:val="clear" w:color="auto" w:fill="FFFFFF"/>
            <w:rPrChange w:id="106" w:author="usher" w:date="2026-06-05T05:43:00Z">
              <w:rPr>
                <w:rFonts w:ascii="Arial" w:hAnsi="Arial" w:cs="Arial"/>
                <w:color w:val="222222"/>
                <w:sz w:val="20"/>
                <w:szCs w:val="20"/>
                <w:shd w:val="clear" w:color="auto" w:fill="FFFFFF"/>
              </w:rPr>
            </w:rPrChange>
          </w:rPr>
          <w:t>, 2022</w:t>
        </w:r>
      </w:ins>
      <w:ins w:id="107" w:author="usher" w:date="2026-03-08T04:23:00Z">
        <w:r w:rsidRPr="000F026B">
          <w:rPr>
            <w:color w:val="222222"/>
            <w:shd w:val="clear" w:color="auto" w:fill="FFFFFF"/>
          </w:rPr>
          <w:t xml:space="preserve">; </w:t>
        </w:r>
        <w:r w:rsidRPr="000F026B">
          <w:rPr>
            <w:color w:val="222222"/>
            <w:shd w:val="clear" w:color="auto" w:fill="FFFFFF"/>
            <w:rPrChange w:id="108" w:author="usher" w:date="2026-06-05T05:43:00Z">
              <w:rPr>
                <w:rFonts w:ascii="Arial" w:hAnsi="Arial" w:cs="Arial"/>
                <w:color w:val="222222"/>
                <w:sz w:val="20"/>
                <w:szCs w:val="20"/>
                <w:shd w:val="clear" w:color="auto" w:fill="FFFFFF"/>
              </w:rPr>
            </w:rPrChange>
          </w:rPr>
          <w:t xml:space="preserve">Vigo, Thornicroft, and </w:t>
        </w:r>
        <w:proofErr w:type="spellStart"/>
        <w:r w:rsidRPr="000F026B">
          <w:rPr>
            <w:color w:val="222222"/>
            <w:shd w:val="clear" w:color="auto" w:fill="FFFFFF"/>
            <w:rPrChange w:id="109" w:author="usher" w:date="2026-06-05T05:43:00Z">
              <w:rPr>
                <w:rFonts w:ascii="Arial" w:hAnsi="Arial" w:cs="Arial"/>
                <w:color w:val="222222"/>
                <w:sz w:val="20"/>
                <w:szCs w:val="20"/>
                <w:shd w:val="clear" w:color="auto" w:fill="FFFFFF"/>
              </w:rPr>
            </w:rPrChange>
          </w:rPr>
          <w:t>Atun</w:t>
        </w:r>
        <w:proofErr w:type="spellEnd"/>
        <w:r w:rsidRPr="000F026B">
          <w:rPr>
            <w:color w:val="222222"/>
            <w:shd w:val="clear" w:color="auto" w:fill="FFFFFF"/>
            <w:rPrChange w:id="110" w:author="usher" w:date="2026-06-05T05:43:00Z">
              <w:rPr>
                <w:rFonts w:ascii="Arial" w:hAnsi="Arial" w:cs="Arial"/>
                <w:color w:val="222222"/>
                <w:sz w:val="20"/>
                <w:szCs w:val="20"/>
                <w:shd w:val="clear" w:color="auto" w:fill="FFFFFF"/>
              </w:rPr>
            </w:rPrChange>
          </w:rPr>
          <w:t>, 2016</w:t>
        </w:r>
        <w:r w:rsidRPr="000F026B">
          <w:rPr>
            <w:color w:val="222222"/>
            <w:shd w:val="clear" w:color="auto" w:fill="FFFFFF"/>
          </w:rPr>
          <w:t>)</w:t>
        </w:r>
      </w:ins>
      <w:ins w:id="111" w:author="usher" w:date="2026-03-08T04:22:00Z">
        <w:r w:rsidRPr="000F026B">
          <w:rPr>
            <w:color w:val="222222"/>
            <w:shd w:val="clear" w:color="auto" w:fill="FFFFFF"/>
            <w:rPrChange w:id="112" w:author="usher" w:date="2026-06-05T05:43:00Z">
              <w:rPr>
                <w:rFonts w:ascii="Arial" w:hAnsi="Arial" w:cs="Arial"/>
                <w:color w:val="222222"/>
                <w:sz w:val="20"/>
                <w:szCs w:val="20"/>
                <w:shd w:val="clear" w:color="auto" w:fill="FFFFFF"/>
              </w:rPr>
            </w:rPrChange>
          </w:rPr>
          <w:t>.</w:t>
        </w:r>
      </w:ins>
      <w:ins w:id="113" w:author="usher" w:date="2026-03-08T04:31:00Z">
        <w:r w:rsidR="00900CA8" w:rsidRPr="000F026B">
          <w:rPr>
            <w:color w:val="222222"/>
            <w:shd w:val="clear" w:color="auto" w:fill="FFFFFF"/>
          </w:rPr>
          <w:t xml:space="preserve"> </w:t>
        </w:r>
        <w:r w:rsidR="00900CA8" w:rsidRPr="000F026B">
          <w:rPr>
            <w:color w:val="2E2E2E"/>
            <w:shd w:val="clear" w:color="auto" w:fill="FFFFFF"/>
            <w:rPrChange w:id="114" w:author="usher" w:date="2026-06-05T05:43:00Z">
              <w:rPr>
                <w:rFonts w:ascii="Source Sans Pro" w:hAnsi="Source Sans Pro"/>
                <w:color w:val="2E2E2E"/>
                <w:shd w:val="clear" w:color="auto" w:fill="FFFFFF"/>
              </w:rPr>
            </w:rPrChange>
          </w:rPr>
          <w:t>The global burden of mental illness accounts for 32·4% of years lived with disability (YLDs) and 13·0% of disability-adjusted life-years (DALYs)</w:t>
        </w:r>
      </w:ins>
      <w:ins w:id="115" w:author="usher" w:date="2026-03-08T04:35:00Z">
        <w:r w:rsidR="00900CA8" w:rsidRPr="000F026B">
          <w:rPr>
            <w:color w:val="2E2E2E"/>
            <w:shd w:val="clear" w:color="auto" w:fill="FFFFFF"/>
          </w:rPr>
          <w:t xml:space="preserve">. </w:t>
        </w:r>
      </w:ins>
      <w:ins w:id="116" w:author="usher" w:date="2026-03-08T04:36:00Z">
        <w:r w:rsidR="00900CA8" w:rsidRPr="000F026B">
          <w:rPr>
            <w:color w:val="2E2E2E"/>
            <w:shd w:val="clear" w:color="auto" w:fill="FFFFFF"/>
          </w:rPr>
          <w:t xml:space="preserve">In 2019, </w:t>
        </w:r>
      </w:ins>
      <w:ins w:id="117" w:author="usher" w:date="2026-03-08T04:35:00Z">
        <w:r w:rsidR="00900CA8" w:rsidRPr="000F026B">
          <w:rPr>
            <w:color w:val="2E2E2E"/>
            <w:shd w:val="clear" w:color="auto" w:fill="FFFFFF"/>
            <w:rPrChange w:id="118" w:author="usher" w:date="2026-06-05T05:43:00Z">
              <w:rPr>
                <w:rFonts w:ascii="Source Sans Pro" w:hAnsi="Source Sans Pro"/>
                <w:color w:val="2E2E2E"/>
                <w:shd w:val="clear" w:color="auto" w:fill="FFFFFF"/>
              </w:rPr>
            </w:rPrChange>
          </w:rPr>
          <w:t xml:space="preserve">418 million disability-adjusted life years (DALYs) </w:t>
        </w:r>
      </w:ins>
      <w:ins w:id="119" w:author="usher" w:date="2026-03-08T06:14:00Z">
        <w:r w:rsidR="00A22AB4" w:rsidRPr="000F026B">
          <w:rPr>
            <w:color w:val="2E2E2E"/>
            <w:shd w:val="clear" w:color="auto" w:fill="FFFFFF"/>
          </w:rPr>
          <w:t>is linked</w:t>
        </w:r>
      </w:ins>
      <w:ins w:id="120" w:author="usher" w:date="2026-03-08T04:35:00Z">
        <w:r w:rsidR="00900CA8" w:rsidRPr="000F026B">
          <w:rPr>
            <w:color w:val="2E2E2E"/>
            <w:shd w:val="clear" w:color="auto" w:fill="FFFFFF"/>
            <w:rPrChange w:id="121" w:author="usher" w:date="2026-06-05T05:43:00Z">
              <w:rPr>
                <w:rFonts w:ascii="Source Sans Pro" w:hAnsi="Source Sans Pro"/>
                <w:color w:val="2E2E2E"/>
                <w:shd w:val="clear" w:color="auto" w:fill="FFFFFF"/>
              </w:rPr>
            </w:rPrChange>
          </w:rPr>
          <w:t xml:space="preserve"> to mental disorders</w:t>
        </w:r>
      </w:ins>
      <w:ins w:id="122" w:author="usher" w:date="2026-03-08T04:36:00Z">
        <w:r w:rsidR="00900CA8" w:rsidRPr="000F026B">
          <w:rPr>
            <w:color w:val="2E2E2E"/>
            <w:shd w:val="clear" w:color="auto" w:fill="FFFFFF"/>
          </w:rPr>
          <w:t xml:space="preserve"> </w:t>
        </w:r>
      </w:ins>
      <w:ins w:id="123" w:author="usher" w:date="2026-03-08T04:35:00Z">
        <w:r w:rsidR="00900CA8" w:rsidRPr="000F026B">
          <w:rPr>
            <w:color w:val="2E2E2E"/>
            <w:shd w:val="clear" w:color="auto" w:fill="FFFFFF"/>
            <w:rPrChange w:id="124" w:author="usher" w:date="2026-06-05T05:43:00Z">
              <w:rPr>
                <w:rFonts w:ascii="Source Sans Pro" w:hAnsi="Source Sans Pro"/>
                <w:color w:val="2E2E2E"/>
                <w:shd w:val="clear" w:color="auto" w:fill="FFFFFF"/>
              </w:rPr>
            </w:rPrChange>
          </w:rPr>
          <w:t>(16% of global DALYs)</w:t>
        </w:r>
      </w:ins>
      <w:ins w:id="125" w:author="usher" w:date="2026-03-08T04:37:00Z">
        <w:r w:rsidR="00900CA8" w:rsidRPr="000F026B">
          <w:rPr>
            <w:color w:val="2E2E2E"/>
            <w:shd w:val="clear" w:color="auto" w:fill="FFFFFF"/>
          </w:rPr>
          <w:t xml:space="preserve"> (</w:t>
        </w:r>
        <w:r w:rsidR="00900CA8" w:rsidRPr="000F026B">
          <w:rPr>
            <w:color w:val="222222"/>
            <w:shd w:val="clear" w:color="auto" w:fill="FFFFFF"/>
            <w:rPrChange w:id="126" w:author="usher" w:date="2026-06-05T05:43:00Z">
              <w:rPr>
                <w:rFonts w:ascii="Arial" w:hAnsi="Arial" w:cs="Arial"/>
                <w:color w:val="222222"/>
                <w:sz w:val="20"/>
                <w:szCs w:val="20"/>
                <w:shd w:val="clear" w:color="auto" w:fill="FFFFFF"/>
              </w:rPr>
            </w:rPrChange>
          </w:rPr>
          <w:t xml:space="preserve">Arias, Saxena, and </w:t>
        </w:r>
        <w:proofErr w:type="spellStart"/>
        <w:r w:rsidR="00900CA8" w:rsidRPr="000F026B">
          <w:rPr>
            <w:color w:val="222222"/>
            <w:shd w:val="clear" w:color="auto" w:fill="FFFFFF"/>
            <w:rPrChange w:id="127" w:author="usher" w:date="2026-06-05T05:43:00Z">
              <w:rPr>
                <w:rFonts w:ascii="Arial" w:hAnsi="Arial" w:cs="Arial"/>
                <w:color w:val="222222"/>
                <w:sz w:val="20"/>
                <w:szCs w:val="20"/>
                <w:shd w:val="clear" w:color="auto" w:fill="FFFFFF"/>
              </w:rPr>
            </w:rPrChange>
          </w:rPr>
          <w:t>Verguet</w:t>
        </w:r>
        <w:proofErr w:type="spellEnd"/>
        <w:r w:rsidR="00900CA8" w:rsidRPr="000F026B">
          <w:rPr>
            <w:color w:val="222222"/>
            <w:shd w:val="clear" w:color="auto" w:fill="FFFFFF"/>
            <w:rPrChange w:id="128" w:author="usher" w:date="2026-06-05T05:43:00Z">
              <w:rPr>
                <w:rFonts w:ascii="Arial" w:hAnsi="Arial" w:cs="Arial"/>
                <w:color w:val="222222"/>
                <w:sz w:val="20"/>
                <w:szCs w:val="20"/>
                <w:shd w:val="clear" w:color="auto" w:fill="FFFFFF"/>
              </w:rPr>
            </w:rPrChange>
          </w:rPr>
          <w:t>, 2022)</w:t>
        </w:r>
      </w:ins>
      <w:ins w:id="129" w:author="usher" w:date="2026-03-08T04:39:00Z">
        <w:r w:rsidR="00193DBB" w:rsidRPr="000F026B">
          <w:rPr>
            <w:color w:val="222222"/>
            <w:shd w:val="clear" w:color="auto" w:fill="FFFFFF"/>
          </w:rPr>
          <w:t xml:space="preserve"> </w:t>
        </w:r>
        <w:r w:rsidR="00193DBB" w:rsidRPr="000F026B">
          <w:rPr>
            <w:color w:val="2E2E2E"/>
            <w:shd w:val="clear" w:color="auto" w:fill="FFFFFF"/>
            <w:rPrChange w:id="130" w:author="usher" w:date="2026-06-05T05:43:00Z">
              <w:rPr>
                <w:rFonts w:ascii="Source Sans Pro" w:hAnsi="Source Sans Pro"/>
                <w:color w:val="2E2E2E"/>
                <w:shd w:val="clear" w:color="auto" w:fill="FFFFFF"/>
              </w:rPr>
            </w:rPrChange>
          </w:rPr>
          <w:t xml:space="preserve">and </w:t>
        </w:r>
      </w:ins>
      <w:ins w:id="131" w:author="usher" w:date="2026-03-08T04:40:00Z">
        <w:r w:rsidR="00193DBB" w:rsidRPr="000F026B">
          <w:rPr>
            <w:color w:val="2E2E2E"/>
            <w:shd w:val="clear" w:color="auto" w:fill="FFFFFF"/>
            <w:rPrChange w:id="132" w:author="usher" w:date="2026-06-05T05:43:00Z">
              <w:rPr>
                <w:rFonts w:ascii="Source Sans Pro" w:hAnsi="Source Sans Pro"/>
                <w:color w:val="2E2E2E"/>
                <w:shd w:val="clear" w:color="auto" w:fill="FFFFFF"/>
              </w:rPr>
            </w:rPrChange>
          </w:rPr>
          <w:t>t</w:t>
        </w:r>
      </w:ins>
      <w:ins w:id="133" w:author="usher" w:date="2026-03-08T04:39:00Z">
        <w:r w:rsidR="00193DBB" w:rsidRPr="000F026B">
          <w:rPr>
            <w:color w:val="2E2E2E"/>
            <w:shd w:val="clear" w:color="auto" w:fill="FFFFFF"/>
            <w:rPrChange w:id="134" w:author="usher" w:date="2026-06-05T05:43:00Z">
              <w:rPr>
                <w:rFonts w:ascii="Source Sans Pro" w:hAnsi="Source Sans Pro"/>
                <w:color w:val="2E2E2E"/>
                <w:shd w:val="clear" w:color="auto" w:fill="FFFFFF"/>
              </w:rPr>
            </w:rPrChange>
          </w:rPr>
          <w:t>he economic value associated with this burden is estimated at about USD 5 trillion</w:t>
        </w:r>
      </w:ins>
      <w:ins w:id="135" w:author="usher" w:date="2026-03-08T04:42:00Z">
        <w:r w:rsidR="00193DBB" w:rsidRPr="000F026B">
          <w:rPr>
            <w:color w:val="2E2E2E"/>
            <w:shd w:val="clear" w:color="auto" w:fill="FFFFFF"/>
          </w:rPr>
          <w:t>.</w:t>
        </w:r>
      </w:ins>
      <w:ins w:id="136" w:author="usher" w:date="2026-03-08T04:45:00Z">
        <w:r w:rsidR="004850CC" w:rsidRPr="000F026B">
          <w:rPr>
            <w:color w:val="2E2E2E"/>
            <w:shd w:val="clear" w:color="auto" w:fill="FFFFFF"/>
          </w:rPr>
          <w:t xml:space="preserve"> Apart from economic cost</w:t>
        </w:r>
      </w:ins>
      <w:ins w:id="137" w:author="usher" w:date="2026-03-08T04:46:00Z">
        <w:r w:rsidR="004850CC" w:rsidRPr="000F026B">
          <w:rPr>
            <w:color w:val="2E2E2E"/>
            <w:shd w:val="clear" w:color="auto" w:fill="FFFFFF"/>
          </w:rPr>
          <w:t xml:space="preserve">, indirect costs of mental disorders </w:t>
        </w:r>
      </w:ins>
      <w:ins w:id="138" w:author="usher" w:date="2026-03-08T04:55:00Z">
        <w:r w:rsidR="00142DFA" w:rsidRPr="000F026B">
          <w:rPr>
            <w:color w:val="2E2E2E"/>
            <w:shd w:val="clear" w:color="auto" w:fill="FFFFFF"/>
          </w:rPr>
          <w:t>include broader social and economic consequences such as</w:t>
        </w:r>
      </w:ins>
      <w:ins w:id="139" w:author="usher" w:date="2026-03-08T04:47:00Z">
        <w:r w:rsidR="004850CC" w:rsidRPr="000F026B">
          <w:rPr>
            <w:color w:val="2E2E2E"/>
            <w:shd w:val="clear" w:color="auto" w:fill="FFFFFF"/>
          </w:rPr>
          <w:t xml:space="preserve"> poverty, unemployment, reduced productivity,</w:t>
        </w:r>
      </w:ins>
      <w:ins w:id="140" w:author="usher" w:date="2026-03-08T04:46:00Z">
        <w:r w:rsidR="004850CC" w:rsidRPr="000F026B">
          <w:rPr>
            <w:color w:val="2E2E2E"/>
            <w:shd w:val="clear" w:color="auto" w:fill="FFFFFF"/>
          </w:rPr>
          <w:t xml:space="preserve"> </w:t>
        </w:r>
      </w:ins>
      <w:ins w:id="141" w:author="usher" w:date="2026-03-08T04:47:00Z">
        <w:r w:rsidR="004850CC" w:rsidRPr="000F026B">
          <w:rPr>
            <w:color w:val="2E2E2E"/>
            <w:shd w:val="clear" w:color="auto" w:fill="FFFFFF"/>
          </w:rPr>
          <w:t>low educational attainment</w:t>
        </w:r>
      </w:ins>
      <w:ins w:id="142" w:author="usher" w:date="2026-03-08T04:56:00Z">
        <w:r w:rsidR="00142DFA" w:rsidRPr="000F026B">
          <w:rPr>
            <w:color w:val="1F1F1F"/>
          </w:rPr>
          <w:t xml:space="preserve"> public</w:t>
        </w:r>
      </w:ins>
      <w:ins w:id="143" w:author="usher" w:date="2026-03-08T04:48:00Z">
        <w:r w:rsidR="004850CC" w:rsidRPr="000F026B">
          <w:rPr>
            <w:color w:val="2E2E2E"/>
            <w:shd w:val="clear" w:color="auto" w:fill="FFFFFF"/>
          </w:rPr>
          <w:t>, violence, and social exclusion</w:t>
        </w:r>
      </w:ins>
      <w:ins w:id="144" w:author="usher" w:date="2026-03-08T04:55:00Z">
        <w:r w:rsidR="00142DFA" w:rsidRPr="000F026B">
          <w:rPr>
            <w:color w:val="2E2E2E"/>
            <w:shd w:val="clear" w:color="auto" w:fill="FFFFFF"/>
          </w:rPr>
          <w:t xml:space="preserve"> which significan</w:t>
        </w:r>
      </w:ins>
      <w:ins w:id="145" w:author="usher" w:date="2026-03-08T04:56:00Z">
        <w:r w:rsidR="00142DFA" w:rsidRPr="000F026B">
          <w:rPr>
            <w:color w:val="2E2E2E"/>
            <w:shd w:val="clear" w:color="auto" w:fill="FFFFFF"/>
          </w:rPr>
          <w:t>tly affect individuals, families, and societies</w:t>
        </w:r>
      </w:ins>
      <w:ins w:id="146" w:author="usher" w:date="2026-03-08T04:49:00Z">
        <w:r w:rsidR="005F2FE8" w:rsidRPr="000F026B">
          <w:rPr>
            <w:color w:val="2E2E2E"/>
            <w:shd w:val="clear" w:color="auto" w:fill="FFFFFF"/>
          </w:rPr>
          <w:t xml:space="preserve"> </w:t>
        </w:r>
      </w:ins>
      <w:ins w:id="147" w:author="usher" w:date="2026-03-08T04:50:00Z">
        <w:r w:rsidR="005F2FE8" w:rsidRPr="000F026B">
          <w:rPr>
            <w:color w:val="2E2E2E"/>
            <w:shd w:val="clear" w:color="auto" w:fill="FFFFFF"/>
          </w:rPr>
          <w:t>(</w:t>
        </w:r>
      </w:ins>
      <w:proofErr w:type="spellStart"/>
      <w:ins w:id="148" w:author="usher" w:date="2026-03-08T04:42:00Z">
        <w:r w:rsidR="00193DBB" w:rsidRPr="000F026B">
          <w:rPr>
            <w:color w:val="222222"/>
            <w:shd w:val="clear" w:color="auto" w:fill="FFFFFF"/>
            <w:rPrChange w:id="149" w:author="usher" w:date="2026-06-05T05:43:00Z">
              <w:rPr>
                <w:rFonts w:ascii="Arial" w:hAnsi="Arial" w:cs="Arial"/>
                <w:color w:val="222222"/>
                <w:sz w:val="20"/>
                <w:szCs w:val="20"/>
                <w:shd w:val="clear" w:color="auto" w:fill="FFFFFF"/>
              </w:rPr>
            </w:rPrChange>
          </w:rPr>
          <w:t>Razzouk</w:t>
        </w:r>
        <w:proofErr w:type="spellEnd"/>
        <w:r w:rsidR="00193DBB" w:rsidRPr="000F026B">
          <w:rPr>
            <w:color w:val="222222"/>
            <w:shd w:val="clear" w:color="auto" w:fill="FFFFFF"/>
            <w:rPrChange w:id="150" w:author="usher" w:date="2026-06-05T05:43:00Z">
              <w:rPr>
                <w:rFonts w:ascii="Arial" w:hAnsi="Arial" w:cs="Arial"/>
                <w:color w:val="222222"/>
                <w:sz w:val="20"/>
                <w:szCs w:val="20"/>
                <w:shd w:val="clear" w:color="auto" w:fill="FFFFFF"/>
              </w:rPr>
            </w:rPrChange>
          </w:rPr>
          <w:t>, 2017</w:t>
        </w:r>
      </w:ins>
      <w:ins w:id="151" w:author="usher" w:date="2026-03-08T05:01:00Z">
        <w:r w:rsidR="00142DFA" w:rsidRPr="000F026B">
          <w:rPr>
            <w:color w:val="222222"/>
            <w:shd w:val="clear" w:color="auto" w:fill="FFFFFF"/>
          </w:rPr>
          <w:t xml:space="preserve">; </w:t>
        </w:r>
      </w:ins>
      <w:ins w:id="152" w:author="usher" w:date="2026-03-08T05:02:00Z">
        <w:r w:rsidR="00142DFA" w:rsidRPr="000F026B">
          <w:rPr>
            <w:color w:val="222222"/>
            <w:shd w:val="clear" w:color="auto" w:fill="FFFFFF"/>
            <w:rPrChange w:id="153" w:author="usher" w:date="2026-06-05T05:43:00Z">
              <w:rPr>
                <w:rFonts w:ascii="Arial" w:hAnsi="Arial" w:cs="Arial"/>
                <w:color w:val="222222"/>
                <w:sz w:val="20"/>
                <w:szCs w:val="20"/>
                <w:shd w:val="clear" w:color="auto" w:fill="FFFFFF"/>
              </w:rPr>
            </w:rPrChange>
          </w:rPr>
          <w:lastRenderedPageBreak/>
          <w:t xml:space="preserve">Taylor, </w:t>
        </w:r>
        <w:proofErr w:type="spellStart"/>
        <w:r w:rsidR="00142DFA" w:rsidRPr="000F026B">
          <w:rPr>
            <w:color w:val="222222"/>
            <w:shd w:val="clear" w:color="auto" w:fill="FFFFFF"/>
            <w:rPrChange w:id="154" w:author="usher" w:date="2026-06-05T05:43:00Z">
              <w:rPr>
                <w:rFonts w:ascii="Arial" w:hAnsi="Arial" w:cs="Arial"/>
                <w:color w:val="222222"/>
                <w:sz w:val="20"/>
                <w:szCs w:val="20"/>
                <w:shd w:val="clear" w:color="auto" w:fill="FFFFFF"/>
              </w:rPr>
            </w:rPrChange>
          </w:rPr>
          <w:t>Menachemi</w:t>
        </w:r>
        <w:proofErr w:type="spellEnd"/>
        <w:r w:rsidR="00142DFA" w:rsidRPr="000F026B">
          <w:rPr>
            <w:color w:val="222222"/>
            <w:shd w:val="clear" w:color="auto" w:fill="FFFFFF"/>
            <w:rPrChange w:id="155" w:author="usher" w:date="2026-06-05T05:43:00Z">
              <w:rPr>
                <w:rFonts w:ascii="Arial" w:hAnsi="Arial" w:cs="Arial"/>
                <w:color w:val="222222"/>
                <w:sz w:val="20"/>
                <w:szCs w:val="20"/>
                <w:shd w:val="clear" w:color="auto" w:fill="FFFFFF"/>
              </w:rPr>
            </w:rPrChange>
          </w:rPr>
          <w:t>, Gilbert, Chaudhary, and Blackburn, 2023</w:t>
        </w:r>
        <w:r w:rsidR="00142DFA" w:rsidRPr="000F026B">
          <w:rPr>
            <w:color w:val="222222"/>
            <w:shd w:val="clear" w:color="auto" w:fill="FFFFFF"/>
          </w:rPr>
          <w:t>)</w:t>
        </w:r>
      </w:ins>
      <w:ins w:id="156" w:author="usher" w:date="2026-06-04T17:39:00Z">
        <w:r w:rsidR="006B68E8" w:rsidRPr="000F026B">
          <w:rPr>
            <w:color w:val="222222"/>
            <w:shd w:val="clear" w:color="auto" w:fill="FFFFFF"/>
          </w:rPr>
          <w:t xml:space="preserve">. </w:t>
        </w:r>
      </w:ins>
      <w:ins w:id="157" w:author="usher" w:date="2026-06-04T18:36:00Z">
        <w:r w:rsidR="003F46F3" w:rsidRPr="000F026B">
          <w:rPr>
            <w:color w:val="222222"/>
            <w:shd w:val="clear" w:color="auto" w:fill="FFFFFF"/>
          </w:rPr>
          <w:t>The situation is more se</w:t>
        </w:r>
      </w:ins>
      <w:ins w:id="158" w:author="CCAM" w:date="2026-09-17T17:18:00Z">
        <w:r w:rsidR="008654E4">
          <w:rPr>
            <w:color w:val="222222"/>
            <w:shd w:val="clear" w:color="auto" w:fill="FFFFFF"/>
          </w:rPr>
          <w:t>vere</w:t>
        </w:r>
      </w:ins>
      <w:ins w:id="159" w:author="usher" w:date="2026-06-04T18:36:00Z">
        <w:del w:id="160" w:author="CCAM" w:date="2026-09-17T17:18:00Z">
          <w:r w:rsidR="003F46F3" w:rsidRPr="000F026B" w:rsidDel="008654E4">
            <w:rPr>
              <w:color w:val="222222"/>
              <w:shd w:val="clear" w:color="auto" w:fill="FFFFFF"/>
            </w:rPr>
            <w:delText>rve</w:delText>
          </w:r>
        </w:del>
        <w:r w:rsidR="003F46F3" w:rsidRPr="000F026B">
          <w:rPr>
            <w:color w:val="222222"/>
            <w:shd w:val="clear" w:color="auto" w:fill="FFFFFF"/>
          </w:rPr>
          <w:t xml:space="preserve"> in sub-Saharan Africa </w:t>
        </w:r>
        <w:bookmarkEnd w:id="86"/>
        <w:r w:rsidR="003F46F3" w:rsidRPr="000F026B">
          <w:rPr>
            <w:color w:val="222222"/>
            <w:shd w:val="clear" w:color="auto" w:fill="FFFFFF"/>
          </w:rPr>
          <w:t xml:space="preserve">where mental </w:t>
        </w:r>
        <w:bookmarkStart w:id="161" w:name="_Hlk237514271"/>
        <w:r w:rsidR="003F46F3" w:rsidRPr="000F026B">
          <w:rPr>
            <w:color w:val="222222"/>
            <w:shd w:val="clear" w:color="auto" w:fill="FFFFFF"/>
          </w:rPr>
          <w:t xml:space="preserve">health policies are weak, human resources are inadequate, </w:t>
        </w:r>
      </w:ins>
      <w:ins w:id="162" w:author="CCAM" w:date="2026-09-17T17:18:00Z">
        <w:r w:rsidR="008654E4">
          <w:rPr>
            <w:color w:val="222222"/>
            <w:shd w:val="clear" w:color="auto" w:fill="FFFFFF"/>
          </w:rPr>
          <w:t xml:space="preserve">and </w:t>
        </w:r>
      </w:ins>
      <w:ins w:id="163" w:author="usher" w:date="2026-06-04T18:36:00Z">
        <w:r w:rsidR="003F46F3" w:rsidRPr="000F026B">
          <w:rPr>
            <w:color w:val="222222"/>
            <w:shd w:val="clear" w:color="auto" w:fill="FFFFFF"/>
          </w:rPr>
          <w:t>budgetary allocations to mental health services are limited (</w:t>
        </w:r>
        <w:proofErr w:type="spellStart"/>
        <w:r w:rsidR="003F46F3" w:rsidRPr="000F026B">
          <w:rPr>
            <w:color w:val="222222"/>
            <w:shd w:val="clear" w:color="auto" w:fill="FFFFFF"/>
          </w:rPr>
          <w:t>Abdulmalik</w:t>
        </w:r>
        <w:proofErr w:type="spellEnd"/>
        <w:r w:rsidR="003F46F3" w:rsidRPr="000F026B">
          <w:rPr>
            <w:color w:val="222222"/>
            <w:shd w:val="clear" w:color="auto" w:fill="FFFFFF"/>
          </w:rPr>
          <w:t xml:space="preserve"> and </w:t>
        </w:r>
        <w:proofErr w:type="spellStart"/>
        <w:r w:rsidR="003F46F3" w:rsidRPr="000F026B">
          <w:rPr>
            <w:color w:val="222222"/>
            <w:shd w:val="clear" w:color="auto" w:fill="FFFFFF"/>
          </w:rPr>
          <w:t>Gureje</w:t>
        </w:r>
        <w:proofErr w:type="spellEnd"/>
        <w:r w:rsidR="003F46F3" w:rsidRPr="000F026B">
          <w:rPr>
            <w:color w:val="222222"/>
            <w:shd w:val="clear" w:color="auto" w:fill="FFFFFF"/>
          </w:rPr>
          <w:t>, 2018).</w:t>
        </w:r>
      </w:ins>
      <w:bookmarkEnd w:id="161"/>
    </w:p>
    <w:p w14:paraId="58256E43" w14:textId="77777777" w:rsidR="00F077AE" w:rsidRDefault="00F077AE" w:rsidP="00F077AE">
      <w:pPr>
        <w:pStyle w:val="BodyText"/>
        <w:spacing w:before="41" w:line="360" w:lineRule="auto"/>
        <w:ind w:left="0" w:right="119"/>
        <w:jc w:val="both"/>
        <w:rPr>
          <w:ins w:id="164" w:author="usher" w:date="2026-06-05T08:35:00Z"/>
          <w:color w:val="222222"/>
          <w:shd w:val="clear" w:color="auto" w:fill="FFFFFF"/>
        </w:rPr>
      </w:pPr>
    </w:p>
    <w:p w14:paraId="3B79594D" w14:textId="1FBD6128" w:rsidR="00005644" w:rsidRDefault="0029625D">
      <w:pPr>
        <w:pStyle w:val="BodyText"/>
        <w:spacing w:before="41" w:line="360" w:lineRule="auto"/>
        <w:ind w:left="0" w:right="119"/>
        <w:jc w:val="both"/>
        <w:rPr>
          <w:ins w:id="165" w:author="CCAM" w:date="2026-09-19T22:40:00Z"/>
          <w:color w:val="222222"/>
          <w:shd w:val="clear" w:color="auto" w:fill="FFFFFF"/>
        </w:rPr>
      </w:pPr>
      <w:bookmarkStart w:id="166" w:name="_Hlk237514288"/>
      <w:ins w:id="167" w:author="usher" w:date="2026-06-04T18:20:00Z">
        <w:r w:rsidRPr="000F026B">
          <w:t>S</w:t>
        </w:r>
      </w:ins>
      <w:ins w:id="168" w:author="usher" w:date="2026-06-04T18:19:00Z">
        <w:r w:rsidRPr="000F026B">
          <w:t>ub-Saharan Africa</w:t>
        </w:r>
      </w:ins>
      <w:ins w:id="169" w:author="usher" w:date="2026-06-04T18:20:00Z">
        <w:r w:rsidRPr="000F026B">
          <w:t xml:space="preserve"> account for</w:t>
        </w:r>
      </w:ins>
      <w:ins w:id="170" w:author="usher" w:date="2026-06-04T18:19:00Z">
        <w:r w:rsidRPr="000F026B">
          <w:t xml:space="preserve"> </w:t>
        </w:r>
      </w:ins>
      <w:del w:id="171" w:author="usher" w:date="2026-06-04T17:40:00Z">
        <w:r w:rsidR="00364E5D" w:rsidRPr="008654E4" w:rsidDel="003964F4">
          <w:fldChar w:fldCharType="begin"/>
        </w:r>
        <w:r w:rsidR="00364E5D" w:rsidRPr="000F026B" w:rsidDel="003964F4">
          <w:delInstrText xml:space="preserve"> HYPERLINK "https://www.sciencedirect.com/topics/medicine-and-dentistry/mental-disorder" </w:delInstrText>
        </w:r>
        <w:r w:rsidR="00364E5D" w:rsidRPr="008654E4" w:rsidDel="003964F4">
          <w:fldChar w:fldCharType="separate"/>
        </w:r>
        <w:r w:rsidR="00364E5D" w:rsidRPr="000F026B" w:rsidDel="003964F4">
          <w:rPr>
            <w:rStyle w:val="Hyperlink"/>
            <w:color w:val="1F1F1F"/>
            <w:rPrChange w:id="172" w:author="usher" w:date="2026-06-05T05:43:00Z">
              <w:rPr>
                <w:rStyle w:val="Hyperlink"/>
                <w:rFonts w:ascii="Georgia" w:hAnsi="Georgia"/>
                <w:color w:val="1F1F1F"/>
              </w:rPr>
            </w:rPrChange>
          </w:rPr>
          <w:delText>Mental</w:delText>
        </w:r>
        <w:r w:rsidR="002D5B3C" w:rsidRPr="000F026B" w:rsidDel="003964F4">
          <w:rPr>
            <w:rStyle w:val="Hyperlink"/>
            <w:color w:val="1F1F1F"/>
          </w:rPr>
          <w:delText xml:space="preserve"> </w:delText>
        </w:r>
        <w:r w:rsidR="00364E5D" w:rsidRPr="000F026B" w:rsidDel="003964F4">
          <w:rPr>
            <w:rStyle w:val="Hyperlink"/>
            <w:color w:val="1F1F1F"/>
            <w:rPrChange w:id="173" w:author="usher" w:date="2026-06-05T05:43:00Z">
              <w:rPr>
                <w:rStyle w:val="Hyperlink"/>
                <w:rFonts w:ascii="Georgia" w:hAnsi="Georgia"/>
                <w:color w:val="1F1F1F"/>
              </w:rPr>
            </w:rPrChange>
          </w:rPr>
          <w:delText>health disorders</w:delText>
        </w:r>
        <w:r w:rsidR="00364E5D" w:rsidRPr="008654E4" w:rsidDel="003964F4">
          <w:fldChar w:fldCharType="end"/>
        </w:r>
        <w:r w:rsidR="00364E5D" w:rsidRPr="000F026B" w:rsidDel="003964F4">
          <w:rPr>
            <w:color w:val="1F1F1F"/>
            <w:rPrChange w:id="174" w:author="usher" w:date="2026-06-05T05:43:00Z">
              <w:rPr>
                <w:rFonts w:ascii="Georgia" w:hAnsi="Georgia"/>
                <w:color w:val="1F1F1F"/>
              </w:rPr>
            </w:rPrChange>
          </w:rPr>
          <w:delText xml:space="preserve"> are constantly rising global </w:delText>
        </w:r>
      </w:del>
      <w:del w:id="175" w:author="usher" w:date="2026-03-08T04:56:00Z">
        <w:r w:rsidR="00364E5D" w:rsidRPr="000F026B" w:rsidDel="00142DFA">
          <w:rPr>
            <w:color w:val="1F1F1F"/>
            <w:rPrChange w:id="176" w:author="usher" w:date="2026-06-05T05:43:00Z">
              <w:rPr>
                <w:rFonts w:ascii="Georgia" w:hAnsi="Georgia"/>
                <w:color w:val="1F1F1F"/>
              </w:rPr>
            </w:rPrChange>
          </w:rPr>
          <w:delText xml:space="preserve">public </w:delText>
        </w:r>
      </w:del>
      <w:del w:id="177" w:author="usher" w:date="2026-06-04T17:40:00Z">
        <w:r w:rsidR="00364E5D" w:rsidRPr="000F026B" w:rsidDel="003964F4">
          <w:rPr>
            <w:color w:val="1F1F1F"/>
            <w:rPrChange w:id="178" w:author="usher" w:date="2026-06-05T05:43:00Z">
              <w:rPr>
                <w:rFonts w:ascii="Georgia" w:hAnsi="Georgia"/>
                <w:color w:val="1F1F1F"/>
              </w:rPr>
            </w:rPrChange>
          </w:rPr>
          <w:delText>health challenge, and disproportionately affect the poor. Low- and middle-income countries (LMICs) bear 80 % of the mental health disease burden</w:delText>
        </w:r>
      </w:del>
      <w:del w:id="179" w:author="usher" w:date="2026-05-13T08:11:00Z">
        <w:r w:rsidR="00364E5D" w:rsidRPr="000F026B" w:rsidDel="00F56DD0">
          <w:rPr>
            <w:color w:val="1F1F1F"/>
          </w:rPr>
          <w:delText xml:space="preserve"> </w:delText>
        </w:r>
        <w:r w:rsidR="003D05A4" w:rsidRPr="000F026B" w:rsidDel="00F56DD0">
          <w:rPr>
            <w:color w:val="1F1F1F"/>
          </w:rPr>
          <w:delText>(</w:delText>
        </w:r>
        <w:r w:rsidR="003D05A4" w:rsidRPr="000F026B" w:rsidDel="00F56DD0">
          <w:rPr>
            <w:color w:val="222222"/>
            <w:shd w:val="clear" w:color="auto" w:fill="FFFFFF"/>
          </w:rPr>
          <w:delText>Javed, Lee, Zakaria, Buenaventura, Cetkovich-Bakmas, Duailibi, Ng, Ramy, Saha, Arifeen, and Elorza, 2</w:delText>
        </w:r>
      </w:del>
      <w:ins w:id="180" w:author="usher" w:date="2026-06-04T18:19:00Z">
        <w:r w:rsidRPr="000F026B">
          <w:t>o</w:t>
        </w:r>
      </w:ins>
      <w:del w:id="181" w:author="usher" w:date="2026-05-13T08:11:00Z">
        <w:r w:rsidR="003D05A4" w:rsidRPr="000F026B" w:rsidDel="00F56DD0">
          <w:rPr>
            <w:color w:val="222222"/>
            <w:shd w:val="clear" w:color="auto" w:fill="FFFFFF"/>
          </w:rPr>
          <w:delText>021)</w:delText>
        </w:r>
        <w:r w:rsidR="00C50904" w:rsidRPr="000F026B" w:rsidDel="00F56DD0">
          <w:rPr>
            <w:color w:val="222222"/>
            <w:shd w:val="clear" w:color="auto" w:fill="FFFFFF"/>
          </w:rPr>
          <w:delText xml:space="preserve">. </w:delText>
        </w:r>
      </w:del>
      <w:ins w:id="182" w:author="usher" w:date="2026-03-08T05:24:00Z">
        <w:r w:rsidR="00F33CA8" w:rsidRPr="000F026B">
          <w:t xml:space="preserve">ver 70% of the global mental health burden </w:t>
        </w:r>
      </w:ins>
      <w:ins w:id="183" w:author="usher" w:date="2026-06-04T18:20:00Z">
        <w:r w:rsidRPr="000F026B">
          <w:t>with</w:t>
        </w:r>
      </w:ins>
      <w:ins w:id="184" w:author="usher" w:date="2026-06-04T18:19:00Z">
        <w:r w:rsidRPr="000F026B">
          <w:t xml:space="preserve"> </w:t>
        </w:r>
      </w:ins>
      <w:ins w:id="185" w:author="usher" w:date="2026-03-08T05:30:00Z">
        <w:r w:rsidR="00F33CA8" w:rsidRPr="000F026B">
          <w:t>De</w:t>
        </w:r>
      </w:ins>
      <w:ins w:id="186" w:author="usher" w:date="2026-03-08T05:31:00Z">
        <w:r w:rsidR="00F33CA8" w:rsidRPr="000F026B">
          <w:t>pression</w:t>
        </w:r>
      </w:ins>
      <w:ins w:id="187" w:author="usher" w:date="2026-03-08T05:33:00Z">
        <w:r w:rsidR="00F33CA8" w:rsidRPr="000F026B">
          <w:t xml:space="preserve"> and </w:t>
        </w:r>
      </w:ins>
      <w:ins w:id="188" w:author="usher" w:date="2026-03-08T05:31:00Z">
        <w:r w:rsidR="00F33CA8" w:rsidRPr="000F026B">
          <w:t>Anxiety</w:t>
        </w:r>
      </w:ins>
      <w:ins w:id="189" w:author="usher" w:date="2026-03-08T05:33:00Z">
        <w:r w:rsidR="00F33CA8" w:rsidRPr="000F026B">
          <w:t xml:space="preserve"> </w:t>
        </w:r>
      </w:ins>
      <w:ins w:id="190" w:author="usher" w:date="2026-06-04T18:20:00Z">
        <w:r w:rsidRPr="000F026B">
          <w:t>being</w:t>
        </w:r>
      </w:ins>
      <w:ins w:id="191" w:author="usher" w:date="2026-03-08T05:31:00Z">
        <w:r w:rsidR="00F33CA8" w:rsidRPr="000F026B">
          <w:t xml:space="preserve"> the most common </w:t>
        </w:r>
      </w:ins>
      <w:ins w:id="192" w:author="usher" w:date="2026-06-04T18:25:00Z">
        <w:r w:rsidR="0047342E" w:rsidRPr="000F026B">
          <w:t>in the region</w:t>
        </w:r>
      </w:ins>
      <w:ins w:id="193" w:author="usher" w:date="2026-03-08T05:33:00Z">
        <w:r w:rsidR="00F33CA8" w:rsidRPr="000F026B">
          <w:t xml:space="preserve"> (</w:t>
        </w:r>
        <w:proofErr w:type="spellStart"/>
        <w:r w:rsidR="00F33CA8" w:rsidRPr="000F026B">
          <w:rPr>
            <w:color w:val="222222"/>
            <w:shd w:val="clear" w:color="auto" w:fill="FFFFFF"/>
            <w:rPrChange w:id="194" w:author="usher" w:date="2026-06-05T05:43:00Z">
              <w:rPr>
                <w:rFonts w:ascii="Arial" w:hAnsi="Arial" w:cs="Arial"/>
                <w:color w:val="222222"/>
                <w:sz w:val="20"/>
                <w:szCs w:val="20"/>
                <w:shd w:val="clear" w:color="auto" w:fill="FFFFFF"/>
              </w:rPr>
            </w:rPrChange>
          </w:rPr>
          <w:t>Stansfeld</w:t>
        </w:r>
        <w:proofErr w:type="spellEnd"/>
        <w:r w:rsidR="00F33CA8" w:rsidRPr="000F026B">
          <w:rPr>
            <w:color w:val="222222"/>
            <w:shd w:val="clear" w:color="auto" w:fill="FFFFFF"/>
            <w:rPrChange w:id="195" w:author="usher" w:date="2026-06-05T05:43:00Z">
              <w:rPr>
                <w:rFonts w:ascii="Arial" w:hAnsi="Arial" w:cs="Arial"/>
                <w:color w:val="222222"/>
                <w:sz w:val="20"/>
                <w:szCs w:val="20"/>
                <w:shd w:val="clear" w:color="auto" w:fill="FFFFFF"/>
              </w:rPr>
            </w:rPrChange>
          </w:rPr>
          <w:t>, Clark,</w:t>
        </w:r>
      </w:ins>
      <w:ins w:id="196" w:author="usher" w:date="2026-03-08T05:34:00Z">
        <w:r w:rsidR="00F33CA8" w:rsidRPr="000F026B">
          <w:rPr>
            <w:color w:val="222222"/>
            <w:shd w:val="clear" w:color="auto" w:fill="FFFFFF"/>
          </w:rPr>
          <w:t xml:space="preserve"> </w:t>
        </w:r>
      </w:ins>
      <w:ins w:id="197" w:author="usher" w:date="2026-03-08T05:33:00Z">
        <w:r w:rsidR="00F33CA8" w:rsidRPr="000F026B">
          <w:rPr>
            <w:color w:val="222222"/>
            <w:shd w:val="clear" w:color="auto" w:fill="FFFFFF"/>
            <w:rPrChange w:id="198" w:author="usher" w:date="2026-06-05T05:43:00Z">
              <w:rPr>
                <w:rFonts w:ascii="Arial" w:hAnsi="Arial" w:cs="Arial"/>
                <w:color w:val="222222"/>
                <w:sz w:val="20"/>
                <w:szCs w:val="20"/>
                <w:shd w:val="clear" w:color="auto" w:fill="FFFFFF"/>
              </w:rPr>
            </w:rPrChange>
          </w:rPr>
          <w:t>Bebbington, King, Jenkins, and Hinchliffe, 2016</w:t>
        </w:r>
        <w:r w:rsidR="00F33CA8" w:rsidRPr="00034547">
          <w:rPr>
            <w:color w:val="222222"/>
            <w:highlight w:val="green"/>
            <w:shd w:val="clear" w:color="auto" w:fill="FFFFFF"/>
            <w:rPrChange w:id="199" w:author="CCAM" w:date="2026-09-19T22:34:00Z">
              <w:rPr>
                <w:color w:val="222222"/>
                <w:shd w:val="clear" w:color="auto" w:fill="FFFFFF"/>
              </w:rPr>
            </w:rPrChange>
          </w:rPr>
          <w:t>)</w:t>
        </w:r>
      </w:ins>
      <w:ins w:id="200" w:author="usher" w:date="2026-03-08T05:44:00Z">
        <w:r w:rsidR="005138AE" w:rsidRPr="00034547">
          <w:rPr>
            <w:color w:val="222222"/>
            <w:highlight w:val="green"/>
            <w:shd w:val="clear" w:color="auto" w:fill="FFFFFF"/>
            <w:rPrChange w:id="201" w:author="CCAM" w:date="2026-09-19T22:34:00Z">
              <w:rPr>
                <w:color w:val="222222"/>
                <w:shd w:val="clear" w:color="auto" w:fill="FFFFFF"/>
              </w:rPr>
            </w:rPrChange>
          </w:rPr>
          <w:t xml:space="preserve">. </w:t>
        </w:r>
      </w:ins>
      <w:ins w:id="202" w:author="CCAM" w:date="2026-09-19T22:48:00Z">
        <w:r w:rsidR="003F134F" w:rsidRPr="003F134F">
          <w:rPr>
            <w:color w:val="222222"/>
            <w:highlight w:val="green"/>
            <w:shd w:val="clear" w:color="auto" w:fill="FFFFFF"/>
          </w:rPr>
          <w:t>Depression</w:t>
        </w:r>
      </w:ins>
      <w:ins w:id="203" w:author="CCAM" w:date="2026-09-19T22:51:00Z">
        <w:r w:rsidR="003F134F">
          <w:rPr>
            <w:color w:val="222222"/>
            <w:highlight w:val="green"/>
            <w:shd w:val="clear" w:color="auto" w:fill="FFFFFF"/>
          </w:rPr>
          <w:t xml:space="preserve"> is</w:t>
        </w:r>
      </w:ins>
      <w:ins w:id="204" w:author="CCAM" w:date="2026-09-19T22:48:00Z">
        <w:r w:rsidR="003F134F" w:rsidRPr="003F134F">
          <w:rPr>
            <w:color w:val="222222"/>
            <w:highlight w:val="green"/>
            <w:shd w:val="clear" w:color="auto" w:fill="FFFFFF"/>
          </w:rPr>
          <w:t xml:space="preserve"> a mental health condition marked by a deeply persistent low mood or loss of interest that endures for at least two weeks</w:t>
        </w:r>
      </w:ins>
      <w:ins w:id="205" w:author="CCAM" w:date="2026-09-19T22:49:00Z">
        <w:r w:rsidR="003F134F">
          <w:rPr>
            <w:color w:val="222222"/>
            <w:highlight w:val="green"/>
            <w:shd w:val="clear" w:color="auto" w:fill="FFFFFF"/>
          </w:rPr>
          <w:t xml:space="preserve"> which</w:t>
        </w:r>
      </w:ins>
      <w:ins w:id="206" w:author="CCAM" w:date="2026-09-19T22:48:00Z">
        <w:r w:rsidR="003F134F" w:rsidRPr="003F134F">
          <w:rPr>
            <w:color w:val="222222"/>
            <w:highlight w:val="green"/>
            <w:shd w:val="clear" w:color="auto" w:fill="FFFFFF"/>
          </w:rPr>
          <w:t xml:space="preserve"> often bring changes in sleep and appetite, overwhelming fatigue, difficulty focusing, feelings of worthlessness, shifts in movement or energy, and, in its most severe form, recurring thoughts of death or </w:t>
        </w:r>
        <w:proofErr w:type="gramStart"/>
        <w:r w:rsidR="003F134F" w:rsidRPr="003F134F">
          <w:rPr>
            <w:color w:val="222222"/>
            <w:highlight w:val="green"/>
            <w:shd w:val="clear" w:color="auto" w:fill="FFFFFF"/>
          </w:rPr>
          <w:t xml:space="preserve">suicide </w:t>
        </w:r>
      </w:ins>
      <w:ins w:id="207" w:author="CCAM" w:date="2026-09-19T22:27:00Z">
        <w:r w:rsidR="00E05578" w:rsidRPr="00034547">
          <w:rPr>
            <w:color w:val="222222"/>
            <w:highlight w:val="green"/>
            <w:shd w:val="clear" w:color="auto" w:fill="FFFFFF"/>
            <w:rPrChange w:id="208" w:author="CCAM" w:date="2026-09-19T22:34:00Z">
              <w:rPr>
                <w:color w:val="222222"/>
                <w:shd w:val="clear" w:color="auto" w:fill="FFFFFF"/>
              </w:rPr>
            </w:rPrChange>
          </w:rPr>
          <w:t xml:space="preserve"> is</w:t>
        </w:r>
        <w:proofErr w:type="gramEnd"/>
        <w:r w:rsidR="00E05578" w:rsidRPr="00034547">
          <w:rPr>
            <w:color w:val="222222"/>
            <w:highlight w:val="green"/>
            <w:shd w:val="clear" w:color="auto" w:fill="FFFFFF"/>
            <w:rPrChange w:id="209" w:author="CCAM" w:date="2026-09-19T22:34:00Z">
              <w:rPr>
                <w:color w:val="222222"/>
                <w:shd w:val="clear" w:color="auto" w:fill="FFFFFF"/>
              </w:rPr>
            </w:rPrChange>
          </w:rPr>
          <w:t xml:space="preserve"> a lived reality for over 300 million people across the world</w:t>
        </w:r>
      </w:ins>
      <w:ins w:id="210" w:author="CCAM" w:date="2026-09-19T22:50:00Z">
        <w:r w:rsidR="003F134F">
          <w:rPr>
            <w:color w:val="222222"/>
            <w:highlight w:val="green"/>
            <w:shd w:val="clear" w:color="auto" w:fill="FFFFFF"/>
          </w:rPr>
          <w:t xml:space="preserve"> </w:t>
        </w:r>
        <w:r w:rsidR="003F134F" w:rsidRPr="003F134F">
          <w:rPr>
            <w:color w:val="222222"/>
            <w:highlight w:val="green"/>
            <w:shd w:val="clear" w:color="auto" w:fill="FFFFFF"/>
          </w:rPr>
          <w:t xml:space="preserve">(Zainab &amp; Pereira, 2007; Afolabi &amp; </w:t>
        </w:r>
        <w:proofErr w:type="spellStart"/>
        <w:r w:rsidR="003F134F" w:rsidRPr="003F134F">
          <w:rPr>
            <w:color w:val="222222"/>
            <w:highlight w:val="green"/>
            <w:shd w:val="clear" w:color="auto" w:fill="FFFFFF"/>
          </w:rPr>
          <w:t>Egbuchulem</w:t>
        </w:r>
        <w:proofErr w:type="spellEnd"/>
        <w:r w:rsidR="003F134F" w:rsidRPr="003F134F">
          <w:rPr>
            <w:color w:val="222222"/>
            <w:highlight w:val="green"/>
            <w:shd w:val="clear" w:color="auto" w:fill="FFFFFF"/>
          </w:rPr>
          <w:t>, 2024)</w:t>
        </w:r>
      </w:ins>
      <w:ins w:id="211" w:author="CCAM" w:date="2026-09-19T22:27:00Z">
        <w:r w:rsidR="00E05578" w:rsidRPr="00034547">
          <w:rPr>
            <w:color w:val="222222"/>
            <w:highlight w:val="green"/>
            <w:shd w:val="clear" w:color="auto" w:fill="FFFFFF"/>
            <w:rPrChange w:id="212" w:author="CCAM" w:date="2026-09-19T22:34:00Z">
              <w:rPr>
                <w:color w:val="222222"/>
                <w:shd w:val="clear" w:color="auto" w:fill="FFFFFF"/>
              </w:rPr>
            </w:rPrChange>
          </w:rPr>
          <w:t>. Beyond the numbers, it quietly erodes joy, limits potential, and weighs heavily on families and communities. Its reach is so vast that it has become one of the greatest burdens on global health, standing as the leading cause of disability worldwide.</w:t>
        </w:r>
      </w:ins>
      <w:ins w:id="213" w:author="usher" w:date="2026-05-13T14:52:00Z">
        <w:del w:id="214" w:author="CCAM" w:date="2026-09-19T22:27:00Z">
          <w:r w:rsidR="009439FA" w:rsidRPr="00034547" w:rsidDel="00E05578">
            <w:rPr>
              <w:color w:val="222222"/>
              <w:highlight w:val="green"/>
              <w:shd w:val="clear" w:color="auto" w:fill="FFFFFF"/>
              <w:rPrChange w:id="215" w:author="CCAM" w:date="2026-09-19T22:34:00Z">
                <w:rPr>
                  <w:color w:val="222222"/>
                  <w:shd w:val="clear" w:color="auto" w:fill="FFFFFF"/>
                </w:rPr>
              </w:rPrChange>
            </w:rPr>
            <w:delText xml:space="preserve">Mental </w:delText>
          </w:r>
        </w:del>
      </w:ins>
      <w:ins w:id="216" w:author="usher" w:date="2026-03-08T05:44:00Z">
        <w:del w:id="217" w:author="CCAM" w:date="2026-09-19T22:27:00Z">
          <w:r w:rsidR="005138AE" w:rsidRPr="00034547" w:rsidDel="00E05578">
            <w:rPr>
              <w:color w:val="222222"/>
              <w:highlight w:val="green"/>
              <w:shd w:val="clear" w:color="auto" w:fill="FFFFFF"/>
              <w:rPrChange w:id="218" w:author="CCAM" w:date="2026-09-19T22:34:00Z">
                <w:rPr>
                  <w:color w:val="222222"/>
                  <w:shd w:val="clear" w:color="auto" w:fill="FFFFFF"/>
                </w:rPr>
              </w:rPrChange>
            </w:rPr>
            <w:delText xml:space="preserve">Depression </w:delText>
          </w:r>
        </w:del>
      </w:ins>
      <w:ins w:id="219" w:author="usher" w:date="2026-03-08T05:45:00Z">
        <w:del w:id="220" w:author="CCAM" w:date="2026-09-19T22:27:00Z">
          <w:r w:rsidR="005138AE" w:rsidRPr="00034547" w:rsidDel="00E05578">
            <w:rPr>
              <w:color w:val="222222"/>
              <w:highlight w:val="green"/>
              <w:shd w:val="clear" w:color="auto" w:fill="FFFFFF"/>
              <w:rPrChange w:id="221" w:author="CCAM" w:date="2026-09-19T22:34:00Z">
                <w:rPr>
                  <w:color w:val="222222"/>
                  <w:shd w:val="clear" w:color="auto" w:fill="FFFFFF"/>
                </w:rPr>
              </w:rPrChange>
            </w:rPr>
            <w:delText xml:space="preserve">affects more than 300 million people globally. </w:delText>
          </w:r>
        </w:del>
      </w:ins>
      <w:ins w:id="222" w:author="usher" w:date="2026-03-22T13:49:00Z">
        <w:del w:id="223" w:author="CCAM" w:date="2026-09-19T22:27:00Z">
          <w:r w:rsidR="00FD4335" w:rsidRPr="00034547" w:rsidDel="00E05578">
            <w:rPr>
              <w:color w:val="222222"/>
              <w:highlight w:val="green"/>
              <w:shd w:val="clear" w:color="auto" w:fill="FFFFFF"/>
              <w:rPrChange w:id="224" w:author="CCAM" w:date="2026-09-19T22:34:00Z">
                <w:rPr>
                  <w:color w:val="222222"/>
                  <w:shd w:val="clear" w:color="auto" w:fill="FFFFFF"/>
                </w:rPr>
              </w:rPrChange>
            </w:rPr>
            <w:delText>D</w:delText>
          </w:r>
        </w:del>
      </w:ins>
      <w:ins w:id="225" w:author="usher" w:date="2026-03-08T05:55:00Z">
        <w:del w:id="226" w:author="CCAM" w:date="2026-09-19T22:27:00Z">
          <w:r w:rsidR="00FA4300" w:rsidRPr="00034547" w:rsidDel="00E05578">
            <w:rPr>
              <w:highlight w:val="green"/>
              <w:rPrChange w:id="227" w:author="CCAM" w:date="2026-09-19T22:34:00Z">
                <w:rPr/>
              </w:rPrChange>
            </w:rPr>
            <w:delText xml:space="preserve">epression </w:delText>
          </w:r>
        </w:del>
      </w:ins>
      <w:ins w:id="228" w:author="usher" w:date="2026-03-08T05:59:00Z">
        <w:del w:id="229" w:author="CCAM" w:date="2026-09-19T22:27:00Z">
          <w:r w:rsidR="00FA4300" w:rsidRPr="00034547" w:rsidDel="00E05578">
            <w:rPr>
              <w:rStyle w:val="Strong"/>
              <w:b w:val="0"/>
              <w:bCs w:val="0"/>
              <w:color w:val="0A0A0A"/>
              <w:highlight w:val="green"/>
              <w:shd w:val="clear" w:color="auto" w:fill="FFFFFF"/>
              <w:rPrChange w:id="230" w:author="CCAM" w:date="2026-09-19T22:34:00Z">
                <w:rPr>
                  <w:rStyle w:val="Strong"/>
                  <w:rFonts w:ascii="Arial" w:hAnsi="Arial" w:cs="Arial"/>
                  <w:color w:val="0A0A0A"/>
                  <w:shd w:val="clear" w:color="auto" w:fill="FFFFFF"/>
                </w:rPr>
              </w:rPrChange>
            </w:rPr>
            <w:delText>immensely</w:delText>
          </w:r>
        </w:del>
      </w:ins>
      <w:ins w:id="231" w:author="usher" w:date="2026-03-08T05:57:00Z">
        <w:del w:id="232" w:author="CCAM" w:date="2026-09-19T22:27:00Z">
          <w:r w:rsidR="00FA4300" w:rsidRPr="00034547" w:rsidDel="00E05578">
            <w:rPr>
              <w:highlight w:val="green"/>
              <w:rPrChange w:id="233" w:author="CCAM" w:date="2026-09-19T22:34:00Z">
                <w:rPr/>
              </w:rPrChange>
            </w:rPr>
            <w:delText xml:space="preserve"> contributes to the overall global burden of diseases and </w:delText>
          </w:r>
        </w:del>
      </w:ins>
      <w:ins w:id="234" w:author="usher" w:date="2026-03-08T05:58:00Z">
        <w:del w:id="235" w:author="CCAM" w:date="2026-09-19T22:27:00Z">
          <w:r w:rsidR="00FA4300" w:rsidRPr="00034547" w:rsidDel="00E05578">
            <w:rPr>
              <w:highlight w:val="green"/>
              <w:rPrChange w:id="236" w:author="CCAM" w:date="2026-09-19T22:34:00Z">
                <w:rPr/>
              </w:rPrChange>
            </w:rPr>
            <w:delText>it is the largest contributor to global disability</w:delText>
          </w:r>
        </w:del>
      </w:ins>
      <w:ins w:id="237" w:author="usher" w:date="2026-03-23T19:44:00Z">
        <w:del w:id="238" w:author="CCAM" w:date="2026-09-19T22:28:00Z">
          <w:r w:rsidR="0085615C" w:rsidRPr="00034547" w:rsidDel="00E05578">
            <w:rPr>
              <w:highlight w:val="green"/>
              <w:rPrChange w:id="239" w:author="CCAM" w:date="2026-09-19T22:34:00Z">
                <w:rPr/>
              </w:rPrChange>
            </w:rPr>
            <w:delText xml:space="preserve"> </w:delText>
          </w:r>
        </w:del>
      </w:ins>
      <w:ins w:id="240" w:author="CCAM" w:date="2026-09-19T22:28:00Z">
        <w:r w:rsidR="00E05578" w:rsidRPr="00034547">
          <w:rPr>
            <w:highlight w:val="green"/>
            <w:rPrChange w:id="241" w:author="CCAM" w:date="2026-09-19T22:34:00Z">
              <w:rPr/>
            </w:rPrChange>
          </w:rPr>
          <w:t xml:space="preserve"> </w:t>
        </w:r>
      </w:ins>
      <w:ins w:id="242" w:author="usher" w:date="2026-03-23T19:45:00Z">
        <w:r w:rsidR="0085615C" w:rsidRPr="00034547">
          <w:rPr>
            <w:highlight w:val="green"/>
            <w:rPrChange w:id="243" w:author="CCAM" w:date="2026-09-19T22:34:00Z">
              <w:rPr/>
            </w:rPrChange>
          </w:rPr>
          <w:t>(</w:t>
        </w:r>
      </w:ins>
      <w:ins w:id="244" w:author="usher" w:date="2026-03-23T19:44:00Z">
        <w:r w:rsidR="0085615C" w:rsidRPr="00034547">
          <w:rPr>
            <w:color w:val="222222"/>
            <w:highlight w:val="green"/>
            <w:shd w:val="clear" w:color="auto" w:fill="FFFFFF"/>
            <w:rPrChange w:id="245" w:author="CCAM" w:date="2026-09-19T22:34:00Z">
              <w:rPr>
                <w:rFonts w:ascii="Arial" w:hAnsi="Arial" w:cs="Arial"/>
                <w:color w:val="222222"/>
                <w:sz w:val="20"/>
                <w:szCs w:val="20"/>
                <w:shd w:val="clear" w:color="auto" w:fill="FFFFFF"/>
              </w:rPr>
            </w:rPrChange>
          </w:rPr>
          <w:t xml:space="preserve">Ahmadi, </w:t>
        </w:r>
      </w:ins>
      <w:ins w:id="246" w:author="usher" w:date="2026-03-23T19:45:00Z">
        <w:r w:rsidR="0085615C" w:rsidRPr="00034547">
          <w:rPr>
            <w:color w:val="222222"/>
            <w:highlight w:val="green"/>
            <w:shd w:val="clear" w:color="auto" w:fill="FFFFFF"/>
            <w:rPrChange w:id="247" w:author="CCAM" w:date="2026-09-19T22:34:00Z">
              <w:rPr>
                <w:color w:val="222222"/>
                <w:shd w:val="clear" w:color="auto" w:fill="FFFFFF"/>
              </w:rPr>
            </w:rPrChange>
          </w:rPr>
          <w:t>2026</w:t>
        </w:r>
        <w:del w:id="248" w:author="CCAM" w:date="2026-09-19T22:28:00Z">
          <w:r w:rsidR="003A073A" w:rsidRPr="00034547" w:rsidDel="00E05578">
            <w:rPr>
              <w:color w:val="222222"/>
              <w:highlight w:val="green"/>
              <w:shd w:val="clear" w:color="auto" w:fill="FFFFFF"/>
              <w:rPrChange w:id="249" w:author="CCAM" w:date="2026-09-19T22:34:00Z">
                <w:rPr>
                  <w:color w:val="222222"/>
                  <w:shd w:val="clear" w:color="auto" w:fill="FFFFFF"/>
                </w:rPr>
              </w:rPrChange>
            </w:rPr>
            <w:delText xml:space="preserve">; </w:delText>
          </w:r>
        </w:del>
        <w:r w:rsidR="0085615C" w:rsidRPr="00034547">
          <w:rPr>
            <w:color w:val="222222"/>
            <w:highlight w:val="green"/>
            <w:shd w:val="clear" w:color="auto" w:fill="FFFFFF"/>
            <w:rPrChange w:id="250" w:author="CCAM" w:date="2026-09-19T22:34:00Z">
              <w:rPr>
                <w:color w:val="222222"/>
                <w:shd w:val="clear" w:color="auto" w:fill="FFFFFF"/>
              </w:rPr>
            </w:rPrChange>
          </w:rPr>
          <w:t>).</w:t>
        </w:r>
        <w:r w:rsidR="0085615C" w:rsidRPr="000F026B">
          <w:rPr>
            <w:color w:val="222222"/>
            <w:shd w:val="clear" w:color="auto" w:fill="FFFFFF"/>
          </w:rPr>
          <w:t xml:space="preserve"> </w:t>
        </w:r>
      </w:ins>
      <w:ins w:id="251" w:author="CCAM" w:date="2026-09-19T22:40:00Z">
        <w:r w:rsidR="00034547" w:rsidRPr="00034547">
          <w:rPr>
            <w:color w:val="222222"/>
            <w:highlight w:val="green"/>
            <w:shd w:val="clear" w:color="auto" w:fill="FFFFFF"/>
            <w:rPrChange w:id="252" w:author="CCAM" w:date="2026-09-19T22:40:00Z">
              <w:rPr>
                <w:color w:val="222222"/>
                <w:shd w:val="clear" w:color="auto" w:fill="FFFFFF"/>
              </w:rPr>
            </w:rPrChange>
          </w:rPr>
          <w:t>Depression, alongside other mental illnesses, has long been linked to an elevated risk of suicide (</w:t>
        </w:r>
        <w:proofErr w:type="spellStart"/>
        <w:r w:rsidR="00034547" w:rsidRPr="00034547">
          <w:rPr>
            <w:color w:val="222222"/>
            <w:highlight w:val="green"/>
            <w:shd w:val="clear" w:color="auto" w:fill="FFFFFF"/>
            <w:rPrChange w:id="253" w:author="CCAM" w:date="2026-09-19T22:40:00Z">
              <w:rPr>
                <w:color w:val="222222"/>
                <w:shd w:val="clear" w:color="auto" w:fill="FFFFFF"/>
              </w:rPr>
            </w:rPrChange>
          </w:rPr>
          <w:t>Alloh</w:t>
        </w:r>
        <w:proofErr w:type="spellEnd"/>
        <w:r w:rsidR="00034547" w:rsidRPr="00034547">
          <w:rPr>
            <w:color w:val="222222"/>
            <w:highlight w:val="green"/>
            <w:shd w:val="clear" w:color="auto" w:fill="FFFFFF"/>
            <w:rPrChange w:id="254"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55" w:author="CCAM" w:date="2026-09-19T22:40:00Z">
              <w:rPr>
                <w:color w:val="222222"/>
                <w:shd w:val="clear" w:color="auto" w:fill="FFFFFF"/>
              </w:rPr>
            </w:rPrChange>
          </w:rPr>
          <w:t>Folashade</w:t>
        </w:r>
        <w:proofErr w:type="spellEnd"/>
        <w:r w:rsidR="00034547" w:rsidRPr="00034547">
          <w:rPr>
            <w:color w:val="222222"/>
            <w:highlight w:val="green"/>
            <w:shd w:val="clear" w:color="auto" w:fill="FFFFFF"/>
            <w:rPrChange w:id="256"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57" w:author="CCAM" w:date="2026-09-19T22:40:00Z">
              <w:rPr>
                <w:color w:val="222222"/>
                <w:shd w:val="clear" w:color="auto" w:fill="FFFFFF"/>
              </w:rPr>
            </w:rPrChange>
          </w:rPr>
          <w:t>Regmi</w:t>
        </w:r>
        <w:proofErr w:type="spellEnd"/>
        <w:r w:rsidR="00034547" w:rsidRPr="00034547">
          <w:rPr>
            <w:color w:val="222222"/>
            <w:highlight w:val="green"/>
            <w:shd w:val="clear" w:color="auto" w:fill="FFFFFF"/>
            <w:rPrChange w:id="258"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59" w:author="CCAM" w:date="2026-09-19T22:40:00Z">
              <w:rPr>
                <w:color w:val="222222"/>
                <w:shd w:val="clear" w:color="auto" w:fill="FFFFFF"/>
              </w:rPr>
            </w:rPrChange>
          </w:rPr>
          <w:t>Onche</w:t>
        </w:r>
        <w:proofErr w:type="spellEnd"/>
        <w:r w:rsidR="00034547" w:rsidRPr="00034547">
          <w:rPr>
            <w:color w:val="222222"/>
            <w:highlight w:val="green"/>
            <w:shd w:val="clear" w:color="auto" w:fill="FFFFFF"/>
            <w:rPrChange w:id="260" w:author="CCAM" w:date="2026-09-19T22:40:00Z">
              <w:rPr>
                <w:color w:val="222222"/>
                <w:shd w:val="clear" w:color="auto" w:fill="FFFFFF"/>
              </w:rPr>
            </w:rPrChange>
          </w:rPr>
          <w:t xml:space="preserve">, Van </w:t>
        </w:r>
        <w:proofErr w:type="spellStart"/>
        <w:r w:rsidR="00034547" w:rsidRPr="00034547">
          <w:rPr>
            <w:color w:val="222222"/>
            <w:highlight w:val="green"/>
            <w:shd w:val="clear" w:color="auto" w:fill="FFFFFF"/>
            <w:rPrChange w:id="261" w:author="CCAM" w:date="2026-09-19T22:40:00Z">
              <w:rPr>
                <w:color w:val="222222"/>
                <w:shd w:val="clear" w:color="auto" w:fill="FFFFFF"/>
              </w:rPr>
            </w:rPrChange>
          </w:rPr>
          <w:t>Teijlingen</w:t>
        </w:r>
        <w:proofErr w:type="spellEnd"/>
        <w:r w:rsidR="00034547" w:rsidRPr="00034547">
          <w:rPr>
            <w:color w:val="222222"/>
            <w:highlight w:val="green"/>
            <w:shd w:val="clear" w:color="auto" w:fill="FFFFFF"/>
            <w:rPrChange w:id="262" w:author="CCAM" w:date="2026-09-19T22:40:00Z">
              <w:rPr>
                <w:color w:val="222222"/>
                <w:shd w:val="clear" w:color="auto" w:fill="FFFFFF"/>
              </w:rPr>
            </w:rPrChange>
          </w:rPr>
          <w:t xml:space="preserve">, &amp; </w:t>
        </w:r>
        <w:proofErr w:type="spellStart"/>
        <w:r w:rsidR="00034547" w:rsidRPr="00034547">
          <w:rPr>
            <w:color w:val="222222"/>
            <w:highlight w:val="green"/>
            <w:shd w:val="clear" w:color="auto" w:fill="FFFFFF"/>
            <w:rPrChange w:id="263" w:author="CCAM" w:date="2026-09-19T22:40:00Z">
              <w:rPr>
                <w:color w:val="222222"/>
                <w:shd w:val="clear" w:color="auto" w:fill="FFFFFF"/>
              </w:rPr>
            </w:rPrChange>
          </w:rPr>
          <w:t>Trenoweth</w:t>
        </w:r>
        <w:proofErr w:type="spellEnd"/>
        <w:r w:rsidR="00034547" w:rsidRPr="00034547">
          <w:rPr>
            <w:color w:val="222222"/>
            <w:highlight w:val="green"/>
            <w:shd w:val="clear" w:color="auto" w:fill="FFFFFF"/>
            <w:rPrChange w:id="264" w:author="CCAM" w:date="2026-09-19T22:40:00Z">
              <w:rPr>
                <w:color w:val="222222"/>
                <w:shd w:val="clear" w:color="auto" w:fill="FFFFFF"/>
              </w:rPr>
            </w:rPrChange>
          </w:rPr>
          <w:t>, 2018). When left untreated, these conditions significantly fuel rising suicide rates, contributing to more than 700,000 deaths each year across the globe (</w:t>
        </w:r>
        <w:proofErr w:type="spellStart"/>
        <w:r w:rsidR="00034547" w:rsidRPr="00034547">
          <w:rPr>
            <w:color w:val="222222"/>
            <w:highlight w:val="green"/>
            <w:shd w:val="clear" w:color="auto" w:fill="FFFFFF"/>
            <w:rPrChange w:id="265" w:author="CCAM" w:date="2026-09-19T22:40:00Z">
              <w:rPr>
                <w:color w:val="222222"/>
                <w:shd w:val="clear" w:color="auto" w:fill="FFFFFF"/>
              </w:rPr>
            </w:rPrChange>
          </w:rPr>
          <w:t>Babajani</w:t>
        </w:r>
        <w:proofErr w:type="spellEnd"/>
        <w:r w:rsidR="00034547" w:rsidRPr="00034547">
          <w:rPr>
            <w:color w:val="222222"/>
            <w:highlight w:val="green"/>
            <w:shd w:val="clear" w:color="auto" w:fill="FFFFFF"/>
            <w:rPrChange w:id="266"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67" w:author="CCAM" w:date="2026-09-19T22:40:00Z">
              <w:rPr>
                <w:color w:val="222222"/>
                <w:shd w:val="clear" w:color="auto" w:fill="FFFFFF"/>
              </w:rPr>
            </w:rPrChange>
          </w:rPr>
          <w:t>Salari</w:t>
        </w:r>
        <w:proofErr w:type="spellEnd"/>
        <w:r w:rsidR="00034547" w:rsidRPr="00034547">
          <w:rPr>
            <w:color w:val="222222"/>
            <w:highlight w:val="green"/>
            <w:shd w:val="clear" w:color="auto" w:fill="FFFFFF"/>
            <w:rPrChange w:id="268" w:author="CCAM" w:date="2026-09-19T22:40:00Z">
              <w:rPr>
                <w:color w:val="222222"/>
                <w:shd w:val="clear" w:color="auto" w:fill="FFFFFF"/>
              </w:rPr>
            </w:rPrChange>
          </w:rPr>
          <w:t xml:space="preserve">, Hosseinian-Far, </w:t>
        </w:r>
        <w:proofErr w:type="spellStart"/>
        <w:r w:rsidR="00034547" w:rsidRPr="00034547">
          <w:rPr>
            <w:color w:val="222222"/>
            <w:highlight w:val="green"/>
            <w:shd w:val="clear" w:color="auto" w:fill="FFFFFF"/>
            <w:rPrChange w:id="269" w:author="CCAM" w:date="2026-09-19T22:40:00Z">
              <w:rPr>
                <w:color w:val="222222"/>
                <w:shd w:val="clear" w:color="auto" w:fill="FFFFFF"/>
              </w:rPr>
            </w:rPrChange>
          </w:rPr>
          <w:t>Abdoli</w:t>
        </w:r>
        <w:proofErr w:type="spellEnd"/>
        <w:r w:rsidR="00034547" w:rsidRPr="00034547">
          <w:rPr>
            <w:color w:val="222222"/>
            <w:highlight w:val="green"/>
            <w:shd w:val="clear" w:color="auto" w:fill="FFFFFF"/>
            <w:rPrChange w:id="270"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71" w:author="CCAM" w:date="2026-09-19T22:40:00Z">
              <w:rPr>
                <w:color w:val="222222"/>
                <w:shd w:val="clear" w:color="auto" w:fill="FFFFFF"/>
              </w:rPr>
            </w:rPrChange>
          </w:rPr>
          <w:t>Mosafer</w:t>
        </w:r>
        <w:proofErr w:type="spellEnd"/>
        <w:r w:rsidR="00034547" w:rsidRPr="00034547">
          <w:rPr>
            <w:color w:val="222222"/>
            <w:highlight w:val="green"/>
            <w:shd w:val="clear" w:color="auto" w:fill="FFFFFF"/>
            <w:rPrChange w:id="272"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73" w:author="CCAM" w:date="2026-09-19T22:40:00Z">
              <w:rPr>
                <w:color w:val="222222"/>
                <w:shd w:val="clear" w:color="auto" w:fill="FFFFFF"/>
              </w:rPr>
            </w:rPrChange>
          </w:rPr>
          <w:t>Heidarian</w:t>
        </w:r>
        <w:proofErr w:type="spellEnd"/>
        <w:r w:rsidR="00034547" w:rsidRPr="00034547">
          <w:rPr>
            <w:color w:val="222222"/>
            <w:highlight w:val="green"/>
            <w:shd w:val="clear" w:color="auto" w:fill="FFFFFF"/>
            <w:rPrChange w:id="274" w:author="CCAM" w:date="2026-09-19T22:40:00Z">
              <w:rPr>
                <w:color w:val="222222"/>
                <w:shd w:val="clear" w:color="auto" w:fill="FFFFFF"/>
              </w:rPr>
            </w:rPrChange>
          </w:rPr>
          <w:t>, &amp; Mohammadi, 2024</w:t>
        </w:r>
      </w:ins>
      <w:ins w:id="275" w:author="CCAM" w:date="2026-09-19T22:52:00Z">
        <w:r w:rsidR="003F134F">
          <w:rPr>
            <w:color w:val="222222"/>
            <w:highlight w:val="green"/>
            <w:shd w:val="clear" w:color="auto" w:fill="FFFFFF"/>
          </w:rPr>
          <w:t xml:space="preserve">; </w:t>
        </w:r>
        <w:r w:rsidR="003F134F" w:rsidRPr="001E2886">
          <w:rPr>
            <w:color w:val="222222"/>
            <w:shd w:val="clear" w:color="auto" w:fill="FFFFFF"/>
          </w:rPr>
          <w:t>Alabi,</w:t>
        </w:r>
        <w:r w:rsidR="003F134F" w:rsidRPr="000F026B">
          <w:rPr>
            <w:color w:val="222222"/>
            <w:shd w:val="clear" w:color="auto" w:fill="FFFFFF"/>
          </w:rPr>
          <w:t xml:space="preserve"> </w:t>
        </w:r>
        <w:r w:rsidR="003F134F" w:rsidRPr="001E2886">
          <w:rPr>
            <w:color w:val="222222"/>
            <w:shd w:val="clear" w:color="auto" w:fill="FFFFFF"/>
          </w:rPr>
          <w:t xml:space="preserve">Alabi, </w:t>
        </w:r>
        <w:proofErr w:type="spellStart"/>
        <w:r w:rsidR="003F134F" w:rsidRPr="001E2886">
          <w:rPr>
            <w:color w:val="222222"/>
            <w:shd w:val="clear" w:color="auto" w:fill="FFFFFF"/>
          </w:rPr>
          <w:t>Ayinde</w:t>
        </w:r>
        <w:proofErr w:type="spellEnd"/>
        <w:r w:rsidR="003F134F" w:rsidRPr="001E2886">
          <w:rPr>
            <w:color w:val="222222"/>
            <w:shd w:val="clear" w:color="auto" w:fill="FFFFFF"/>
          </w:rPr>
          <w:t xml:space="preserve">, and </w:t>
        </w:r>
        <w:proofErr w:type="spellStart"/>
        <w:r w:rsidR="003F134F" w:rsidRPr="001E2886">
          <w:rPr>
            <w:color w:val="222222"/>
            <w:shd w:val="clear" w:color="auto" w:fill="FFFFFF"/>
          </w:rPr>
          <w:t>Abdulmalik</w:t>
        </w:r>
        <w:proofErr w:type="spellEnd"/>
        <w:r w:rsidR="003F134F" w:rsidRPr="001E2886">
          <w:rPr>
            <w:color w:val="222222"/>
            <w:shd w:val="clear" w:color="auto" w:fill="FFFFFF"/>
          </w:rPr>
          <w:t>,</w:t>
        </w:r>
        <w:r w:rsidR="003F134F" w:rsidRPr="000F026B">
          <w:rPr>
            <w:color w:val="222222"/>
            <w:shd w:val="clear" w:color="auto" w:fill="FFFFFF"/>
          </w:rPr>
          <w:t xml:space="preserve"> </w:t>
        </w:r>
        <w:r w:rsidR="003F134F" w:rsidRPr="001E2886">
          <w:rPr>
            <w:color w:val="222222"/>
            <w:shd w:val="clear" w:color="auto" w:fill="FFFFFF"/>
          </w:rPr>
          <w:t>2015</w:t>
        </w:r>
      </w:ins>
      <w:ins w:id="276" w:author="CCAM" w:date="2026-09-19T22:40:00Z">
        <w:r w:rsidR="00034547" w:rsidRPr="00034547">
          <w:rPr>
            <w:color w:val="222222"/>
            <w:highlight w:val="green"/>
            <w:shd w:val="clear" w:color="auto" w:fill="FFFFFF"/>
            <w:rPrChange w:id="277" w:author="CCAM" w:date="2026-09-19T22:40:00Z">
              <w:rPr>
                <w:color w:val="222222"/>
                <w:shd w:val="clear" w:color="auto" w:fill="FFFFFF"/>
              </w:rPr>
            </w:rPrChange>
          </w:rPr>
          <w:t>). Among adolescents and young people, suicide now stands as the second leading cause of death, a reality that is especially troubling in Low- and Middle-Income Countries (LMICs), where over 70% of mental illness cases occur and access to mental health care remains severely limited (</w:t>
        </w:r>
        <w:proofErr w:type="spellStart"/>
        <w:r w:rsidR="00034547" w:rsidRPr="00034547">
          <w:rPr>
            <w:color w:val="222222"/>
            <w:highlight w:val="green"/>
            <w:shd w:val="clear" w:color="auto" w:fill="FFFFFF"/>
            <w:rPrChange w:id="278" w:author="CCAM" w:date="2026-09-19T22:40:00Z">
              <w:rPr>
                <w:color w:val="222222"/>
                <w:shd w:val="clear" w:color="auto" w:fill="FFFFFF"/>
              </w:rPr>
            </w:rPrChange>
          </w:rPr>
          <w:t>DadeMatthews</w:t>
        </w:r>
        <w:proofErr w:type="spellEnd"/>
        <w:r w:rsidR="00034547" w:rsidRPr="00034547">
          <w:rPr>
            <w:color w:val="222222"/>
            <w:highlight w:val="green"/>
            <w:shd w:val="clear" w:color="auto" w:fill="FFFFFF"/>
            <w:rPrChange w:id="279"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80" w:author="CCAM" w:date="2026-09-19T22:40:00Z">
              <w:rPr>
                <w:color w:val="222222"/>
                <w:shd w:val="clear" w:color="auto" w:fill="FFFFFF"/>
              </w:rPr>
            </w:rPrChange>
          </w:rPr>
          <w:t>Nzeakah</w:t>
        </w:r>
        <w:proofErr w:type="spellEnd"/>
        <w:r w:rsidR="00034547" w:rsidRPr="00034547">
          <w:rPr>
            <w:color w:val="222222"/>
            <w:highlight w:val="green"/>
            <w:shd w:val="clear" w:color="auto" w:fill="FFFFFF"/>
            <w:rPrChange w:id="281"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82" w:author="CCAM" w:date="2026-09-19T22:40:00Z">
              <w:rPr>
                <w:color w:val="222222"/>
                <w:shd w:val="clear" w:color="auto" w:fill="FFFFFF"/>
              </w:rPr>
            </w:rPrChange>
          </w:rPr>
          <w:t>Onofa</w:t>
        </w:r>
        <w:proofErr w:type="spellEnd"/>
        <w:r w:rsidR="00034547" w:rsidRPr="00034547">
          <w:rPr>
            <w:color w:val="222222"/>
            <w:highlight w:val="green"/>
            <w:shd w:val="clear" w:color="auto" w:fill="FFFFFF"/>
            <w:rPrChange w:id="283" w:author="CCAM" w:date="2026-09-19T22:40:00Z">
              <w:rPr>
                <w:color w:val="222222"/>
                <w:shd w:val="clear" w:color="auto" w:fill="FFFFFF"/>
              </w:rPr>
            </w:rPrChange>
          </w:rPr>
          <w:t xml:space="preserve">, </w:t>
        </w:r>
        <w:proofErr w:type="spellStart"/>
        <w:r w:rsidR="00034547" w:rsidRPr="00034547">
          <w:rPr>
            <w:color w:val="222222"/>
            <w:highlight w:val="green"/>
            <w:shd w:val="clear" w:color="auto" w:fill="FFFFFF"/>
            <w:rPrChange w:id="284" w:author="CCAM" w:date="2026-09-19T22:40:00Z">
              <w:rPr>
                <w:color w:val="222222"/>
                <w:shd w:val="clear" w:color="auto" w:fill="FFFFFF"/>
              </w:rPr>
            </w:rPrChange>
          </w:rPr>
          <w:t>DadeMatthews</w:t>
        </w:r>
        <w:proofErr w:type="spellEnd"/>
        <w:r w:rsidR="00034547" w:rsidRPr="00034547">
          <w:rPr>
            <w:color w:val="222222"/>
            <w:highlight w:val="green"/>
            <w:shd w:val="clear" w:color="auto" w:fill="FFFFFF"/>
            <w:rPrChange w:id="285" w:author="CCAM" w:date="2026-09-19T22:40:00Z">
              <w:rPr>
                <w:color w:val="222222"/>
                <w:shd w:val="clear" w:color="auto" w:fill="FFFFFF"/>
              </w:rPr>
            </w:rPrChange>
          </w:rPr>
          <w:t xml:space="preserve">, &amp; </w:t>
        </w:r>
        <w:proofErr w:type="spellStart"/>
        <w:r w:rsidR="00034547" w:rsidRPr="00034547">
          <w:rPr>
            <w:color w:val="222222"/>
            <w:highlight w:val="green"/>
            <w:shd w:val="clear" w:color="auto" w:fill="FFFFFF"/>
            <w:rPrChange w:id="286" w:author="CCAM" w:date="2026-09-19T22:40:00Z">
              <w:rPr>
                <w:color w:val="222222"/>
                <w:shd w:val="clear" w:color="auto" w:fill="FFFFFF"/>
              </w:rPr>
            </w:rPrChange>
          </w:rPr>
          <w:t>Ogundare</w:t>
        </w:r>
        <w:proofErr w:type="spellEnd"/>
        <w:r w:rsidR="00034547" w:rsidRPr="00034547">
          <w:rPr>
            <w:color w:val="222222"/>
            <w:highlight w:val="green"/>
            <w:shd w:val="clear" w:color="auto" w:fill="FFFFFF"/>
            <w:rPrChange w:id="287" w:author="CCAM" w:date="2026-09-19T22:40:00Z">
              <w:rPr>
                <w:color w:val="222222"/>
                <w:shd w:val="clear" w:color="auto" w:fill="FFFFFF"/>
              </w:rPr>
            </w:rPrChange>
          </w:rPr>
          <w:t>, 2024).</w:t>
        </w:r>
      </w:ins>
      <w:ins w:id="288" w:author="usher" w:date="2026-03-08T06:01:00Z">
        <w:del w:id="289" w:author="CCAM" w:date="2026-09-19T22:40:00Z">
          <w:r w:rsidR="00ED5025" w:rsidRPr="00034547" w:rsidDel="00034547">
            <w:rPr>
              <w:highlight w:val="green"/>
              <w:rPrChange w:id="290" w:author="CCAM" w:date="2026-09-19T22:40:00Z">
                <w:rPr/>
              </w:rPrChange>
            </w:rPr>
            <w:delText>Depression, including several other mental illnesses are associated with an increased risk of suicide</w:delText>
          </w:r>
        </w:del>
      </w:ins>
      <w:ins w:id="291" w:author="usher" w:date="2026-03-08T06:07:00Z">
        <w:del w:id="292" w:author="CCAM" w:date="2026-09-19T22:40:00Z">
          <w:r w:rsidR="00F05EEE" w:rsidRPr="00034547" w:rsidDel="00034547">
            <w:rPr>
              <w:highlight w:val="green"/>
              <w:rPrChange w:id="293" w:author="CCAM" w:date="2026-09-19T22:40:00Z">
                <w:rPr/>
              </w:rPrChange>
            </w:rPr>
            <w:delText xml:space="preserve"> </w:delText>
          </w:r>
        </w:del>
      </w:ins>
      <w:ins w:id="294" w:author="usher" w:date="2026-03-08T12:42:00Z">
        <w:del w:id="295" w:author="CCAM" w:date="2026-09-19T22:40:00Z">
          <w:r w:rsidR="00DD1296" w:rsidRPr="00034547" w:rsidDel="00034547">
            <w:rPr>
              <w:highlight w:val="green"/>
              <w:rPrChange w:id="296" w:author="CCAM" w:date="2026-09-19T22:40:00Z">
                <w:rPr/>
              </w:rPrChange>
            </w:rPr>
            <w:delText>(</w:delText>
          </w:r>
        </w:del>
      </w:ins>
      <w:ins w:id="297" w:author="usher" w:date="2026-03-08T06:07:00Z">
        <w:del w:id="298" w:author="CCAM" w:date="2026-09-19T22:40:00Z">
          <w:r w:rsidR="00F05EEE" w:rsidRPr="00034547" w:rsidDel="00034547">
            <w:rPr>
              <w:color w:val="222222"/>
              <w:highlight w:val="green"/>
              <w:shd w:val="clear" w:color="auto" w:fill="FFFFFF"/>
              <w:rPrChange w:id="299" w:author="CCAM" w:date="2026-09-19T22:40:00Z">
                <w:rPr>
                  <w:rFonts w:ascii="Arial" w:hAnsi="Arial" w:cs="Arial"/>
                  <w:color w:val="222222"/>
                  <w:sz w:val="20"/>
                  <w:szCs w:val="20"/>
                  <w:shd w:val="clear" w:color="auto" w:fill="FFFFFF"/>
                </w:rPr>
              </w:rPrChange>
            </w:rPr>
            <w:delText>Alloh, F</w:delText>
          </w:r>
        </w:del>
      </w:ins>
      <w:ins w:id="300" w:author="usher" w:date="2026-03-08T06:08:00Z">
        <w:del w:id="301" w:author="CCAM" w:date="2026-09-19T22:40:00Z">
          <w:r w:rsidR="00F05EEE" w:rsidRPr="00034547" w:rsidDel="00034547">
            <w:rPr>
              <w:color w:val="222222"/>
              <w:highlight w:val="green"/>
              <w:shd w:val="clear" w:color="auto" w:fill="FFFFFF"/>
              <w:rPrChange w:id="302" w:author="CCAM" w:date="2026-09-19T22:40:00Z">
                <w:rPr>
                  <w:color w:val="222222"/>
                  <w:shd w:val="clear" w:color="auto" w:fill="FFFFFF"/>
                </w:rPr>
              </w:rPrChange>
            </w:rPr>
            <w:delText xml:space="preserve">olashade, </w:delText>
          </w:r>
        </w:del>
      </w:ins>
      <w:ins w:id="303" w:author="usher" w:date="2026-03-08T06:07:00Z">
        <w:del w:id="304" w:author="CCAM" w:date="2026-09-19T22:40:00Z">
          <w:r w:rsidR="00F05EEE" w:rsidRPr="00034547" w:rsidDel="00034547">
            <w:rPr>
              <w:color w:val="222222"/>
              <w:highlight w:val="green"/>
              <w:shd w:val="clear" w:color="auto" w:fill="FFFFFF"/>
              <w:rPrChange w:id="305" w:author="CCAM" w:date="2026-09-19T22:40:00Z">
                <w:rPr>
                  <w:rFonts w:ascii="Arial" w:hAnsi="Arial" w:cs="Arial"/>
                  <w:color w:val="222222"/>
                  <w:sz w:val="20"/>
                  <w:szCs w:val="20"/>
                  <w:shd w:val="clear" w:color="auto" w:fill="FFFFFF"/>
                </w:rPr>
              </w:rPrChange>
            </w:rPr>
            <w:delText>Regmi, Onche</w:delText>
          </w:r>
        </w:del>
      </w:ins>
      <w:ins w:id="306" w:author="usher" w:date="2026-03-08T06:08:00Z">
        <w:del w:id="307" w:author="CCAM" w:date="2026-09-19T22:40:00Z">
          <w:r w:rsidR="00F05EEE" w:rsidRPr="00034547" w:rsidDel="00034547">
            <w:rPr>
              <w:color w:val="222222"/>
              <w:highlight w:val="green"/>
              <w:shd w:val="clear" w:color="auto" w:fill="FFFFFF"/>
              <w:rPrChange w:id="308" w:author="CCAM" w:date="2026-09-19T22:40:00Z">
                <w:rPr>
                  <w:color w:val="222222"/>
                  <w:shd w:val="clear" w:color="auto" w:fill="FFFFFF"/>
                </w:rPr>
              </w:rPrChange>
            </w:rPr>
            <w:delText>,</w:delText>
          </w:r>
        </w:del>
      </w:ins>
      <w:ins w:id="309" w:author="usher" w:date="2026-03-08T06:07:00Z">
        <w:del w:id="310" w:author="CCAM" w:date="2026-09-19T22:40:00Z">
          <w:r w:rsidR="00F05EEE" w:rsidRPr="00034547" w:rsidDel="00034547">
            <w:rPr>
              <w:color w:val="222222"/>
              <w:highlight w:val="green"/>
              <w:shd w:val="clear" w:color="auto" w:fill="FFFFFF"/>
              <w:rPrChange w:id="311" w:author="CCAM" w:date="2026-09-19T22:40:00Z">
                <w:rPr>
                  <w:rFonts w:ascii="Arial" w:hAnsi="Arial" w:cs="Arial"/>
                  <w:color w:val="222222"/>
                  <w:sz w:val="20"/>
                  <w:szCs w:val="20"/>
                  <w:shd w:val="clear" w:color="auto" w:fill="FFFFFF"/>
                </w:rPr>
              </w:rPrChange>
            </w:rPr>
            <w:delText xml:space="preserve"> Van Teijlingen</w:delText>
          </w:r>
        </w:del>
      </w:ins>
      <w:ins w:id="312" w:author="usher" w:date="2026-03-08T06:08:00Z">
        <w:del w:id="313" w:author="CCAM" w:date="2026-09-19T22:40:00Z">
          <w:r w:rsidR="00F05EEE" w:rsidRPr="00034547" w:rsidDel="00034547">
            <w:rPr>
              <w:color w:val="222222"/>
              <w:highlight w:val="green"/>
              <w:shd w:val="clear" w:color="auto" w:fill="FFFFFF"/>
              <w:rPrChange w:id="314" w:author="CCAM" w:date="2026-09-19T22:40:00Z">
                <w:rPr>
                  <w:color w:val="222222"/>
                  <w:shd w:val="clear" w:color="auto" w:fill="FFFFFF"/>
                </w:rPr>
              </w:rPrChange>
            </w:rPr>
            <w:delText>,</w:delText>
          </w:r>
        </w:del>
      </w:ins>
      <w:ins w:id="315" w:author="usher" w:date="2026-03-08T06:07:00Z">
        <w:del w:id="316" w:author="CCAM" w:date="2026-09-19T22:40:00Z">
          <w:r w:rsidR="00F05EEE" w:rsidRPr="00034547" w:rsidDel="00034547">
            <w:rPr>
              <w:color w:val="222222"/>
              <w:highlight w:val="green"/>
              <w:shd w:val="clear" w:color="auto" w:fill="FFFFFF"/>
              <w:rPrChange w:id="317" w:author="CCAM" w:date="2026-09-19T22:40:00Z">
                <w:rPr>
                  <w:rFonts w:ascii="Arial" w:hAnsi="Arial" w:cs="Arial"/>
                  <w:color w:val="222222"/>
                  <w:sz w:val="20"/>
                  <w:szCs w:val="20"/>
                  <w:shd w:val="clear" w:color="auto" w:fill="FFFFFF"/>
                </w:rPr>
              </w:rPrChange>
            </w:rPr>
            <w:delText xml:space="preserve"> and Trenoweth, 2018</w:delText>
          </w:r>
        </w:del>
      </w:ins>
      <w:ins w:id="318" w:author="usher" w:date="2026-03-08T12:42:00Z">
        <w:del w:id="319" w:author="CCAM" w:date="2026-09-19T22:40:00Z">
          <w:r w:rsidR="00DD1296" w:rsidRPr="00034547" w:rsidDel="00034547">
            <w:rPr>
              <w:color w:val="222222"/>
              <w:highlight w:val="green"/>
              <w:shd w:val="clear" w:color="auto" w:fill="FFFFFF"/>
              <w:rPrChange w:id="320" w:author="CCAM" w:date="2026-09-19T22:40:00Z">
                <w:rPr>
                  <w:color w:val="222222"/>
                  <w:shd w:val="clear" w:color="auto" w:fill="FFFFFF"/>
                </w:rPr>
              </w:rPrChange>
            </w:rPr>
            <w:delText>)</w:delText>
          </w:r>
        </w:del>
      </w:ins>
      <w:ins w:id="321" w:author="usher" w:date="2026-03-08T06:07:00Z">
        <w:del w:id="322" w:author="CCAM" w:date="2026-09-19T22:40:00Z">
          <w:r w:rsidR="00F05EEE" w:rsidRPr="00034547" w:rsidDel="00034547">
            <w:rPr>
              <w:color w:val="222222"/>
              <w:highlight w:val="green"/>
              <w:shd w:val="clear" w:color="auto" w:fill="FFFFFF"/>
              <w:rPrChange w:id="323" w:author="CCAM" w:date="2026-09-19T22:40:00Z">
                <w:rPr>
                  <w:rFonts w:ascii="Arial" w:hAnsi="Arial" w:cs="Arial"/>
                  <w:color w:val="222222"/>
                  <w:sz w:val="20"/>
                  <w:szCs w:val="20"/>
                  <w:shd w:val="clear" w:color="auto" w:fill="FFFFFF"/>
                </w:rPr>
              </w:rPrChange>
            </w:rPr>
            <w:delText>.</w:delText>
          </w:r>
        </w:del>
      </w:ins>
      <w:ins w:id="324" w:author="usher" w:date="2026-03-08T06:08:00Z">
        <w:del w:id="325" w:author="CCAM" w:date="2026-09-19T22:40:00Z">
          <w:r w:rsidR="00F05EEE" w:rsidRPr="00034547" w:rsidDel="00034547">
            <w:rPr>
              <w:color w:val="222222"/>
              <w:highlight w:val="green"/>
              <w:shd w:val="clear" w:color="auto" w:fill="FFFFFF"/>
              <w:rPrChange w:id="326" w:author="CCAM" w:date="2026-09-19T22:40:00Z">
                <w:rPr>
                  <w:color w:val="222222"/>
                  <w:shd w:val="clear" w:color="auto" w:fill="FFFFFF"/>
                </w:rPr>
              </w:rPrChange>
            </w:rPr>
            <w:delText xml:space="preserve"> </w:delText>
          </w:r>
        </w:del>
      </w:ins>
      <w:ins w:id="327" w:author="usher" w:date="2026-03-22T13:56:00Z">
        <w:del w:id="328" w:author="CCAM" w:date="2026-09-19T22:40:00Z">
          <w:r w:rsidR="009B3172" w:rsidRPr="00034547" w:rsidDel="00034547">
            <w:rPr>
              <w:color w:val="222222"/>
              <w:highlight w:val="green"/>
              <w:shd w:val="clear" w:color="auto" w:fill="FFFFFF"/>
              <w:rPrChange w:id="329" w:author="CCAM" w:date="2026-09-19T22:40:00Z">
                <w:rPr>
                  <w:color w:val="222222"/>
                  <w:shd w:val="clear" w:color="auto" w:fill="FFFFFF"/>
                </w:rPr>
              </w:rPrChange>
            </w:rPr>
            <w:delText xml:space="preserve">Untreated mental illnesses </w:delText>
          </w:r>
        </w:del>
      </w:ins>
      <w:ins w:id="330" w:author="usher" w:date="2026-03-22T13:57:00Z">
        <w:del w:id="331" w:author="CCAM" w:date="2026-09-19T22:40:00Z">
          <w:r w:rsidR="00B34A3D" w:rsidRPr="00034547" w:rsidDel="00034547">
            <w:rPr>
              <w:color w:val="222222"/>
              <w:highlight w:val="green"/>
              <w:shd w:val="clear" w:color="auto" w:fill="FFFFFF"/>
              <w:rPrChange w:id="332" w:author="CCAM" w:date="2026-09-19T22:40:00Z">
                <w:rPr>
                  <w:color w:val="222222"/>
                  <w:shd w:val="clear" w:color="auto" w:fill="FFFFFF"/>
                </w:rPr>
              </w:rPrChange>
            </w:rPr>
            <w:delText xml:space="preserve">remain a major association with </w:delText>
          </w:r>
        </w:del>
      </w:ins>
      <w:ins w:id="333" w:author="usher" w:date="2026-03-22T13:58:00Z">
        <w:del w:id="334" w:author="CCAM" w:date="2026-09-19T22:40:00Z">
          <w:r w:rsidR="00B34A3D" w:rsidRPr="00034547" w:rsidDel="00034547">
            <w:rPr>
              <w:color w:val="222222"/>
              <w:highlight w:val="green"/>
              <w:shd w:val="clear" w:color="auto" w:fill="FFFFFF"/>
              <w:rPrChange w:id="335" w:author="CCAM" w:date="2026-09-19T22:40:00Z">
                <w:rPr>
                  <w:color w:val="222222"/>
                  <w:shd w:val="clear" w:color="auto" w:fill="FFFFFF"/>
                </w:rPr>
              </w:rPrChange>
            </w:rPr>
            <w:delText>increase in suicide rate</w:delText>
          </w:r>
        </w:del>
      </w:ins>
      <w:ins w:id="336" w:author="usher" w:date="2026-06-04T17:53:00Z">
        <w:del w:id="337" w:author="CCAM" w:date="2026-09-19T22:40:00Z">
          <w:r w:rsidR="00C23F53" w:rsidRPr="00034547" w:rsidDel="00034547">
            <w:rPr>
              <w:color w:val="222222"/>
              <w:highlight w:val="green"/>
              <w:shd w:val="clear" w:color="auto" w:fill="FFFFFF"/>
              <w:rPrChange w:id="338" w:author="CCAM" w:date="2026-09-19T22:40:00Z">
                <w:rPr>
                  <w:color w:val="222222"/>
                  <w:shd w:val="clear" w:color="auto" w:fill="FFFFFF"/>
                </w:rPr>
              </w:rPrChange>
            </w:rPr>
            <w:delText xml:space="preserve"> </w:delText>
          </w:r>
        </w:del>
      </w:ins>
      <w:ins w:id="339" w:author="usher" w:date="2026-03-22T13:59:00Z">
        <w:del w:id="340" w:author="CCAM" w:date="2026-09-19T22:40:00Z">
          <w:r w:rsidR="00B34A3D" w:rsidRPr="00034547" w:rsidDel="00034547">
            <w:rPr>
              <w:highlight w:val="green"/>
              <w:rPrChange w:id="341" w:author="CCAM" w:date="2026-09-19T22:40:00Z">
                <w:rPr/>
              </w:rPrChange>
            </w:rPr>
            <w:delText>with over</w:delText>
          </w:r>
        </w:del>
      </w:ins>
      <w:ins w:id="342" w:author="usher" w:date="2026-03-08T05:47:00Z">
        <w:del w:id="343" w:author="CCAM" w:date="2026-09-19T22:40:00Z">
          <w:r w:rsidR="005138AE" w:rsidRPr="00034547" w:rsidDel="00034547">
            <w:rPr>
              <w:highlight w:val="green"/>
              <w:rPrChange w:id="344" w:author="CCAM" w:date="2026-09-19T22:40:00Z">
                <w:rPr/>
              </w:rPrChange>
            </w:rPr>
            <w:delText xml:space="preserve"> </w:delText>
          </w:r>
        </w:del>
      </w:ins>
      <w:ins w:id="345" w:author="usher" w:date="2026-03-22T14:07:00Z">
        <w:del w:id="346" w:author="CCAM" w:date="2026-09-19T22:40:00Z">
          <w:r w:rsidR="00461DDB" w:rsidRPr="00034547" w:rsidDel="00034547">
            <w:rPr>
              <w:highlight w:val="green"/>
              <w:rPrChange w:id="347" w:author="CCAM" w:date="2026-09-19T22:40:00Z">
                <w:rPr/>
              </w:rPrChange>
            </w:rPr>
            <w:delText>7</w:delText>
          </w:r>
        </w:del>
      </w:ins>
      <w:ins w:id="348" w:author="usher" w:date="2026-03-08T05:47:00Z">
        <w:del w:id="349" w:author="CCAM" w:date="2026-09-19T22:40:00Z">
          <w:r w:rsidR="005138AE" w:rsidRPr="00034547" w:rsidDel="00034547">
            <w:rPr>
              <w:highlight w:val="green"/>
              <w:rPrChange w:id="350" w:author="CCAM" w:date="2026-09-19T22:40:00Z">
                <w:rPr/>
              </w:rPrChange>
            </w:rPr>
            <w:delText xml:space="preserve">00,000 </w:delText>
          </w:r>
        </w:del>
      </w:ins>
      <w:ins w:id="351" w:author="usher" w:date="2026-03-22T13:59:00Z">
        <w:del w:id="352" w:author="CCAM" w:date="2026-09-19T22:40:00Z">
          <w:r w:rsidR="00B34A3D" w:rsidRPr="00034547" w:rsidDel="00034547">
            <w:rPr>
              <w:highlight w:val="green"/>
              <w:rPrChange w:id="353" w:author="CCAM" w:date="2026-09-19T22:40:00Z">
                <w:rPr/>
              </w:rPrChange>
            </w:rPr>
            <w:delText>deaths recorded annually</w:delText>
          </w:r>
        </w:del>
      </w:ins>
      <w:ins w:id="354" w:author="usher" w:date="2026-03-22T14:07:00Z">
        <w:del w:id="355" w:author="CCAM" w:date="2026-09-19T22:40:00Z">
          <w:r w:rsidR="00C82012" w:rsidRPr="00034547" w:rsidDel="00034547">
            <w:rPr>
              <w:highlight w:val="green"/>
              <w:rPrChange w:id="356" w:author="CCAM" w:date="2026-09-19T22:40:00Z">
                <w:rPr/>
              </w:rPrChange>
            </w:rPr>
            <w:delText xml:space="preserve"> </w:delText>
          </w:r>
        </w:del>
      </w:ins>
      <w:ins w:id="357" w:author="usher" w:date="2026-03-22T14:08:00Z">
        <w:del w:id="358" w:author="CCAM" w:date="2026-09-19T22:40:00Z">
          <w:r w:rsidR="00C82012" w:rsidRPr="00034547" w:rsidDel="00034547">
            <w:rPr>
              <w:highlight w:val="green"/>
              <w:rPrChange w:id="359" w:author="CCAM" w:date="2026-09-19T22:40:00Z">
                <w:rPr/>
              </w:rPrChange>
            </w:rPr>
            <w:delText>(</w:delText>
          </w:r>
        </w:del>
      </w:ins>
      <w:ins w:id="360" w:author="usher" w:date="2026-03-22T14:07:00Z">
        <w:del w:id="361" w:author="CCAM" w:date="2026-09-19T22:40:00Z">
          <w:r w:rsidR="00C82012" w:rsidRPr="00034547" w:rsidDel="00034547">
            <w:rPr>
              <w:color w:val="222222"/>
              <w:highlight w:val="green"/>
              <w:shd w:val="clear" w:color="auto" w:fill="FFFFFF"/>
              <w:rPrChange w:id="362" w:author="CCAM" w:date="2026-09-19T22:40:00Z">
                <w:rPr>
                  <w:rFonts w:ascii="Arial" w:hAnsi="Arial" w:cs="Arial"/>
                  <w:color w:val="222222"/>
                  <w:sz w:val="20"/>
                  <w:szCs w:val="20"/>
                  <w:shd w:val="clear" w:color="auto" w:fill="FFFFFF"/>
                </w:rPr>
              </w:rPrChange>
            </w:rPr>
            <w:delText>Babajani</w:delText>
          </w:r>
        </w:del>
      </w:ins>
      <w:ins w:id="363" w:author="usher" w:date="2026-03-22T14:09:00Z">
        <w:del w:id="364" w:author="CCAM" w:date="2026-09-19T22:40:00Z">
          <w:r w:rsidR="00C82012" w:rsidRPr="00034547" w:rsidDel="00034547">
            <w:rPr>
              <w:color w:val="222222"/>
              <w:highlight w:val="green"/>
              <w:shd w:val="clear" w:color="auto" w:fill="FFFFFF"/>
              <w:rPrChange w:id="365" w:author="CCAM" w:date="2026-09-19T22:40:00Z">
                <w:rPr>
                  <w:color w:val="222222"/>
                  <w:shd w:val="clear" w:color="auto" w:fill="FFFFFF"/>
                </w:rPr>
              </w:rPrChange>
            </w:rPr>
            <w:delText xml:space="preserve">, </w:delText>
          </w:r>
        </w:del>
      </w:ins>
      <w:ins w:id="366" w:author="usher" w:date="2026-03-22T14:07:00Z">
        <w:del w:id="367" w:author="CCAM" w:date="2026-09-19T22:40:00Z">
          <w:r w:rsidR="00C82012" w:rsidRPr="00034547" w:rsidDel="00034547">
            <w:rPr>
              <w:color w:val="222222"/>
              <w:highlight w:val="green"/>
              <w:shd w:val="clear" w:color="auto" w:fill="FFFFFF"/>
              <w:rPrChange w:id="368" w:author="CCAM" w:date="2026-09-19T22:40:00Z">
                <w:rPr>
                  <w:rFonts w:ascii="Arial" w:hAnsi="Arial" w:cs="Arial"/>
                  <w:color w:val="222222"/>
                  <w:sz w:val="20"/>
                  <w:szCs w:val="20"/>
                  <w:shd w:val="clear" w:color="auto" w:fill="FFFFFF"/>
                </w:rPr>
              </w:rPrChange>
            </w:rPr>
            <w:delText>Salari,</w:delText>
          </w:r>
        </w:del>
      </w:ins>
      <w:ins w:id="369" w:author="usher" w:date="2026-03-22T14:08:00Z">
        <w:del w:id="370" w:author="CCAM" w:date="2026-09-19T22:40:00Z">
          <w:r w:rsidR="00C82012" w:rsidRPr="00034547" w:rsidDel="00034547">
            <w:rPr>
              <w:color w:val="222222"/>
              <w:highlight w:val="green"/>
              <w:shd w:val="clear" w:color="auto" w:fill="FFFFFF"/>
              <w:rPrChange w:id="371" w:author="CCAM" w:date="2026-09-19T22:40:00Z">
                <w:rPr>
                  <w:color w:val="222222"/>
                  <w:shd w:val="clear" w:color="auto" w:fill="FFFFFF"/>
                </w:rPr>
              </w:rPrChange>
            </w:rPr>
            <w:delText xml:space="preserve"> </w:delText>
          </w:r>
        </w:del>
      </w:ins>
      <w:ins w:id="372" w:author="usher" w:date="2026-03-22T14:07:00Z">
        <w:del w:id="373" w:author="CCAM" w:date="2026-09-19T22:40:00Z">
          <w:r w:rsidR="00C82012" w:rsidRPr="00034547" w:rsidDel="00034547">
            <w:rPr>
              <w:color w:val="222222"/>
              <w:highlight w:val="green"/>
              <w:shd w:val="clear" w:color="auto" w:fill="FFFFFF"/>
              <w:rPrChange w:id="374" w:author="CCAM" w:date="2026-09-19T22:40:00Z">
                <w:rPr>
                  <w:rFonts w:ascii="Arial" w:hAnsi="Arial" w:cs="Arial"/>
                  <w:color w:val="222222"/>
                  <w:sz w:val="20"/>
                  <w:szCs w:val="20"/>
                  <w:shd w:val="clear" w:color="auto" w:fill="FFFFFF"/>
                </w:rPr>
              </w:rPrChange>
            </w:rPr>
            <w:delText>Hosseinian-Far, Abdoli</w:delText>
          </w:r>
        </w:del>
      </w:ins>
      <w:ins w:id="375" w:author="usher" w:date="2026-03-22T14:08:00Z">
        <w:del w:id="376" w:author="CCAM" w:date="2026-09-19T22:40:00Z">
          <w:r w:rsidR="00C82012" w:rsidRPr="00034547" w:rsidDel="00034547">
            <w:rPr>
              <w:color w:val="222222"/>
              <w:highlight w:val="green"/>
              <w:shd w:val="clear" w:color="auto" w:fill="FFFFFF"/>
              <w:rPrChange w:id="377" w:author="CCAM" w:date="2026-09-19T22:40:00Z">
                <w:rPr>
                  <w:color w:val="222222"/>
                  <w:shd w:val="clear" w:color="auto" w:fill="FFFFFF"/>
                </w:rPr>
              </w:rPrChange>
            </w:rPr>
            <w:delText>,</w:delText>
          </w:r>
        </w:del>
      </w:ins>
      <w:ins w:id="378" w:author="usher" w:date="2026-03-22T14:07:00Z">
        <w:del w:id="379" w:author="CCAM" w:date="2026-09-19T22:40:00Z">
          <w:r w:rsidR="00C82012" w:rsidRPr="00034547" w:rsidDel="00034547">
            <w:rPr>
              <w:color w:val="222222"/>
              <w:highlight w:val="green"/>
              <w:shd w:val="clear" w:color="auto" w:fill="FFFFFF"/>
              <w:rPrChange w:id="380" w:author="CCAM" w:date="2026-09-19T22:40:00Z">
                <w:rPr>
                  <w:rFonts w:ascii="Arial" w:hAnsi="Arial" w:cs="Arial"/>
                  <w:color w:val="222222"/>
                  <w:sz w:val="20"/>
                  <w:szCs w:val="20"/>
                  <w:shd w:val="clear" w:color="auto" w:fill="FFFFFF"/>
                </w:rPr>
              </w:rPrChange>
            </w:rPr>
            <w:delText xml:space="preserve"> Mosafer, Heidarian, and Mohammadi, 2024</w:delText>
          </w:r>
        </w:del>
      </w:ins>
      <w:ins w:id="381" w:author="usher" w:date="2026-03-22T14:08:00Z">
        <w:del w:id="382" w:author="CCAM" w:date="2026-09-19T22:40:00Z">
          <w:r w:rsidR="00C82012" w:rsidRPr="00034547" w:rsidDel="00034547">
            <w:rPr>
              <w:color w:val="222222"/>
              <w:highlight w:val="green"/>
              <w:shd w:val="clear" w:color="auto" w:fill="FFFFFF"/>
              <w:rPrChange w:id="383" w:author="CCAM" w:date="2026-09-19T22:40:00Z">
                <w:rPr>
                  <w:color w:val="222222"/>
                  <w:shd w:val="clear" w:color="auto" w:fill="FFFFFF"/>
                </w:rPr>
              </w:rPrChange>
            </w:rPr>
            <w:delText xml:space="preserve">). </w:delText>
          </w:r>
        </w:del>
      </w:ins>
      <w:ins w:id="384" w:author="usher" w:date="2026-03-22T14:00:00Z">
        <w:del w:id="385" w:author="CCAM" w:date="2026-09-19T22:40:00Z">
          <w:r w:rsidR="00B34A3D" w:rsidRPr="00034547" w:rsidDel="00034547">
            <w:rPr>
              <w:highlight w:val="green"/>
              <w:rPrChange w:id="386" w:author="CCAM" w:date="2026-09-19T22:40:00Z">
                <w:rPr/>
              </w:rPrChange>
            </w:rPr>
            <w:delText xml:space="preserve">It is </w:delText>
          </w:r>
        </w:del>
      </w:ins>
      <w:ins w:id="387" w:author="usher" w:date="2026-03-08T05:47:00Z">
        <w:del w:id="388" w:author="CCAM" w:date="2026-09-19T22:40:00Z">
          <w:r w:rsidR="005138AE" w:rsidRPr="00034547" w:rsidDel="00034547">
            <w:rPr>
              <w:highlight w:val="green"/>
              <w:rPrChange w:id="389" w:author="CCAM" w:date="2026-09-19T22:40:00Z">
                <w:rPr/>
              </w:rPrChange>
            </w:rPr>
            <w:delText xml:space="preserve">the second highest cause of deaths among </w:delText>
          </w:r>
        </w:del>
      </w:ins>
      <w:ins w:id="390" w:author="usher" w:date="2026-06-04T17:55:00Z">
        <w:del w:id="391" w:author="CCAM" w:date="2026-09-19T22:40:00Z">
          <w:r w:rsidR="00B34970" w:rsidRPr="00034547" w:rsidDel="00034547">
            <w:rPr>
              <w:highlight w:val="green"/>
              <w:rPrChange w:id="392" w:author="CCAM" w:date="2026-09-19T22:40:00Z">
                <w:rPr/>
              </w:rPrChange>
            </w:rPr>
            <w:delText>adolescents and young people</w:delText>
          </w:r>
        </w:del>
      </w:ins>
      <w:ins w:id="393" w:author="usher" w:date="2026-03-22T14:00:00Z">
        <w:del w:id="394" w:author="CCAM" w:date="2026-09-19T22:40:00Z">
          <w:r w:rsidR="00573303" w:rsidRPr="00034547" w:rsidDel="00034547">
            <w:rPr>
              <w:highlight w:val="green"/>
              <w:rPrChange w:id="395" w:author="CCAM" w:date="2026-09-19T22:40:00Z">
                <w:rPr/>
              </w:rPrChange>
            </w:rPr>
            <w:delText xml:space="preserve"> and a major</w:delText>
          </w:r>
        </w:del>
      </w:ins>
      <w:ins w:id="396" w:author="usher" w:date="2026-03-08T05:47:00Z">
        <w:del w:id="397" w:author="CCAM" w:date="2026-09-19T22:40:00Z">
          <w:r w:rsidR="005138AE" w:rsidRPr="00034547" w:rsidDel="00034547">
            <w:rPr>
              <w:highlight w:val="green"/>
              <w:rPrChange w:id="398" w:author="CCAM" w:date="2026-09-19T22:40:00Z">
                <w:rPr/>
              </w:rPrChange>
            </w:rPr>
            <w:delText xml:space="preserve"> concern </w:delText>
          </w:r>
        </w:del>
      </w:ins>
      <w:ins w:id="399" w:author="usher" w:date="2026-03-22T14:01:00Z">
        <w:del w:id="400" w:author="CCAM" w:date="2026-09-19T22:40:00Z">
          <w:r w:rsidR="00573303" w:rsidRPr="00034547" w:rsidDel="00034547">
            <w:rPr>
              <w:highlight w:val="green"/>
              <w:rPrChange w:id="401" w:author="CCAM" w:date="2026-09-19T22:40:00Z">
                <w:rPr/>
              </w:rPrChange>
            </w:rPr>
            <w:delText xml:space="preserve">particularly </w:delText>
          </w:r>
        </w:del>
      </w:ins>
      <w:ins w:id="402" w:author="usher" w:date="2026-03-08T05:47:00Z">
        <w:del w:id="403" w:author="CCAM" w:date="2026-09-19T22:40:00Z">
          <w:r w:rsidR="005138AE" w:rsidRPr="00034547" w:rsidDel="00034547">
            <w:rPr>
              <w:highlight w:val="green"/>
              <w:rPrChange w:id="404" w:author="CCAM" w:date="2026-09-19T22:40:00Z">
                <w:rPr/>
              </w:rPrChange>
            </w:rPr>
            <w:delText>in Low and Middle-Income Countries (LMICs) where more than 70% of mental illnesses occur</w:delText>
          </w:r>
        </w:del>
      </w:ins>
      <w:ins w:id="405" w:author="usher" w:date="2026-03-22T14:02:00Z">
        <w:del w:id="406" w:author="CCAM" w:date="2026-09-19T22:40:00Z">
          <w:r w:rsidR="00573303" w:rsidRPr="00034547" w:rsidDel="00034547">
            <w:rPr>
              <w:highlight w:val="green"/>
              <w:rPrChange w:id="407" w:author="CCAM" w:date="2026-09-19T22:40:00Z">
                <w:rPr/>
              </w:rPrChange>
            </w:rPr>
            <w:delText>, being compounded by limited access to mental health services</w:delText>
          </w:r>
        </w:del>
      </w:ins>
      <w:ins w:id="408" w:author="usher" w:date="2026-06-04T18:12:00Z">
        <w:del w:id="409" w:author="CCAM" w:date="2026-09-19T22:40:00Z">
          <w:r w:rsidR="007F0F4B" w:rsidRPr="00034547" w:rsidDel="00034547">
            <w:rPr>
              <w:color w:val="222222"/>
              <w:highlight w:val="green"/>
              <w:shd w:val="clear" w:color="auto" w:fill="FFFFFF"/>
              <w:rPrChange w:id="410" w:author="CCAM" w:date="2026-09-19T22:40:00Z">
                <w:rPr>
                  <w:color w:val="222222"/>
                  <w:shd w:val="clear" w:color="auto" w:fill="FFFFFF"/>
                </w:rPr>
              </w:rPrChange>
            </w:rPr>
            <w:delText xml:space="preserve"> </w:delText>
          </w:r>
        </w:del>
      </w:ins>
      <w:ins w:id="411" w:author="usher" w:date="2026-06-04T18:04:00Z">
        <w:del w:id="412" w:author="CCAM" w:date="2026-09-19T22:40:00Z">
          <w:r w:rsidR="00F35537" w:rsidRPr="00034547" w:rsidDel="00034547">
            <w:rPr>
              <w:color w:val="222222"/>
              <w:highlight w:val="green"/>
              <w:shd w:val="clear" w:color="auto" w:fill="FFFFFF"/>
              <w:rPrChange w:id="413" w:author="CCAM" w:date="2026-09-19T22:40:00Z">
                <w:rPr>
                  <w:color w:val="222222"/>
                  <w:shd w:val="clear" w:color="auto" w:fill="FFFFFF"/>
                </w:rPr>
              </w:rPrChange>
            </w:rPr>
            <w:delText>(</w:delText>
          </w:r>
        </w:del>
      </w:ins>
      <w:ins w:id="414" w:author="usher" w:date="2026-06-04T18:03:00Z">
        <w:del w:id="415" w:author="CCAM" w:date="2026-09-19T22:40:00Z">
          <w:r w:rsidR="00661B43" w:rsidRPr="00034547" w:rsidDel="00034547">
            <w:rPr>
              <w:color w:val="222222"/>
              <w:highlight w:val="green"/>
              <w:shd w:val="clear" w:color="auto" w:fill="FFFFFF"/>
              <w:rPrChange w:id="416" w:author="CCAM" w:date="2026-09-19T22:40:00Z">
                <w:rPr>
                  <w:rFonts w:ascii="Arial" w:hAnsi="Arial" w:cs="Arial"/>
                  <w:color w:val="222222"/>
                  <w:sz w:val="20"/>
                  <w:szCs w:val="20"/>
                  <w:shd w:val="clear" w:color="auto" w:fill="FFFFFF"/>
                </w:rPr>
              </w:rPrChange>
            </w:rPr>
            <w:delText>DadeMatthews,</w:delText>
          </w:r>
        </w:del>
      </w:ins>
      <w:ins w:id="417" w:author="usher" w:date="2026-06-04T18:10:00Z">
        <w:del w:id="418" w:author="CCAM" w:date="2026-09-19T22:40:00Z">
          <w:r w:rsidR="00F35537" w:rsidRPr="00034547" w:rsidDel="00034547">
            <w:rPr>
              <w:color w:val="222222"/>
              <w:highlight w:val="green"/>
              <w:shd w:val="clear" w:color="auto" w:fill="FFFFFF"/>
              <w:rPrChange w:id="419" w:author="CCAM" w:date="2026-09-19T22:40:00Z">
                <w:rPr>
                  <w:color w:val="222222"/>
                  <w:shd w:val="clear" w:color="auto" w:fill="FFFFFF"/>
                </w:rPr>
              </w:rPrChange>
            </w:rPr>
            <w:delText xml:space="preserve"> </w:delText>
          </w:r>
        </w:del>
      </w:ins>
      <w:ins w:id="420" w:author="usher" w:date="2026-06-04T18:03:00Z">
        <w:del w:id="421" w:author="CCAM" w:date="2026-09-19T22:40:00Z">
          <w:r w:rsidR="00661B43" w:rsidRPr="00034547" w:rsidDel="00034547">
            <w:rPr>
              <w:color w:val="222222"/>
              <w:highlight w:val="green"/>
              <w:shd w:val="clear" w:color="auto" w:fill="FFFFFF"/>
              <w:rPrChange w:id="422" w:author="CCAM" w:date="2026-09-19T22:40:00Z">
                <w:rPr>
                  <w:rFonts w:ascii="Arial" w:hAnsi="Arial" w:cs="Arial"/>
                  <w:color w:val="222222"/>
                  <w:sz w:val="20"/>
                  <w:szCs w:val="20"/>
                  <w:shd w:val="clear" w:color="auto" w:fill="FFFFFF"/>
                </w:rPr>
              </w:rPrChange>
            </w:rPr>
            <w:delText>Nzeakah,</w:delText>
          </w:r>
        </w:del>
      </w:ins>
      <w:ins w:id="423" w:author="usher" w:date="2026-06-04T18:10:00Z">
        <w:del w:id="424" w:author="CCAM" w:date="2026-09-19T22:40:00Z">
          <w:r w:rsidR="00F35537" w:rsidRPr="00034547" w:rsidDel="00034547">
            <w:rPr>
              <w:color w:val="222222"/>
              <w:highlight w:val="green"/>
              <w:shd w:val="clear" w:color="auto" w:fill="FFFFFF"/>
              <w:rPrChange w:id="425" w:author="CCAM" w:date="2026-09-19T22:40:00Z">
                <w:rPr>
                  <w:color w:val="222222"/>
                  <w:shd w:val="clear" w:color="auto" w:fill="FFFFFF"/>
                </w:rPr>
              </w:rPrChange>
            </w:rPr>
            <w:delText xml:space="preserve"> </w:delText>
          </w:r>
        </w:del>
      </w:ins>
      <w:ins w:id="426" w:author="usher" w:date="2026-06-04T18:03:00Z">
        <w:del w:id="427" w:author="CCAM" w:date="2026-09-19T22:40:00Z">
          <w:r w:rsidR="00661B43" w:rsidRPr="00034547" w:rsidDel="00034547">
            <w:rPr>
              <w:color w:val="222222"/>
              <w:highlight w:val="green"/>
              <w:shd w:val="clear" w:color="auto" w:fill="FFFFFF"/>
              <w:rPrChange w:id="428" w:author="CCAM" w:date="2026-09-19T22:40:00Z">
                <w:rPr>
                  <w:rFonts w:ascii="Arial" w:hAnsi="Arial" w:cs="Arial"/>
                  <w:color w:val="222222"/>
                  <w:sz w:val="20"/>
                  <w:szCs w:val="20"/>
                  <w:shd w:val="clear" w:color="auto" w:fill="FFFFFF"/>
                </w:rPr>
              </w:rPrChange>
            </w:rPr>
            <w:delText>Onofa, DadeMatthews, and Ogundare,</w:delText>
          </w:r>
        </w:del>
      </w:ins>
      <w:ins w:id="429" w:author="usher" w:date="2026-06-04T18:10:00Z">
        <w:del w:id="430" w:author="CCAM" w:date="2026-09-19T22:40:00Z">
          <w:r w:rsidR="00F35537" w:rsidRPr="00034547" w:rsidDel="00034547">
            <w:rPr>
              <w:color w:val="222222"/>
              <w:highlight w:val="green"/>
              <w:shd w:val="clear" w:color="auto" w:fill="FFFFFF"/>
              <w:rPrChange w:id="431" w:author="CCAM" w:date="2026-09-19T22:40:00Z">
                <w:rPr>
                  <w:color w:val="222222"/>
                  <w:shd w:val="clear" w:color="auto" w:fill="FFFFFF"/>
                </w:rPr>
              </w:rPrChange>
            </w:rPr>
            <w:delText xml:space="preserve"> </w:delText>
          </w:r>
        </w:del>
      </w:ins>
      <w:ins w:id="432" w:author="usher" w:date="2026-06-04T18:03:00Z">
        <w:del w:id="433" w:author="CCAM" w:date="2026-09-19T22:40:00Z">
          <w:r w:rsidR="00661B43" w:rsidRPr="00034547" w:rsidDel="00034547">
            <w:rPr>
              <w:color w:val="222222"/>
              <w:highlight w:val="green"/>
              <w:shd w:val="clear" w:color="auto" w:fill="FFFFFF"/>
              <w:rPrChange w:id="434" w:author="CCAM" w:date="2026-09-19T22:40:00Z">
                <w:rPr>
                  <w:rFonts w:ascii="Arial" w:hAnsi="Arial" w:cs="Arial"/>
                  <w:color w:val="222222"/>
                  <w:sz w:val="20"/>
                  <w:szCs w:val="20"/>
                  <w:shd w:val="clear" w:color="auto" w:fill="FFFFFF"/>
                </w:rPr>
              </w:rPrChange>
            </w:rPr>
            <w:delText>2024</w:delText>
          </w:r>
        </w:del>
      </w:ins>
      <w:ins w:id="435" w:author="usher" w:date="2026-06-04T18:04:00Z">
        <w:del w:id="436" w:author="CCAM" w:date="2026-09-19T22:40:00Z">
          <w:r w:rsidR="00F35537" w:rsidRPr="00034547" w:rsidDel="00034547">
            <w:rPr>
              <w:color w:val="222222"/>
              <w:highlight w:val="green"/>
              <w:shd w:val="clear" w:color="auto" w:fill="FFFFFF"/>
              <w:rPrChange w:id="437" w:author="CCAM" w:date="2026-09-19T22:40:00Z">
                <w:rPr>
                  <w:color w:val="222222"/>
                  <w:shd w:val="clear" w:color="auto" w:fill="FFFFFF"/>
                </w:rPr>
              </w:rPrChange>
            </w:rPr>
            <w:delText>)</w:delText>
          </w:r>
        </w:del>
      </w:ins>
      <w:ins w:id="438" w:author="usher" w:date="2026-06-04T18:03:00Z">
        <w:del w:id="439" w:author="CCAM" w:date="2026-09-19T22:40:00Z">
          <w:r w:rsidR="00661B43" w:rsidRPr="00034547" w:rsidDel="00034547">
            <w:rPr>
              <w:color w:val="222222"/>
              <w:highlight w:val="green"/>
              <w:shd w:val="clear" w:color="auto" w:fill="FFFFFF"/>
              <w:rPrChange w:id="440" w:author="CCAM" w:date="2026-09-19T22:40:00Z">
                <w:rPr>
                  <w:rFonts w:ascii="Arial" w:hAnsi="Arial" w:cs="Arial"/>
                  <w:color w:val="222222"/>
                  <w:sz w:val="20"/>
                  <w:szCs w:val="20"/>
                  <w:shd w:val="clear" w:color="auto" w:fill="FFFFFF"/>
                </w:rPr>
              </w:rPrChange>
            </w:rPr>
            <w:delText>.</w:delText>
          </w:r>
        </w:del>
      </w:ins>
      <w:ins w:id="441" w:author="usher" w:date="2026-06-04T18:14:00Z">
        <w:del w:id="442" w:author="CCAM" w:date="2026-09-19T22:40:00Z">
          <w:r w:rsidR="00005644" w:rsidRPr="000F026B" w:rsidDel="00034547">
            <w:rPr>
              <w:color w:val="222222"/>
              <w:shd w:val="clear" w:color="auto" w:fill="FFFFFF"/>
            </w:rPr>
            <w:delText xml:space="preserve"> </w:delText>
          </w:r>
        </w:del>
      </w:ins>
    </w:p>
    <w:p w14:paraId="0CBDF45D" w14:textId="77777777" w:rsidR="00034547" w:rsidRPr="000F026B" w:rsidRDefault="00034547">
      <w:pPr>
        <w:pStyle w:val="BodyText"/>
        <w:spacing w:before="41" w:line="360" w:lineRule="auto"/>
        <w:ind w:left="0" w:right="119"/>
        <w:jc w:val="both"/>
        <w:rPr>
          <w:ins w:id="443" w:author="usher" w:date="2026-06-04T18:14:00Z"/>
          <w:color w:val="222222"/>
          <w:shd w:val="clear" w:color="auto" w:fill="FFFFFF"/>
        </w:rPr>
        <w:pPrChange w:id="444" w:author="usher" w:date="2026-06-05T08:34:00Z">
          <w:pPr>
            <w:pStyle w:val="BodyText"/>
            <w:spacing w:before="41" w:line="360" w:lineRule="auto"/>
            <w:ind w:right="119"/>
            <w:jc w:val="both"/>
          </w:pPr>
        </w:pPrChange>
      </w:pPr>
    </w:p>
    <w:p w14:paraId="17FEF4FF" w14:textId="2BF515C2" w:rsidR="00D92D6E" w:rsidRPr="002D0ED2" w:rsidDel="003F134F" w:rsidRDefault="002D0ED2">
      <w:pPr>
        <w:pStyle w:val="BodyText"/>
        <w:spacing w:before="41" w:line="360" w:lineRule="auto"/>
        <w:ind w:right="119"/>
        <w:jc w:val="both"/>
        <w:rPr>
          <w:ins w:id="445" w:author="usher" w:date="2026-05-13T08:29:00Z"/>
          <w:del w:id="446" w:author="CCAM" w:date="2026-09-19T22:51:00Z"/>
          <w:color w:val="222222"/>
          <w:highlight w:val="green"/>
          <w:shd w:val="clear" w:color="auto" w:fill="FFFFFF"/>
          <w:rPrChange w:id="447" w:author="CCAM" w:date="2026-09-19T22:59:00Z">
            <w:rPr>
              <w:ins w:id="448" w:author="usher" w:date="2026-05-13T08:29:00Z"/>
              <w:del w:id="449" w:author="CCAM" w:date="2026-09-19T22:51:00Z"/>
              <w:color w:val="222222"/>
              <w:shd w:val="clear" w:color="auto" w:fill="FFFFFF"/>
            </w:rPr>
          </w:rPrChange>
        </w:rPr>
        <w:pPrChange w:id="450" w:author="usher" w:date="2026-06-04T18:14:00Z">
          <w:pPr>
            <w:pStyle w:val="BodyText"/>
            <w:spacing w:before="41" w:line="360" w:lineRule="auto"/>
            <w:ind w:left="0" w:right="119"/>
            <w:jc w:val="both"/>
          </w:pPr>
        </w:pPrChange>
      </w:pPr>
      <w:bookmarkStart w:id="451" w:name="_Hlk237514337"/>
      <w:bookmarkEnd w:id="166"/>
      <w:ins w:id="452" w:author="CCAM" w:date="2026-09-19T22:56:00Z">
        <w:r w:rsidRPr="002D0ED2">
          <w:rPr>
            <w:highlight w:val="green"/>
            <w:rPrChange w:id="453" w:author="CCAM" w:date="2026-09-19T22:56:00Z">
              <w:rPr/>
            </w:rPrChange>
          </w:rPr>
          <w:t xml:space="preserve">Adolescence is a defining stage of human growth, marked by sweeping physical, emotional, cognitive, social, and behavioral changes (Romer, Reyna, &amp; Satterthwaite, 2017; World Health Organization, 2024). </w:t>
        </w:r>
        <w:r>
          <w:rPr>
            <w:highlight w:val="green"/>
          </w:rPr>
          <w:t>It is o</w:t>
        </w:r>
        <w:r w:rsidRPr="002D0ED2">
          <w:rPr>
            <w:highlight w:val="green"/>
            <w:rPrChange w:id="454" w:author="CCAM" w:date="2026-09-19T22:56:00Z">
              <w:rPr/>
            </w:rPrChange>
          </w:rPr>
          <w:t>ften described as the bridge between childhood and adulthood, this period brings rapid shifts in appearance, thinking, and relationships (</w:t>
        </w:r>
        <w:proofErr w:type="spellStart"/>
        <w:r w:rsidRPr="002D0ED2">
          <w:rPr>
            <w:highlight w:val="green"/>
            <w:rPrChange w:id="455" w:author="CCAM" w:date="2026-09-19T22:56:00Z">
              <w:rPr/>
            </w:rPrChange>
          </w:rPr>
          <w:t>Jaworska</w:t>
        </w:r>
        <w:proofErr w:type="spellEnd"/>
        <w:r w:rsidRPr="002D0ED2">
          <w:rPr>
            <w:highlight w:val="green"/>
            <w:rPrChange w:id="456" w:author="CCAM" w:date="2026-09-19T22:56:00Z">
              <w:rPr/>
            </w:rPrChange>
          </w:rPr>
          <w:t xml:space="preserve"> &amp; MacQueen, 2015). Yet, it is also a vulnerable time</w:t>
        </w:r>
      </w:ins>
      <w:ins w:id="457" w:author="CCAM" w:date="2026-09-19T22:57:00Z">
        <w:r>
          <w:rPr>
            <w:highlight w:val="green"/>
          </w:rPr>
          <w:t xml:space="preserve"> that is full of </w:t>
        </w:r>
      </w:ins>
      <w:ins w:id="458" w:author="CCAM" w:date="2026-09-19T22:56:00Z">
        <w:r w:rsidRPr="002D0ED2">
          <w:rPr>
            <w:highlight w:val="green"/>
            <w:rPrChange w:id="459" w:author="CCAM" w:date="2026-09-19T22:56:00Z">
              <w:rPr/>
            </w:rPrChange>
          </w:rPr>
          <w:t>emotional struggles</w:t>
        </w:r>
      </w:ins>
      <w:ins w:id="460" w:author="CCAM" w:date="2026-09-19T22:57:00Z">
        <w:r>
          <w:rPr>
            <w:highlight w:val="green"/>
          </w:rPr>
          <w:t>. M</w:t>
        </w:r>
      </w:ins>
      <w:ins w:id="461" w:author="CCAM" w:date="2026-09-19T22:56:00Z">
        <w:r w:rsidRPr="002D0ED2">
          <w:rPr>
            <w:highlight w:val="green"/>
            <w:rPrChange w:id="462" w:author="CCAM" w:date="2026-09-19T22:56:00Z">
              <w:rPr/>
            </w:rPrChange>
          </w:rPr>
          <w:t>ental disorders frequently surface, shaped not only by neural development but also by biological pressures and the social environment in which young people live (Meyer, Heidi, &amp; Francis, 2023).</w:t>
        </w:r>
        <w:r>
          <w:t xml:space="preserve"> </w:t>
        </w:r>
      </w:ins>
      <w:ins w:id="463" w:author="usher" w:date="2026-03-08T12:49:00Z">
        <w:del w:id="464" w:author="CCAM" w:date="2026-09-19T22:41:00Z">
          <w:r w:rsidR="009F2D2A" w:rsidRPr="002D0ED2" w:rsidDel="00034547">
            <w:rPr>
              <w:highlight w:val="green"/>
              <w:rPrChange w:id="465" w:author="CCAM" w:date="2026-09-19T22:59:00Z">
                <w:rPr/>
              </w:rPrChange>
            </w:rPr>
            <w:delText>Depression is a leading cause of disability among young people and was projected to be the</w:delText>
          </w:r>
          <w:r w:rsidR="009F2D2A" w:rsidRPr="002D0ED2" w:rsidDel="00034547">
            <w:rPr>
              <w:spacing w:val="1"/>
              <w:highlight w:val="green"/>
              <w:rPrChange w:id="466" w:author="CCAM" w:date="2026-09-19T22:59:00Z">
                <w:rPr>
                  <w:spacing w:val="1"/>
                </w:rPr>
              </w:rPrChange>
            </w:rPr>
            <w:delText xml:space="preserve"> </w:delText>
          </w:r>
          <w:r w:rsidR="009F2D2A" w:rsidRPr="002D0ED2" w:rsidDel="00034547">
            <w:rPr>
              <w:highlight w:val="green"/>
              <w:rPrChange w:id="467" w:author="CCAM" w:date="2026-09-19T22:59:00Z">
                <w:rPr/>
              </w:rPrChange>
            </w:rPr>
            <w:delText>second most burdensome disease by 2020 (Kieling, Adewuya, Fisher, Karmacharya, Kohrt, Swart and Mondelli</w:delText>
          </w:r>
          <w:r w:rsidR="009F2D2A" w:rsidRPr="002D0ED2" w:rsidDel="00034547">
            <w:rPr>
              <w:i/>
              <w:highlight w:val="green"/>
              <w:rPrChange w:id="468" w:author="CCAM" w:date="2026-09-19T22:59:00Z">
                <w:rPr>
                  <w:i/>
                </w:rPr>
              </w:rPrChange>
            </w:rPr>
            <w:delText>.</w:delText>
          </w:r>
          <w:r w:rsidR="009F2D2A" w:rsidRPr="002D0ED2" w:rsidDel="00034547">
            <w:rPr>
              <w:highlight w:val="green"/>
              <w:rPrChange w:id="469" w:author="CCAM" w:date="2026-09-19T22:59:00Z">
                <w:rPr/>
              </w:rPrChange>
            </w:rPr>
            <w:delText xml:space="preserve">, 2019). </w:delText>
          </w:r>
        </w:del>
        <w:del w:id="470" w:author="CCAM" w:date="2026-09-19T22:51:00Z">
          <w:r w:rsidR="009F2D2A" w:rsidRPr="002D0ED2" w:rsidDel="003F134F">
            <w:rPr>
              <w:highlight w:val="green"/>
              <w:shd w:val="clear" w:color="auto" w:fill="00FF00"/>
              <w:rPrChange w:id="471" w:author="CCAM" w:date="2026-09-19T22:59:00Z">
                <w:rPr>
                  <w:shd w:val="clear" w:color="auto" w:fill="00FF00"/>
                </w:rPr>
              </w:rPrChange>
            </w:rPr>
            <w:delText>Depression is a mental health condition characterized by a persistently low mood or loss of interest lasting at least two weeks, accompanied by symptoms such as sleep or appetite changes, fatigue, poor concentration, feelings of worthlessness, psychomotor</w:delText>
          </w:r>
        </w:del>
      </w:ins>
      <w:ins w:id="472" w:author="usher" w:date="2026-03-22T15:55:00Z">
        <w:del w:id="473" w:author="CCAM" w:date="2026-09-19T22:51:00Z">
          <w:r w:rsidR="00F74418" w:rsidRPr="002D0ED2" w:rsidDel="003F134F">
            <w:rPr>
              <w:highlight w:val="green"/>
              <w:shd w:val="clear" w:color="auto" w:fill="00FF00"/>
              <w:rPrChange w:id="474" w:author="CCAM" w:date="2026-09-19T22:59:00Z">
                <w:rPr>
                  <w:shd w:val="clear" w:color="auto" w:fill="00FF00"/>
                </w:rPr>
              </w:rPrChange>
            </w:rPr>
            <w:delText>.</w:delText>
          </w:r>
        </w:del>
      </w:ins>
      <w:ins w:id="475" w:author="usher" w:date="2026-03-08T12:49:00Z">
        <w:del w:id="476" w:author="CCAM" w:date="2026-09-19T22:51:00Z">
          <w:r w:rsidR="009F2D2A" w:rsidRPr="002D0ED2" w:rsidDel="003F134F">
            <w:rPr>
              <w:highlight w:val="green"/>
              <w:shd w:val="clear" w:color="auto" w:fill="00FF00"/>
              <w:rPrChange w:id="477" w:author="CCAM" w:date="2026-09-19T22:59:00Z">
                <w:rPr>
                  <w:shd w:val="clear" w:color="auto" w:fill="00FF00"/>
                </w:rPr>
              </w:rPrChange>
            </w:rPr>
            <w:delText xml:space="preserve"> changes, and recurrent thoughts of death or suicide</w:delText>
          </w:r>
          <w:r w:rsidR="009F2D2A" w:rsidRPr="002D0ED2" w:rsidDel="003F134F">
            <w:rPr>
              <w:highlight w:val="green"/>
              <w:rPrChange w:id="478" w:author="CCAM" w:date="2026-09-19T22:59:00Z">
                <w:rPr/>
              </w:rPrChange>
            </w:rPr>
            <w:delText xml:space="preserve"> (Zainab &amp;</w:delText>
          </w:r>
          <w:r w:rsidR="009F2D2A" w:rsidRPr="002D0ED2" w:rsidDel="003F134F">
            <w:rPr>
              <w:spacing w:val="1"/>
              <w:highlight w:val="green"/>
              <w:rPrChange w:id="479" w:author="CCAM" w:date="2026-09-19T22:59:00Z">
                <w:rPr>
                  <w:spacing w:val="1"/>
                </w:rPr>
              </w:rPrChange>
            </w:rPr>
            <w:delText xml:space="preserve"> </w:delText>
          </w:r>
          <w:r w:rsidR="009F2D2A" w:rsidRPr="002D0ED2" w:rsidDel="003F134F">
            <w:rPr>
              <w:highlight w:val="green"/>
              <w:rPrChange w:id="480" w:author="CCAM" w:date="2026-09-19T22:59:00Z">
                <w:rPr/>
              </w:rPrChange>
            </w:rPr>
            <w:delText>Pereira,</w:delText>
          </w:r>
          <w:r w:rsidR="009F2D2A" w:rsidRPr="002D0ED2" w:rsidDel="003F134F">
            <w:rPr>
              <w:spacing w:val="1"/>
              <w:highlight w:val="green"/>
              <w:rPrChange w:id="481" w:author="CCAM" w:date="2026-09-19T22:59:00Z">
                <w:rPr>
                  <w:spacing w:val="1"/>
                </w:rPr>
              </w:rPrChange>
            </w:rPr>
            <w:delText xml:space="preserve"> </w:delText>
          </w:r>
          <w:r w:rsidR="009F2D2A" w:rsidRPr="002D0ED2" w:rsidDel="003F134F">
            <w:rPr>
              <w:highlight w:val="green"/>
              <w:rPrChange w:id="482" w:author="CCAM" w:date="2026-09-19T22:59:00Z">
                <w:rPr/>
              </w:rPrChange>
            </w:rPr>
            <w:delText>2007</w:delText>
          </w:r>
        </w:del>
      </w:ins>
      <w:ins w:id="483" w:author="usher" w:date="2026-03-25T09:31:00Z">
        <w:del w:id="484" w:author="CCAM" w:date="2026-09-19T22:51:00Z">
          <w:r w:rsidR="00486F22" w:rsidRPr="002D0ED2" w:rsidDel="003F134F">
            <w:rPr>
              <w:highlight w:val="green"/>
              <w:rPrChange w:id="485" w:author="CCAM" w:date="2026-09-19T22:59:00Z">
                <w:rPr/>
              </w:rPrChange>
            </w:rPr>
            <w:delText xml:space="preserve">; </w:delText>
          </w:r>
          <w:r w:rsidR="00486F22" w:rsidRPr="002D0ED2" w:rsidDel="003F134F">
            <w:rPr>
              <w:color w:val="222222"/>
              <w:highlight w:val="green"/>
              <w:shd w:val="clear" w:color="auto" w:fill="FFFFFF"/>
              <w:rPrChange w:id="486" w:author="CCAM" w:date="2026-09-19T22:59:00Z">
                <w:rPr>
                  <w:rFonts w:ascii="Arial" w:hAnsi="Arial" w:cs="Arial"/>
                  <w:color w:val="222222"/>
                  <w:sz w:val="20"/>
                  <w:szCs w:val="20"/>
                  <w:shd w:val="clear" w:color="auto" w:fill="FFFFFF"/>
                </w:rPr>
              </w:rPrChange>
            </w:rPr>
            <w:delText>Afolabi,</w:delText>
          </w:r>
        </w:del>
      </w:ins>
      <w:ins w:id="487" w:author="usher" w:date="2026-03-25T09:32:00Z">
        <w:del w:id="488" w:author="CCAM" w:date="2026-09-19T22:51:00Z">
          <w:r w:rsidR="00486F22" w:rsidRPr="002D0ED2" w:rsidDel="003F134F">
            <w:rPr>
              <w:color w:val="222222"/>
              <w:highlight w:val="green"/>
              <w:shd w:val="clear" w:color="auto" w:fill="FFFFFF"/>
              <w:rPrChange w:id="489" w:author="CCAM" w:date="2026-09-19T22:59:00Z">
                <w:rPr>
                  <w:color w:val="222222"/>
                  <w:shd w:val="clear" w:color="auto" w:fill="FFFFFF"/>
                </w:rPr>
              </w:rPrChange>
            </w:rPr>
            <w:delText xml:space="preserve"> </w:delText>
          </w:r>
        </w:del>
      </w:ins>
      <w:ins w:id="490" w:author="usher" w:date="2026-03-25T09:31:00Z">
        <w:del w:id="491" w:author="CCAM" w:date="2026-09-19T22:51:00Z">
          <w:r w:rsidR="00486F22" w:rsidRPr="002D0ED2" w:rsidDel="003F134F">
            <w:rPr>
              <w:color w:val="222222"/>
              <w:highlight w:val="green"/>
              <w:shd w:val="clear" w:color="auto" w:fill="FFFFFF"/>
              <w:rPrChange w:id="492" w:author="CCAM" w:date="2026-09-19T22:59:00Z">
                <w:rPr>
                  <w:rFonts w:ascii="Arial" w:hAnsi="Arial" w:cs="Arial"/>
                  <w:color w:val="222222"/>
                  <w:sz w:val="20"/>
                  <w:szCs w:val="20"/>
                  <w:shd w:val="clear" w:color="auto" w:fill="FFFFFF"/>
                </w:rPr>
              </w:rPrChange>
            </w:rPr>
            <w:delText>and Egbuchulem</w:delText>
          </w:r>
        </w:del>
      </w:ins>
      <w:ins w:id="493" w:author="usher" w:date="2026-03-25T09:32:00Z">
        <w:del w:id="494" w:author="CCAM" w:date="2026-09-19T22:51:00Z">
          <w:r w:rsidR="00486F22" w:rsidRPr="002D0ED2" w:rsidDel="003F134F">
            <w:rPr>
              <w:color w:val="222222"/>
              <w:highlight w:val="green"/>
              <w:shd w:val="clear" w:color="auto" w:fill="FFFFFF"/>
              <w:rPrChange w:id="495" w:author="CCAM" w:date="2026-09-19T22:59:00Z">
                <w:rPr>
                  <w:color w:val="222222"/>
                  <w:shd w:val="clear" w:color="auto" w:fill="FFFFFF"/>
                </w:rPr>
              </w:rPrChange>
            </w:rPr>
            <w:delText xml:space="preserve">, </w:delText>
          </w:r>
        </w:del>
      </w:ins>
      <w:ins w:id="496" w:author="usher" w:date="2026-03-25T09:31:00Z">
        <w:del w:id="497" w:author="CCAM" w:date="2026-09-19T22:51:00Z">
          <w:r w:rsidR="00486F22" w:rsidRPr="002D0ED2" w:rsidDel="003F134F">
            <w:rPr>
              <w:color w:val="222222"/>
              <w:highlight w:val="green"/>
              <w:shd w:val="clear" w:color="auto" w:fill="FFFFFF"/>
              <w:rPrChange w:id="498" w:author="CCAM" w:date="2026-09-19T22:59:00Z">
                <w:rPr>
                  <w:rFonts w:ascii="Arial" w:hAnsi="Arial" w:cs="Arial"/>
                  <w:color w:val="222222"/>
                  <w:sz w:val="20"/>
                  <w:szCs w:val="20"/>
                  <w:shd w:val="clear" w:color="auto" w:fill="FFFFFF"/>
                </w:rPr>
              </w:rPrChange>
            </w:rPr>
            <w:delText>2024</w:delText>
          </w:r>
        </w:del>
      </w:ins>
      <w:ins w:id="499" w:author="usher" w:date="2026-03-25T09:33:00Z">
        <w:del w:id="500" w:author="CCAM" w:date="2026-09-19T22:51:00Z">
          <w:r w:rsidR="00486F22" w:rsidRPr="002D0ED2" w:rsidDel="003F134F">
            <w:rPr>
              <w:color w:val="222222"/>
              <w:highlight w:val="green"/>
              <w:shd w:val="clear" w:color="auto" w:fill="FFFFFF"/>
              <w:rPrChange w:id="501" w:author="CCAM" w:date="2026-09-19T22:59:00Z">
                <w:rPr>
                  <w:color w:val="222222"/>
                  <w:shd w:val="clear" w:color="auto" w:fill="FFFFFF"/>
                </w:rPr>
              </w:rPrChange>
            </w:rPr>
            <w:delText xml:space="preserve">). </w:delText>
          </w:r>
        </w:del>
      </w:ins>
      <w:ins w:id="502" w:author="usher" w:date="2026-03-08T12:49:00Z">
        <w:del w:id="503" w:author="CCAM" w:date="2026-09-19T22:51:00Z">
          <w:r w:rsidR="009F2D2A" w:rsidRPr="002D0ED2" w:rsidDel="003F134F">
            <w:rPr>
              <w:highlight w:val="green"/>
              <w:rPrChange w:id="504" w:author="CCAM" w:date="2026-09-19T22:59:00Z">
                <w:rPr/>
              </w:rPrChange>
            </w:rPr>
            <w:delText>).</w:delText>
          </w:r>
          <w:r w:rsidR="009F2D2A" w:rsidRPr="002D0ED2" w:rsidDel="003F134F">
            <w:rPr>
              <w:highlight w:val="green"/>
              <w:rPrChange w:id="505" w:author="CCAM" w:date="2026-09-19T22:59:00Z">
                <w:rPr>
                  <w:spacing w:val="1"/>
                </w:rPr>
              </w:rPrChange>
            </w:rPr>
            <w:delText xml:space="preserve"> </w:delText>
          </w:r>
          <w:r w:rsidR="009F2D2A" w:rsidRPr="002D0ED2" w:rsidDel="003F134F">
            <w:rPr>
              <w:highlight w:val="green"/>
              <w:rPrChange w:id="506" w:author="CCAM" w:date="2026-09-19T22:59:00Z">
                <w:rPr/>
              </w:rPrChange>
            </w:rPr>
            <w:delText>Studies</w:delText>
          </w:r>
          <w:r w:rsidR="009F2D2A" w:rsidRPr="002D0ED2" w:rsidDel="003F134F">
            <w:rPr>
              <w:spacing w:val="1"/>
              <w:highlight w:val="green"/>
              <w:rPrChange w:id="507" w:author="CCAM" w:date="2026-09-19T22:59:00Z">
                <w:rPr>
                  <w:spacing w:val="1"/>
                </w:rPr>
              </w:rPrChange>
            </w:rPr>
            <w:delText xml:space="preserve"> </w:delText>
          </w:r>
          <w:r w:rsidR="009F2D2A" w:rsidRPr="002D0ED2" w:rsidDel="003F134F">
            <w:rPr>
              <w:highlight w:val="green"/>
              <w:rPrChange w:id="508" w:author="CCAM" w:date="2026-09-19T22:59:00Z">
                <w:rPr/>
              </w:rPrChange>
            </w:rPr>
            <w:delText>have</w:delText>
          </w:r>
          <w:r w:rsidR="009F2D2A" w:rsidRPr="002D0ED2" w:rsidDel="003F134F">
            <w:rPr>
              <w:spacing w:val="1"/>
              <w:highlight w:val="green"/>
              <w:rPrChange w:id="509" w:author="CCAM" w:date="2026-09-19T22:59:00Z">
                <w:rPr>
                  <w:spacing w:val="1"/>
                </w:rPr>
              </w:rPrChange>
            </w:rPr>
            <w:delText xml:space="preserve"> </w:delText>
          </w:r>
          <w:r w:rsidR="009F2D2A" w:rsidRPr="002D0ED2" w:rsidDel="003F134F">
            <w:rPr>
              <w:highlight w:val="green"/>
              <w:rPrChange w:id="510" w:author="CCAM" w:date="2026-09-19T22:59:00Z">
                <w:rPr/>
              </w:rPrChange>
            </w:rPr>
            <w:delText>identified</w:delText>
          </w:r>
          <w:r w:rsidR="009F2D2A" w:rsidRPr="002D0ED2" w:rsidDel="003F134F">
            <w:rPr>
              <w:spacing w:val="1"/>
              <w:highlight w:val="green"/>
              <w:rPrChange w:id="511" w:author="CCAM" w:date="2026-09-19T22:59:00Z">
                <w:rPr>
                  <w:spacing w:val="1"/>
                </w:rPr>
              </w:rPrChange>
            </w:rPr>
            <w:delText xml:space="preserve"> </w:delText>
          </w:r>
          <w:r w:rsidR="009F2D2A" w:rsidRPr="002D0ED2" w:rsidDel="003F134F">
            <w:rPr>
              <w:highlight w:val="green"/>
              <w:rPrChange w:id="512" w:author="CCAM" w:date="2026-09-19T22:59:00Z">
                <w:rPr/>
              </w:rPrChange>
            </w:rPr>
            <w:delText>depression as the strongest risk factor for completed</w:delText>
          </w:r>
          <w:r w:rsidR="009F2D2A" w:rsidRPr="002D0ED2" w:rsidDel="003F134F">
            <w:rPr>
              <w:spacing w:val="1"/>
              <w:highlight w:val="green"/>
              <w:rPrChange w:id="513" w:author="CCAM" w:date="2026-09-19T22:59:00Z">
                <w:rPr>
                  <w:spacing w:val="1"/>
                </w:rPr>
              </w:rPrChange>
            </w:rPr>
            <w:delText xml:space="preserve"> </w:delText>
          </w:r>
          <w:r w:rsidR="009F2D2A" w:rsidRPr="002D0ED2" w:rsidDel="003F134F">
            <w:rPr>
              <w:highlight w:val="green"/>
              <w:rPrChange w:id="514" w:author="CCAM" w:date="2026-09-19T22:59:00Z">
                <w:rPr/>
              </w:rPrChange>
            </w:rPr>
            <w:delText xml:space="preserve">suicides, with suicide being the third leading cause of death among adolescents </w:delText>
          </w:r>
        </w:del>
      </w:ins>
      <w:ins w:id="515" w:author="usher" w:date="2026-05-13T15:16:00Z">
        <w:del w:id="516" w:author="CCAM" w:date="2026-09-19T22:52:00Z">
          <w:r w:rsidR="001C446D" w:rsidRPr="002D0ED2" w:rsidDel="003F134F">
            <w:rPr>
              <w:highlight w:val="green"/>
              <w:rPrChange w:id="517" w:author="CCAM" w:date="2026-09-19T22:59:00Z">
                <w:rPr/>
              </w:rPrChange>
            </w:rPr>
            <w:delText>(</w:delText>
          </w:r>
        </w:del>
        <w:del w:id="518" w:author="CCAM" w:date="2026-09-19T22:51:00Z">
          <w:r w:rsidR="001C446D" w:rsidRPr="002D0ED2" w:rsidDel="003F134F">
            <w:rPr>
              <w:color w:val="222222"/>
              <w:highlight w:val="green"/>
              <w:shd w:val="clear" w:color="auto" w:fill="FFFFFF"/>
              <w:rPrChange w:id="519" w:author="CCAM" w:date="2026-09-19T22:59:00Z">
                <w:rPr>
                  <w:rFonts w:ascii="Arial" w:hAnsi="Arial" w:cs="Arial"/>
                  <w:color w:val="222222"/>
                  <w:sz w:val="20"/>
                  <w:szCs w:val="20"/>
                  <w:highlight w:val="green"/>
                  <w:shd w:val="clear" w:color="auto" w:fill="FFFFFF"/>
                </w:rPr>
              </w:rPrChange>
            </w:rPr>
            <w:delText>Alabi,</w:delText>
          </w:r>
        </w:del>
      </w:ins>
      <w:ins w:id="520" w:author="usher" w:date="2026-05-13T15:17:00Z">
        <w:del w:id="521" w:author="CCAM" w:date="2026-09-19T22:51:00Z">
          <w:r w:rsidR="001C446D" w:rsidRPr="002D0ED2" w:rsidDel="003F134F">
            <w:rPr>
              <w:color w:val="222222"/>
              <w:highlight w:val="green"/>
              <w:shd w:val="clear" w:color="auto" w:fill="FFFFFF"/>
              <w:rPrChange w:id="522" w:author="CCAM" w:date="2026-09-19T22:59:00Z">
                <w:rPr>
                  <w:color w:val="222222"/>
                  <w:shd w:val="clear" w:color="auto" w:fill="FFFFFF"/>
                </w:rPr>
              </w:rPrChange>
            </w:rPr>
            <w:delText xml:space="preserve"> </w:delText>
          </w:r>
        </w:del>
      </w:ins>
      <w:ins w:id="523" w:author="usher" w:date="2026-05-13T15:16:00Z">
        <w:del w:id="524" w:author="CCAM" w:date="2026-09-19T22:51:00Z">
          <w:r w:rsidR="001C446D" w:rsidRPr="002D0ED2" w:rsidDel="003F134F">
            <w:rPr>
              <w:color w:val="222222"/>
              <w:highlight w:val="green"/>
              <w:shd w:val="clear" w:color="auto" w:fill="FFFFFF"/>
              <w:rPrChange w:id="525" w:author="CCAM" w:date="2026-09-19T22:59:00Z">
                <w:rPr>
                  <w:rFonts w:ascii="Arial" w:hAnsi="Arial" w:cs="Arial"/>
                  <w:color w:val="222222"/>
                  <w:sz w:val="20"/>
                  <w:szCs w:val="20"/>
                  <w:highlight w:val="green"/>
                  <w:shd w:val="clear" w:color="auto" w:fill="FFFFFF"/>
                </w:rPr>
              </w:rPrChange>
            </w:rPr>
            <w:delText>Alabi, Ayinde, and Abdulmalik,</w:delText>
          </w:r>
        </w:del>
      </w:ins>
      <w:ins w:id="526" w:author="usher" w:date="2026-05-13T15:17:00Z">
        <w:del w:id="527" w:author="CCAM" w:date="2026-09-19T22:51:00Z">
          <w:r w:rsidR="001C446D" w:rsidRPr="002D0ED2" w:rsidDel="003F134F">
            <w:rPr>
              <w:color w:val="222222"/>
              <w:highlight w:val="green"/>
              <w:shd w:val="clear" w:color="auto" w:fill="FFFFFF"/>
              <w:rPrChange w:id="528" w:author="CCAM" w:date="2026-09-19T22:59:00Z">
                <w:rPr>
                  <w:color w:val="222222"/>
                  <w:shd w:val="clear" w:color="auto" w:fill="FFFFFF"/>
                </w:rPr>
              </w:rPrChange>
            </w:rPr>
            <w:delText xml:space="preserve"> </w:delText>
          </w:r>
        </w:del>
      </w:ins>
      <w:ins w:id="529" w:author="usher" w:date="2026-05-13T15:16:00Z">
        <w:del w:id="530" w:author="CCAM" w:date="2026-09-19T22:51:00Z">
          <w:r w:rsidR="001C446D" w:rsidRPr="002D0ED2" w:rsidDel="003F134F">
            <w:rPr>
              <w:color w:val="222222"/>
              <w:highlight w:val="green"/>
              <w:shd w:val="clear" w:color="auto" w:fill="FFFFFF"/>
              <w:rPrChange w:id="531" w:author="CCAM" w:date="2026-09-19T22:59:00Z">
                <w:rPr>
                  <w:rFonts w:ascii="Arial" w:hAnsi="Arial" w:cs="Arial"/>
                  <w:color w:val="222222"/>
                  <w:sz w:val="20"/>
                  <w:szCs w:val="20"/>
                  <w:highlight w:val="green"/>
                  <w:shd w:val="clear" w:color="auto" w:fill="FFFFFF"/>
                </w:rPr>
              </w:rPrChange>
            </w:rPr>
            <w:delText>2015</w:delText>
          </w:r>
          <w:r w:rsidR="001C446D" w:rsidRPr="002D0ED2" w:rsidDel="003F134F">
            <w:rPr>
              <w:highlight w:val="green"/>
              <w:rPrChange w:id="532" w:author="CCAM" w:date="2026-09-19T22:59:00Z">
                <w:rPr/>
              </w:rPrChange>
            </w:rPr>
            <w:delText>)</w:delText>
          </w:r>
        </w:del>
      </w:ins>
      <w:ins w:id="533" w:author="usher" w:date="2026-05-13T15:20:00Z">
        <w:del w:id="534" w:author="CCAM" w:date="2026-09-19T22:51:00Z">
          <w:r w:rsidR="00573598" w:rsidRPr="002D0ED2" w:rsidDel="003F134F">
            <w:rPr>
              <w:highlight w:val="green"/>
              <w:rPrChange w:id="535" w:author="CCAM" w:date="2026-09-19T22:59:00Z">
                <w:rPr/>
              </w:rPrChange>
            </w:rPr>
            <w:delText>.</w:delText>
          </w:r>
        </w:del>
      </w:ins>
      <w:moveToRangeStart w:id="536" w:author="usher" w:date="2026-03-08T12:49:00Z" w:name="move223866609"/>
      <w:moveTo w:id="537" w:author="usher" w:date="2026-03-08T12:49:00Z">
        <w:del w:id="538" w:author="CCAM" w:date="2026-09-19T22:56:00Z">
          <w:r w:rsidR="009F2D2A" w:rsidRPr="002D0ED2" w:rsidDel="002D0ED2">
            <w:rPr>
              <w:highlight w:val="green"/>
              <w:rPrChange w:id="539" w:author="CCAM" w:date="2026-09-19T22:59:00Z">
                <w:rPr/>
              </w:rPrChange>
            </w:rPr>
            <w:delText>(Aluh, Anyachebelu, Anosike and Anizoba, 2018).</w:delText>
          </w:r>
        </w:del>
      </w:moveTo>
      <w:moveToRangeEnd w:id="536"/>
    </w:p>
    <w:p w14:paraId="49788528" w14:textId="47E86985" w:rsidR="00F33CA8" w:rsidRPr="002D0ED2" w:rsidDel="002D0ED2" w:rsidRDefault="005F7E75">
      <w:pPr>
        <w:pStyle w:val="BodyText"/>
        <w:spacing w:before="41" w:line="360" w:lineRule="auto"/>
        <w:ind w:right="119"/>
        <w:jc w:val="both"/>
        <w:rPr>
          <w:del w:id="540" w:author="CCAM" w:date="2026-09-19T22:56:00Z"/>
          <w:color w:val="222222"/>
          <w:highlight w:val="green"/>
          <w:shd w:val="clear" w:color="auto" w:fill="FFFFFF"/>
          <w:rPrChange w:id="541" w:author="CCAM" w:date="2026-09-19T22:59:00Z">
            <w:rPr>
              <w:del w:id="542" w:author="CCAM" w:date="2026-09-19T22:56:00Z"/>
            </w:rPr>
          </w:rPrChange>
        </w:rPr>
      </w:pPr>
      <w:bookmarkStart w:id="543" w:name="_Hlk237514355"/>
      <w:bookmarkEnd w:id="451"/>
      <w:ins w:id="544" w:author="usher" w:date="2026-03-19T20:30:00Z">
        <w:del w:id="545" w:author="CCAM" w:date="2026-09-19T22:52:00Z">
          <w:r w:rsidRPr="002D0ED2" w:rsidDel="003F134F">
            <w:rPr>
              <w:color w:val="222222"/>
              <w:highlight w:val="green"/>
              <w:shd w:val="clear" w:color="auto" w:fill="FFFFFF"/>
              <w:rPrChange w:id="546" w:author="CCAM" w:date="2026-09-19T22:59:00Z">
                <w:rPr>
                  <w:color w:val="222222"/>
                  <w:shd w:val="clear" w:color="auto" w:fill="FFFFFF"/>
                </w:rPr>
              </w:rPrChange>
            </w:rPr>
            <w:delText>Ad</w:delText>
          </w:r>
        </w:del>
        <w:del w:id="547" w:author="CCAM" w:date="2026-09-19T22:56:00Z">
          <w:r w:rsidRPr="002D0ED2" w:rsidDel="002D0ED2">
            <w:rPr>
              <w:color w:val="222222"/>
              <w:highlight w:val="green"/>
              <w:shd w:val="clear" w:color="auto" w:fill="FFFFFF"/>
              <w:rPrChange w:id="548" w:author="CCAM" w:date="2026-09-19T22:59:00Z">
                <w:rPr>
                  <w:color w:val="222222"/>
                  <w:shd w:val="clear" w:color="auto" w:fill="FFFFFF"/>
                </w:rPr>
              </w:rPrChange>
            </w:rPr>
            <w:delText>olescence is a crucial developmental period that is remarkably characterized by physical, emotional, cognitive, social and behavioral changes (Romer, Reyna, and Satterthwaite, 2017</w:delText>
          </w:r>
        </w:del>
      </w:ins>
      <w:ins w:id="549" w:author="usher" w:date="2026-03-25T08:50:00Z">
        <w:del w:id="550" w:author="CCAM" w:date="2026-09-19T22:56:00Z">
          <w:r w:rsidR="00EF710C" w:rsidRPr="002D0ED2" w:rsidDel="002D0ED2">
            <w:rPr>
              <w:color w:val="222222"/>
              <w:highlight w:val="green"/>
              <w:shd w:val="clear" w:color="auto" w:fill="FFFFFF"/>
              <w:rPrChange w:id="551" w:author="CCAM" w:date="2026-09-19T22:59:00Z">
                <w:rPr>
                  <w:color w:val="222222"/>
                  <w:shd w:val="clear" w:color="auto" w:fill="FFFFFF"/>
                </w:rPr>
              </w:rPrChange>
            </w:rPr>
            <w:delText>; World Health Organization, 2024</w:delText>
          </w:r>
        </w:del>
      </w:ins>
      <w:ins w:id="552" w:author="usher" w:date="2026-03-19T20:30:00Z">
        <w:del w:id="553" w:author="CCAM" w:date="2026-09-19T22:56:00Z">
          <w:r w:rsidRPr="002D0ED2" w:rsidDel="002D0ED2">
            <w:rPr>
              <w:color w:val="222222"/>
              <w:highlight w:val="green"/>
              <w:shd w:val="clear" w:color="auto" w:fill="FFFFFF"/>
              <w:rPrChange w:id="554" w:author="CCAM" w:date="2026-09-19T22:59:00Z">
                <w:rPr>
                  <w:color w:val="222222"/>
                  <w:shd w:val="clear" w:color="auto" w:fill="FFFFFF"/>
                </w:rPr>
              </w:rPrChange>
            </w:rPr>
            <w:delText>)</w:delText>
          </w:r>
          <w:r w:rsidRPr="002D0ED2" w:rsidDel="002D0ED2">
            <w:rPr>
              <w:highlight w:val="green"/>
              <w:rPrChange w:id="555" w:author="CCAM" w:date="2026-09-19T22:59:00Z">
                <w:rPr/>
              </w:rPrChange>
            </w:rPr>
            <w:delText xml:space="preserve">. </w:delText>
          </w:r>
        </w:del>
      </w:ins>
    </w:p>
    <w:p w14:paraId="3822612D" w14:textId="2F49118A" w:rsidR="00EF710C" w:rsidRPr="002D0ED2" w:rsidDel="002D0ED2" w:rsidRDefault="001A30E1">
      <w:pPr>
        <w:pStyle w:val="BodyText"/>
        <w:spacing w:before="41" w:line="360" w:lineRule="auto"/>
        <w:ind w:left="0" w:right="119"/>
        <w:jc w:val="both"/>
        <w:rPr>
          <w:ins w:id="556" w:author="usher" w:date="2026-03-25T08:49:00Z"/>
          <w:del w:id="557" w:author="CCAM" w:date="2026-09-19T22:56:00Z"/>
          <w:highlight w:val="green"/>
          <w:rPrChange w:id="558" w:author="CCAM" w:date="2026-09-19T22:59:00Z">
            <w:rPr>
              <w:ins w:id="559" w:author="usher" w:date="2026-03-25T08:49:00Z"/>
              <w:del w:id="560" w:author="CCAM" w:date="2026-09-19T22:56:00Z"/>
            </w:rPr>
          </w:rPrChange>
        </w:rPr>
      </w:pPr>
      <w:del w:id="561" w:author="CCAM" w:date="2026-09-19T22:56:00Z">
        <w:r w:rsidRPr="002D0ED2" w:rsidDel="002D0ED2">
          <w:rPr>
            <w:highlight w:val="green"/>
            <w:rPrChange w:id="562" w:author="CCAM" w:date="2026-09-19T22:59:00Z">
              <w:rPr/>
            </w:rPrChange>
          </w:rPr>
          <w:delText>Adolescence is often regarded as a transitional period from childhood into adulthood. It is characterised by drastic changes in areas such as physical appearance,</w:delText>
        </w:r>
        <w:r w:rsidRPr="002D0ED2" w:rsidDel="002D0ED2">
          <w:rPr>
            <w:spacing w:val="1"/>
            <w:highlight w:val="green"/>
            <w:rPrChange w:id="563" w:author="CCAM" w:date="2026-09-19T22:59:00Z">
              <w:rPr>
                <w:spacing w:val="1"/>
              </w:rPr>
            </w:rPrChange>
          </w:rPr>
          <w:delText xml:space="preserve"> </w:delText>
        </w:r>
        <w:r w:rsidRPr="002D0ED2" w:rsidDel="002D0ED2">
          <w:rPr>
            <w:highlight w:val="green"/>
            <w:rPrChange w:id="564" w:author="CCAM" w:date="2026-09-19T22:59:00Z">
              <w:rPr/>
            </w:rPrChange>
          </w:rPr>
          <w:delText>cognition,  emotional</w:delText>
        </w:r>
      </w:del>
      <w:ins w:id="565" w:author="usher" w:date="2026-03-19T19:51:00Z">
        <w:del w:id="566" w:author="CCAM" w:date="2026-09-19T22:56:00Z">
          <w:r w:rsidR="0003216C" w:rsidRPr="002D0ED2" w:rsidDel="002D0ED2">
            <w:rPr>
              <w:highlight w:val="green"/>
              <w:rPrChange w:id="567" w:author="CCAM" w:date="2026-09-19T22:59:00Z">
                <w:rPr/>
              </w:rPrChange>
            </w:rPr>
            <w:delText>cognition, emotional</w:delText>
          </w:r>
        </w:del>
      </w:ins>
      <w:del w:id="568" w:author="CCAM" w:date="2026-09-19T22:56:00Z">
        <w:r w:rsidRPr="002D0ED2" w:rsidDel="002D0ED2">
          <w:rPr>
            <w:highlight w:val="green"/>
            <w:rPrChange w:id="569" w:author="CCAM" w:date="2026-09-19T22:59:00Z">
              <w:rPr/>
            </w:rPrChange>
          </w:rPr>
          <w:delText xml:space="preserve"> and social interactions (Jaworska and MacQueen, 2015). </w:delText>
        </w:r>
      </w:del>
    </w:p>
    <w:p w14:paraId="791C0B2D" w14:textId="631681E3" w:rsidR="00B6320F" w:rsidDel="002D0ED2" w:rsidRDefault="002D0ED2" w:rsidP="002D0ED2">
      <w:pPr>
        <w:pStyle w:val="BodyText"/>
        <w:spacing w:before="41" w:line="360" w:lineRule="auto"/>
        <w:ind w:left="0" w:right="119"/>
        <w:jc w:val="both"/>
        <w:rPr>
          <w:del w:id="570" w:author="CCAM" w:date="2026-09-19T22:59:00Z"/>
        </w:rPr>
      </w:pPr>
      <w:ins w:id="571" w:author="CCAM" w:date="2026-09-19T22:59:00Z">
        <w:r w:rsidRPr="002D0ED2">
          <w:rPr>
            <w:highlight w:val="green"/>
            <w:rPrChange w:id="572" w:author="CCAM" w:date="2026-09-19T22:59:00Z">
              <w:rPr/>
            </w:rPrChange>
          </w:rPr>
          <w:t xml:space="preserve">Adolescence is a pivotal stage of life, shaped by dynamic brain development and </w:t>
        </w:r>
        <w:r w:rsidRPr="002D0ED2">
          <w:rPr>
            <w:highlight w:val="green"/>
            <w:rPrChange w:id="573" w:author="CCAM" w:date="2026-09-19T22:59:00Z">
              <w:rPr/>
            </w:rPrChange>
          </w:rPr>
          <w:lastRenderedPageBreak/>
          <w:t xml:space="preserve">constant interaction with social and physical environments, laying the foundation for adult capabilities (Sawyer, Azzopardi, </w:t>
        </w:r>
        <w:proofErr w:type="spellStart"/>
        <w:r w:rsidRPr="002D0ED2">
          <w:rPr>
            <w:highlight w:val="green"/>
            <w:rPrChange w:id="574" w:author="CCAM" w:date="2026-09-19T22:59:00Z">
              <w:rPr/>
            </w:rPrChange>
          </w:rPr>
          <w:t>Wickremarathne</w:t>
        </w:r>
        <w:proofErr w:type="spellEnd"/>
        <w:r w:rsidRPr="002D0ED2">
          <w:rPr>
            <w:highlight w:val="green"/>
            <w:rPrChange w:id="575" w:author="CCAM" w:date="2026-09-19T22:59:00Z">
              <w:rPr/>
            </w:rPrChange>
          </w:rPr>
          <w:t xml:space="preserve">, &amp; Patton, 2018; </w:t>
        </w:r>
        <w:proofErr w:type="spellStart"/>
        <w:r w:rsidRPr="002D0ED2">
          <w:rPr>
            <w:highlight w:val="green"/>
            <w:rPrChange w:id="576" w:author="CCAM" w:date="2026-09-19T22:59:00Z">
              <w:rPr/>
            </w:rPrChange>
          </w:rPr>
          <w:t>Fuligni</w:t>
        </w:r>
        <w:proofErr w:type="spellEnd"/>
        <w:r w:rsidRPr="002D0ED2">
          <w:rPr>
            <w:highlight w:val="green"/>
            <w:rPrChange w:id="577" w:author="CCAM" w:date="2026-09-19T22:59:00Z">
              <w:rPr/>
            </w:rPrChange>
          </w:rPr>
          <w:t xml:space="preserve">, 2019). As the bridge between childhood and adulthood, this period equips individuals with essential physical, social, cognitive, and economic resources that underpin future well-being (Patton, Sawyer, Santelli, Ross, Afifi, Allen, Arora, Azzopardi, Baldwin, </w:t>
        </w:r>
        <w:proofErr w:type="spellStart"/>
        <w:r w:rsidRPr="002D0ED2">
          <w:rPr>
            <w:highlight w:val="green"/>
            <w:rPrChange w:id="578" w:author="CCAM" w:date="2026-09-19T22:59:00Z">
              <w:rPr/>
            </w:rPrChange>
          </w:rPr>
          <w:t>Bonell</w:t>
        </w:r>
        <w:proofErr w:type="spellEnd"/>
        <w:r w:rsidRPr="002D0ED2">
          <w:rPr>
            <w:highlight w:val="green"/>
            <w:rPrChange w:id="579" w:author="CCAM" w:date="2026-09-19T22:59:00Z">
              <w:rPr/>
            </w:rPrChange>
          </w:rPr>
          <w:t xml:space="preserve">, &amp; Kakuma, 2016). Globally, there are about 1.2 billion adolescents aged 10–19, with nearly 90% living in low- and middle-income countries, where challenges and opportunities for growth are most pronounced (Moghaddam, </w:t>
        </w:r>
        <w:proofErr w:type="spellStart"/>
        <w:r w:rsidRPr="002D0ED2">
          <w:rPr>
            <w:highlight w:val="green"/>
            <w:rPrChange w:id="580" w:author="CCAM" w:date="2026-09-19T22:59:00Z">
              <w:rPr/>
            </w:rPrChange>
          </w:rPr>
          <w:t>Bahreini</w:t>
        </w:r>
        <w:proofErr w:type="spellEnd"/>
        <w:r w:rsidRPr="002D0ED2">
          <w:rPr>
            <w:highlight w:val="green"/>
            <w:rPrChange w:id="581" w:author="CCAM" w:date="2026-09-19T22:59:00Z">
              <w:rPr/>
            </w:rPrChange>
          </w:rPr>
          <w:t xml:space="preserve">, Abbasi, </w:t>
        </w:r>
        <w:proofErr w:type="spellStart"/>
        <w:r w:rsidRPr="002D0ED2">
          <w:rPr>
            <w:highlight w:val="green"/>
            <w:rPrChange w:id="582" w:author="CCAM" w:date="2026-09-19T22:59:00Z">
              <w:rPr/>
            </w:rPrChange>
          </w:rPr>
          <w:t>Fazli</w:t>
        </w:r>
        <w:proofErr w:type="spellEnd"/>
        <w:r w:rsidRPr="002D0ED2">
          <w:rPr>
            <w:highlight w:val="green"/>
            <w:rPrChange w:id="583" w:author="CCAM" w:date="2026-09-19T22:59:00Z">
              <w:rPr/>
            </w:rPrChange>
          </w:rPr>
          <w:t xml:space="preserve">, &amp; </w:t>
        </w:r>
        <w:proofErr w:type="spellStart"/>
        <w:r w:rsidRPr="002D0ED2">
          <w:rPr>
            <w:highlight w:val="green"/>
            <w:rPrChange w:id="584" w:author="CCAM" w:date="2026-09-19T22:59:00Z">
              <w:rPr/>
            </w:rPrChange>
          </w:rPr>
          <w:t>Saeidi</w:t>
        </w:r>
        <w:proofErr w:type="spellEnd"/>
        <w:r w:rsidRPr="002D0ED2">
          <w:rPr>
            <w:highlight w:val="green"/>
            <w:rPrChange w:id="585" w:author="CCAM" w:date="2026-09-19T22:59:00Z">
              <w:rPr/>
            </w:rPrChange>
          </w:rPr>
          <w:t>, 2016).</w:t>
        </w:r>
      </w:ins>
      <w:del w:id="586" w:author="CCAM" w:date="2026-09-19T22:56:00Z">
        <w:r w:rsidR="001A30E1" w:rsidRPr="002D0ED2" w:rsidDel="002D0ED2">
          <w:rPr>
            <w:highlight w:val="green"/>
            <w:rPrChange w:id="587" w:author="CCAM" w:date="2026-09-19T22:59:00Z">
              <w:rPr/>
            </w:rPrChange>
          </w:rPr>
          <w:delText xml:space="preserve"> Emotional problems and mental</w:delText>
        </w:r>
        <w:r w:rsidR="001A30E1" w:rsidRPr="002D0ED2" w:rsidDel="002D0ED2">
          <w:rPr>
            <w:spacing w:val="1"/>
            <w:highlight w:val="green"/>
            <w:rPrChange w:id="588" w:author="CCAM" w:date="2026-09-19T22:59:00Z">
              <w:rPr>
                <w:spacing w:val="1"/>
              </w:rPr>
            </w:rPrChange>
          </w:rPr>
          <w:delText xml:space="preserve"> </w:delText>
        </w:r>
        <w:r w:rsidR="001A30E1" w:rsidRPr="002D0ED2" w:rsidDel="002D0ED2">
          <w:rPr>
            <w:highlight w:val="green"/>
            <w:rPrChange w:id="589" w:author="CCAM" w:date="2026-09-19T22:59:00Z">
              <w:rPr/>
            </w:rPrChange>
          </w:rPr>
          <w:delText>disorders often emerge during this stage,  and</w:delText>
        </w:r>
      </w:del>
      <w:ins w:id="590" w:author="usher" w:date="2026-03-19T19:51:00Z">
        <w:del w:id="591" w:author="CCAM" w:date="2026-09-19T22:56:00Z">
          <w:r w:rsidR="0003216C" w:rsidRPr="002D0ED2" w:rsidDel="002D0ED2">
            <w:rPr>
              <w:highlight w:val="green"/>
              <w:rPrChange w:id="592" w:author="CCAM" w:date="2026-09-19T22:59:00Z">
                <w:rPr/>
              </w:rPrChange>
            </w:rPr>
            <w:delText>stage, and</w:delText>
          </w:r>
        </w:del>
      </w:ins>
      <w:del w:id="593" w:author="CCAM" w:date="2026-09-19T22:56:00Z">
        <w:r w:rsidR="001A30E1" w:rsidRPr="002D0ED2" w:rsidDel="002D0ED2">
          <w:rPr>
            <w:highlight w:val="green"/>
            <w:rPrChange w:id="594" w:author="CCAM" w:date="2026-09-19T22:59:00Z">
              <w:rPr/>
            </w:rPrChange>
          </w:rPr>
          <w:delText xml:space="preserve"> have been attributed to neural changes, along with biological and</w:delText>
        </w:r>
        <w:r w:rsidR="001A30E1" w:rsidRPr="002D0ED2" w:rsidDel="002D0ED2">
          <w:rPr>
            <w:spacing w:val="1"/>
            <w:highlight w:val="green"/>
            <w:rPrChange w:id="595" w:author="CCAM" w:date="2026-09-19T22:59:00Z">
              <w:rPr>
                <w:spacing w:val="1"/>
              </w:rPr>
            </w:rPrChange>
          </w:rPr>
          <w:delText xml:space="preserve"> </w:delText>
        </w:r>
        <w:r w:rsidR="001A30E1" w:rsidRPr="002D0ED2" w:rsidDel="002D0ED2">
          <w:rPr>
            <w:highlight w:val="green"/>
            <w:rPrChange w:id="596" w:author="CCAM" w:date="2026-09-19T22:59:00Z">
              <w:rPr/>
            </w:rPrChange>
          </w:rPr>
          <w:delText>social</w:delText>
        </w:r>
        <w:r w:rsidR="001A30E1" w:rsidRPr="002D0ED2" w:rsidDel="002D0ED2">
          <w:rPr>
            <w:spacing w:val="1"/>
            <w:highlight w:val="green"/>
            <w:rPrChange w:id="597" w:author="CCAM" w:date="2026-09-19T22:59:00Z">
              <w:rPr>
                <w:spacing w:val="1"/>
              </w:rPr>
            </w:rPrChange>
          </w:rPr>
          <w:delText xml:space="preserve"> </w:delText>
        </w:r>
        <w:r w:rsidR="001A30E1" w:rsidRPr="002D0ED2" w:rsidDel="002D0ED2">
          <w:rPr>
            <w:highlight w:val="green"/>
            <w:rPrChange w:id="598" w:author="CCAM" w:date="2026-09-19T22:59:00Z">
              <w:rPr/>
            </w:rPrChange>
          </w:rPr>
          <w:delText>factors</w:delText>
        </w:r>
        <w:r w:rsidR="001A30E1" w:rsidRPr="002D0ED2" w:rsidDel="002D0ED2">
          <w:rPr>
            <w:spacing w:val="1"/>
            <w:highlight w:val="green"/>
            <w:rPrChange w:id="599" w:author="CCAM" w:date="2026-09-19T22:59:00Z">
              <w:rPr>
                <w:spacing w:val="1"/>
              </w:rPr>
            </w:rPrChange>
          </w:rPr>
          <w:delText xml:space="preserve"> </w:delText>
        </w:r>
        <w:r w:rsidR="001A30E1" w:rsidRPr="002D0ED2" w:rsidDel="002D0ED2">
          <w:rPr>
            <w:highlight w:val="green"/>
            <w:rPrChange w:id="600" w:author="CCAM" w:date="2026-09-19T22:59:00Z">
              <w:rPr/>
            </w:rPrChange>
          </w:rPr>
          <w:delText>(Meyer, Heidi, and Francis 2023)</w:delText>
        </w:r>
        <w:r w:rsidR="001A30E1" w:rsidRPr="002D0ED2" w:rsidDel="002D0ED2">
          <w:rPr>
            <w:b/>
            <w:highlight w:val="green"/>
            <w:rPrChange w:id="601" w:author="CCAM" w:date="2026-09-19T22:59:00Z">
              <w:rPr>
                <w:b/>
              </w:rPr>
            </w:rPrChange>
          </w:rPr>
          <w:delText>.</w:delText>
        </w:r>
        <w:r w:rsidR="001A30E1" w:rsidRPr="002D0ED2" w:rsidDel="002D0ED2">
          <w:rPr>
            <w:highlight w:val="green"/>
            <w:rPrChange w:id="602" w:author="CCAM" w:date="2026-09-19T22:59:00Z">
              <w:rPr/>
            </w:rPrChange>
          </w:rPr>
          <w:delText xml:space="preserve"> </w:delText>
        </w:r>
      </w:del>
      <w:ins w:id="603" w:author="usher" w:date="2026-03-08T13:11:00Z">
        <w:del w:id="604" w:author="CCAM" w:date="2026-09-19T22:59:00Z">
          <w:r w:rsidR="001B0789" w:rsidRPr="002D0ED2" w:rsidDel="002D0ED2">
            <w:rPr>
              <w:color w:val="222222"/>
              <w:highlight w:val="green"/>
              <w:shd w:val="clear" w:color="auto" w:fill="FFFFFF"/>
              <w:rPrChange w:id="605" w:author="CCAM" w:date="2026-09-19T22:59:00Z">
                <w:rPr>
                  <w:color w:val="222222"/>
                  <w:shd w:val="clear" w:color="auto" w:fill="FFFFFF"/>
                </w:rPr>
              </w:rPrChange>
            </w:rPr>
            <w:delText xml:space="preserve">Adolescence is characterized by dynamic brain development </w:delText>
          </w:r>
        </w:del>
      </w:ins>
      <w:ins w:id="606" w:author="usher" w:date="2026-03-08T13:12:00Z">
        <w:del w:id="607" w:author="CCAM" w:date="2026-09-19T22:59:00Z">
          <w:r w:rsidR="001B0789" w:rsidRPr="002D0ED2" w:rsidDel="002D0ED2">
            <w:rPr>
              <w:color w:val="222222"/>
              <w:highlight w:val="green"/>
              <w:shd w:val="clear" w:color="auto" w:fill="FFFFFF"/>
              <w:rPrChange w:id="608" w:author="CCAM" w:date="2026-09-19T22:59:00Z">
                <w:rPr>
                  <w:color w:val="222222"/>
                  <w:shd w:val="clear" w:color="auto" w:fill="FFFFFF"/>
                </w:rPr>
              </w:rPrChange>
            </w:rPr>
            <w:delText>in which interactions with social and physical environment shapes the capabilities an</w:delText>
          </w:r>
        </w:del>
      </w:ins>
      <w:ins w:id="609" w:author="usher" w:date="2026-03-08T13:13:00Z">
        <w:del w:id="610" w:author="CCAM" w:date="2026-09-19T22:59:00Z">
          <w:r w:rsidR="001B0789" w:rsidRPr="002D0ED2" w:rsidDel="002D0ED2">
            <w:rPr>
              <w:color w:val="222222"/>
              <w:highlight w:val="green"/>
              <w:shd w:val="clear" w:color="auto" w:fill="FFFFFF"/>
              <w:rPrChange w:id="611" w:author="CCAM" w:date="2026-09-19T22:59:00Z">
                <w:rPr>
                  <w:color w:val="222222"/>
                  <w:shd w:val="clear" w:color="auto" w:fill="FFFFFF"/>
                </w:rPr>
              </w:rPrChange>
            </w:rPr>
            <w:delText xml:space="preserve"> </w:delText>
          </w:r>
        </w:del>
      </w:ins>
      <w:ins w:id="612" w:author="usher" w:date="2026-03-08T13:12:00Z">
        <w:del w:id="613" w:author="CCAM" w:date="2026-09-19T22:59:00Z">
          <w:r w:rsidR="001B0789" w:rsidRPr="002D0ED2" w:rsidDel="002D0ED2">
            <w:rPr>
              <w:color w:val="222222"/>
              <w:highlight w:val="green"/>
              <w:shd w:val="clear" w:color="auto" w:fill="FFFFFF"/>
              <w:rPrChange w:id="614" w:author="CCAM" w:date="2026-09-19T22:59:00Z">
                <w:rPr>
                  <w:color w:val="222222"/>
                  <w:shd w:val="clear" w:color="auto" w:fill="FFFFFF"/>
                </w:rPr>
              </w:rPrChange>
            </w:rPr>
            <w:delText>individual takes</w:delText>
          </w:r>
          <w:bookmarkEnd w:id="543"/>
          <w:r w:rsidR="001B0789" w:rsidRPr="002D0ED2" w:rsidDel="002D0ED2">
            <w:rPr>
              <w:color w:val="222222"/>
              <w:highlight w:val="green"/>
              <w:shd w:val="clear" w:color="auto" w:fill="FFFFFF"/>
              <w:rPrChange w:id="615" w:author="CCAM" w:date="2026-09-19T22:59:00Z">
                <w:rPr>
                  <w:color w:val="222222"/>
                  <w:shd w:val="clear" w:color="auto" w:fill="FFFFFF"/>
                </w:rPr>
              </w:rPrChange>
            </w:rPr>
            <w:delText xml:space="preserve"> </w:delText>
          </w:r>
          <w:bookmarkStart w:id="616" w:name="_Hlk237514377"/>
          <w:r w:rsidR="001B0789" w:rsidRPr="002D0ED2" w:rsidDel="002D0ED2">
            <w:rPr>
              <w:color w:val="222222"/>
              <w:highlight w:val="green"/>
              <w:shd w:val="clear" w:color="auto" w:fill="FFFFFF"/>
              <w:rPrChange w:id="617" w:author="CCAM" w:date="2026-09-19T22:59:00Z">
                <w:rPr>
                  <w:color w:val="222222"/>
                  <w:shd w:val="clear" w:color="auto" w:fill="FFFFFF"/>
                </w:rPr>
              </w:rPrChange>
            </w:rPr>
            <w:delText xml:space="preserve">forward into adult life. </w:delText>
          </w:r>
        </w:del>
      </w:ins>
      <w:ins w:id="618" w:author="usher" w:date="2026-03-08T13:13:00Z">
        <w:del w:id="619" w:author="CCAM" w:date="2026-09-19T22:59:00Z">
          <w:r w:rsidR="001B0789" w:rsidRPr="002D0ED2" w:rsidDel="002D0ED2">
            <w:rPr>
              <w:color w:val="222222"/>
              <w:highlight w:val="green"/>
              <w:shd w:val="clear" w:color="auto" w:fill="FFFFFF"/>
              <w:rPrChange w:id="620" w:author="CCAM" w:date="2026-09-19T22:59:00Z">
                <w:rPr>
                  <w:color w:val="222222"/>
                  <w:shd w:val="clear" w:color="auto" w:fill="FFFFFF"/>
                </w:rPr>
              </w:rPrChange>
            </w:rPr>
            <w:delText>The period</w:delText>
          </w:r>
        </w:del>
      </w:ins>
      <w:ins w:id="621" w:author="usher" w:date="2026-03-08T13:26:00Z">
        <w:del w:id="622" w:author="CCAM" w:date="2026-09-19T22:59:00Z">
          <w:r w:rsidR="00DA396E" w:rsidRPr="002D0ED2" w:rsidDel="002D0ED2">
            <w:rPr>
              <w:color w:val="222222"/>
              <w:highlight w:val="green"/>
              <w:shd w:val="clear" w:color="auto" w:fill="FFFFFF"/>
              <w:rPrChange w:id="623" w:author="CCAM" w:date="2026-09-19T22:59:00Z">
                <w:rPr>
                  <w:color w:val="222222"/>
                  <w:shd w:val="clear" w:color="auto" w:fill="FFFFFF"/>
                </w:rPr>
              </w:rPrChange>
            </w:rPr>
            <w:delText xml:space="preserve"> spans between childhood and adulthood and it</w:delText>
          </w:r>
        </w:del>
      </w:ins>
      <w:ins w:id="624" w:author="usher" w:date="2026-03-08T13:13:00Z">
        <w:del w:id="625" w:author="CCAM" w:date="2026-09-19T22:59:00Z">
          <w:r w:rsidR="001B0789" w:rsidRPr="002D0ED2" w:rsidDel="002D0ED2">
            <w:rPr>
              <w:color w:val="222222"/>
              <w:highlight w:val="green"/>
              <w:shd w:val="clear" w:color="auto" w:fill="FFFFFF"/>
              <w:rPrChange w:id="626" w:author="CCAM" w:date="2026-09-19T22:59:00Z">
                <w:rPr>
                  <w:color w:val="222222"/>
                  <w:shd w:val="clear" w:color="auto" w:fill="FFFFFF"/>
                </w:rPr>
              </w:rPrChange>
            </w:rPr>
            <w:delText xml:space="preserve"> is </w:delText>
          </w:r>
        </w:del>
      </w:ins>
      <w:ins w:id="627" w:author="usher" w:date="2026-03-08T13:15:00Z">
        <w:del w:id="628" w:author="CCAM" w:date="2026-09-19T22:59:00Z">
          <w:r w:rsidR="001B0789" w:rsidRPr="002D0ED2" w:rsidDel="002D0ED2">
            <w:rPr>
              <w:color w:val="222222"/>
              <w:highlight w:val="green"/>
              <w:shd w:val="clear" w:color="auto" w:fill="FFFFFF"/>
              <w:rPrChange w:id="629" w:author="CCAM" w:date="2026-09-19T22:59:00Z">
                <w:rPr>
                  <w:color w:val="222222"/>
                  <w:shd w:val="clear" w:color="auto" w:fill="FFFFFF"/>
                </w:rPr>
              </w:rPrChange>
            </w:rPr>
            <w:delText>pivotal in</w:delText>
          </w:r>
        </w:del>
      </w:ins>
      <w:ins w:id="630" w:author="usher" w:date="2026-03-08T13:16:00Z">
        <w:del w:id="631" w:author="CCAM" w:date="2026-09-19T22:59:00Z">
          <w:r w:rsidR="001B0789" w:rsidRPr="002D0ED2" w:rsidDel="002D0ED2">
            <w:rPr>
              <w:color w:val="222222"/>
              <w:highlight w:val="green"/>
              <w:shd w:val="clear" w:color="auto" w:fill="FFFFFF"/>
              <w:rPrChange w:id="632" w:author="CCAM" w:date="2026-09-19T22:59:00Z">
                <w:rPr>
                  <w:color w:val="222222"/>
                  <w:shd w:val="clear" w:color="auto" w:fill="FFFFFF"/>
                </w:rPr>
              </w:rPrChange>
            </w:rPr>
            <w:delText xml:space="preserve"> life to achieve human potential</w:delText>
          </w:r>
        </w:del>
      </w:ins>
      <w:ins w:id="633" w:author="usher" w:date="2026-03-08T13:28:00Z">
        <w:del w:id="634" w:author="CCAM" w:date="2026-09-19T22:59:00Z">
          <w:r w:rsidR="00F620FD" w:rsidRPr="002D0ED2" w:rsidDel="002D0ED2">
            <w:rPr>
              <w:color w:val="222222"/>
              <w:highlight w:val="green"/>
              <w:shd w:val="clear" w:color="auto" w:fill="FFFFFF"/>
              <w:rPrChange w:id="635" w:author="CCAM" w:date="2026-09-19T22:59:00Z">
                <w:rPr>
                  <w:color w:val="222222"/>
                  <w:shd w:val="clear" w:color="auto" w:fill="FFFFFF"/>
                </w:rPr>
              </w:rPrChange>
            </w:rPr>
            <w:delText xml:space="preserve"> </w:delText>
          </w:r>
        </w:del>
      </w:ins>
      <w:ins w:id="636" w:author="usher" w:date="2026-03-08T13:29:00Z">
        <w:del w:id="637" w:author="CCAM" w:date="2026-09-19T22:59:00Z">
          <w:r w:rsidR="00F620FD" w:rsidRPr="002D0ED2" w:rsidDel="002D0ED2">
            <w:rPr>
              <w:color w:val="222222"/>
              <w:highlight w:val="green"/>
              <w:shd w:val="clear" w:color="auto" w:fill="FFFFFF"/>
              <w:rPrChange w:id="638" w:author="CCAM" w:date="2026-09-19T22:59:00Z">
                <w:rPr>
                  <w:color w:val="222222"/>
                  <w:shd w:val="clear" w:color="auto" w:fill="FFFFFF"/>
                </w:rPr>
              </w:rPrChange>
            </w:rPr>
            <w:delText>(</w:delText>
          </w:r>
        </w:del>
      </w:ins>
      <w:ins w:id="639" w:author="usher" w:date="2026-03-08T13:28:00Z">
        <w:del w:id="640" w:author="CCAM" w:date="2026-09-19T22:59:00Z">
          <w:r w:rsidR="00F620FD" w:rsidRPr="002D0ED2" w:rsidDel="002D0ED2">
            <w:rPr>
              <w:color w:val="222222"/>
              <w:highlight w:val="green"/>
              <w:shd w:val="clear" w:color="auto" w:fill="FFFFFF"/>
              <w:rPrChange w:id="641" w:author="CCAM" w:date="2026-09-19T22:59:00Z">
                <w:rPr>
                  <w:rFonts w:ascii="Arial" w:hAnsi="Arial" w:cs="Arial"/>
                  <w:color w:val="222222"/>
                  <w:sz w:val="20"/>
                  <w:szCs w:val="20"/>
                  <w:shd w:val="clear" w:color="auto" w:fill="FFFFFF"/>
                </w:rPr>
              </w:rPrChange>
            </w:rPr>
            <w:delText>Sawyer</w:delText>
          </w:r>
        </w:del>
      </w:ins>
      <w:ins w:id="642" w:author="usher" w:date="2026-03-08T13:29:00Z">
        <w:del w:id="643" w:author="CCAM" w:date="2026-09-19T22:59:00Z">
          <w:r w:rsidR="00F620FD" w:rsidRPr="002D0ED2" w:rsidDel="002D0ED2">
            <w:rPr>
              <w:color w:val="222222"/>
              <w:highlight w:val="green"/>
              <w:shd w:val="clear" w:color="auto" w:fill="FFFFFF"/>
              <w:rPrChange w:id="644" w:author="CCAM" w:date="2026-09-19T22:59:00Z">
                <w:rPr>
                  <w:color w:val="222222"/>
                  <w:shd w:val="clear" w:color="auto" w:fill="FFFFFF"/>
                </w:rPr>
              </w:rPrChange>
            </w:rPr>
            <w:delText>,</w:delText>
          </w:r>
        </w:del>
      </w:ins>
      <w:ins w:id="645" w:author="usher" w:date="2026-03-08T13:28:00Z">
        <w:del w:id="646" w:author="CCAM" w:date="2026-09-19T22:59:00Z">
          <w:r w:rsidR="00F620FD" w:rsidRPr="002D0ED2" w:rsidDel="002D0ED2">
            <w:rPr>
              <w:color w:val="222222"/>
              <w:highlight w:val="green"/>
              <w:shd w:val="clear" w:color="auto" w:fill="FFFFFF"/>
              <w:rPrChange w:id="647" w:author="CCAM" w:date="2026-09-19T22:59:00Z">
                <w:rPr>
                  <w:rFonts w:ascii="Arial" w:hAnsi="Arial" w:cs="Arial"/>
                  <w:color w:val="222222"/>
                  <w:sz w:val="20"/>
                  <w:szCs w:val="20"/>
                  <w:shd w:val="clear" w:color="auto" w:fill="FFFFFF"/>
                </w:rPr>
              </w:rPrChange>
            </w:rPr>
            <w:delText xml:space="preserve"> Azzopardi, Wickremarathne,</w:delText>
          </w:r>
        </w:del>
      </w:ins>
      <w:ins w:id="648" w:author="usher" w:date="2026-03-08T13:29:00Z">
        <w:del w:id="649" w:author="CCAM" w:date="2026-09-19T22:59:00Z">
          <w:r w:rsidR="00F620FD" w:rsidRPr="002D0ED2" w:rsidDel="002D0ED2">
            <w:rPr>
              <w:color w:val="222222"/>
              <w:highlight w:val="green"/>
              <w:shd w:val="clear" w:color="auto" w:fill="FFFFFF"/>
              <w:rPrChange w:id="650" w:author="CCAM" w:date="2026-09-19T22:59:00Z">
                <w:rPr>
                  <w:color w:val="222222"/>
                  <w:shd w:val="clear" w:color="auto" w:fill="FFFFFF"/>
                </w:rPr>
              </w:rPrChange>
            </w:rPr>
            <w:delText xml:space="preserve"> </w:delText>
          </w:r>
        </w:del>
      </w:ins>
      <w:ins w:id="651" w:author="usher" w:date="2026-03-08T13:28:00Z">
        <w:del w:id="652" w:author="CCAM" w:date="2026-09-19T22:59:00Z">
          <w:r w:rsidR="00F620FD" w:rsidRPr="002D0ED2" w:rsidDel="002D0ED2">
            <w:rPr>
              <w:color w:val="222222"/>
              <w:highlight w:val="green"/>
              <w:shd w:val="clear" w:color="auto" w:fill="FFFFFF"/>
              <w:rPrChange w:id="653" w:author="CCAM" w:date="2026-09-19T22:59:00Z">
                <w:rPr>
                  <w:rFonts w:ascii="Arial" w:hAnsi="Arial" w:cs="Arial"/>
                  <w:color w:val="222222"/>
                  <w:sz w:val="20"/>
                  <w:szCs w:val="20"/>
                  <w:shd w:val="clear" w:color="auto" w:fill="FFFFFF"/>
                </w:rPr>
              </w:rPrChange>
            </w:rPr>
            <w:delText>and Patton, 2018</w:delText>
          </w:r>
        </w:del>
      </w:ins>
      <w:ins w:id="654" w:author="usher" w:date="2026-03-22T14:39:00Z">
        <w:del w:id="655" w:author="CCAM" w:date="2026-09-19T22:59:00Z">
          <w:r w:rsidR="00727784" w:rsidRPr="002D0ED2" w:rsidDel="002D0ED2">
            <w:rPr>
              <w:color w:val="222222"/>
              <w:highlight w:val="green"/>
              <w:shd w:val="clear" w:color="auto" w:fill="FFFFFF"/>
              <w:rPrChange w:id="656" w:author="CCAM" w:date="2026-09-19T22:59:00Z">
                <w:rPr>
                  <w:color w:val="222222"/>
                  <w:shd w:val="clear" w:color="auto" w:fill="FFFFFF"/>
                </w:rPr>
              </w:rPrChange>
            </w:rPr>
            <w:delText xml:space="preserve">; </w:delText>
          </w:r>
        </w:del>
      </w:ins>
      <w:ins w:id="657" w:author="usher" w:date="2026-03-22T14:36:00Z">
        <w:del w:id="658" w:author="CCAM" w:date="2026-09-19T22:59:00Z">
          <w:r w:rsidR="00727784" w:rsidRPr="002D0ED2" w:rsidDel="002D0ED2">
            <w:rPr>
              <w:color w:val="222222"/>
              <w:highlight w:val="green"/>
              <w:shd w:val="clear" w:color="auto" w:fill="FFFFFF"/>
              <w:rPrChange w:id="659" w:author="CCAM" w:date="2026-09-19T22:59:00Z">
                <w:rPr>
                  <w:rFonts w:ascii="Arial" w:hAnsi="Arial" w:cs="Arial"/>
                  <w:color w:val="222222"/>
                  <w:sz w:val="20"/>
                  <w:szCs w:val="20"/>
                  <w:shd w:val="clear" w:color="auto" w:fill="FFFFFF"/>
                </w:rPr>
              </w:rPrChange>
            </w:rPr>
            <w:delText>Fuligni,</w:delText>
          </w:r>
        </w:del>
      </w:ins>
      <w:ins w:id="660" w:author="usher" w:date="2026-03-22T14:39:00Z">
        <w:del w:id="661" w:author="CCAM" w:date="2026-09-19T22:59:00Z">
          <w:r w:rsidR="00727784" w:rsidRPr="002D0ED2" w:rsidDel="002D0ED2">
            <w:rPr>
              <w:color w:val="222222"/>
              <w:highlight w:val="green"/>
              <w:shd w:val="clear" w:color="auto" w:fill="FFFFFF"/>
              <w:rPrChange w:id="662" w:author="CCAM" w:date="2026-09-19T22:59:00Z">
                <w:rPr>
                  <w:color w:val="222222"/>
                  <w:shd w:val="clear" w:color="auto" w:fill="FFFFFF"/>
                </w:rPr>
              </w:rPrChange>
            </w:rPr>
            <w:delText xml:space="preserve"> </w:delText>
          </w:r>
        </w:del>
      </w:ins>
      <w:ins w:id="663" w:author="usher" w:date="2026-03-22T14:36:00Z">
        <w:del w:id="664" w:author="CCAM" w:date="2026-09-19T22:59:00Z">
          <w:r w:rsidR="00727784" w:rsidRPr="002D0ED2" w:rsidDel="002D0ED2">
            <w:rPr>
              <w:color w:val="222222"/>
              <w:highlight w:val="green"/>
              <w:shd w:val="clear" w:color="auto" w:fill="FFFFFF"/>
              <w:rPrChange w:id="665" w:author="CCAM" w:date="2026-09-19T22:59:00Z">
                <w:rPr>
                  <w:rFonts w:ascii="Arial" w:hAnsi="Arial" w:cs="Arial"/>
                  <w:color w:val="222222"/>
                  <w:sz w:val="20"/>
                  <w:szCs w:val="20"/>
                  <w:shd w:val="clear" w:color="auto" w:fill="FFFFFF"/>
                </w:rPr>
              </w:rPrChange>
            </w:rPr>
            <w:delText>2019</w:delText>
          </w:r>
        </w:del>
      </w:ins>
      <w:ins w:id="666" w:author="usher" w:date="2026-03-22T14:39:00Z">
        <w:del w:id="667" w:author="CCAM" w:date="2026-09-19T22:59:00Z">
          <w:r w:rsidR="00727784" w:rsidRPr="002D0ED2" w:rsidDel="002D0ED2">
            <w:rPr>
              <w:color w:val="222222"/>
              <w:highlight w:val="green"/>
              <w:shd w:val="clear" w:color="auto" w:fill="FFFFFF"/>
              <w:rPrChange w:id="668" w:author="CCAM" w:date="2026-09-19T22:59:00Z">
                <w:rPr>
                  <w:color w:val="222222"/>
                  <w:shd w:val="clear" w:color="auto" w:fill="FFFFFF"/>
                </w:rPr>
              </w:rPrChange>
            </w:rPr>
            <w:delText>).</w:delText>
          </w:r>
        </w:del>
      </w:ins>
      <w:ins w:id="669" w:author="usher" w:date="2026-03-22T14:40:00Z">
        <w:del w:id="670" w:author="CCAM" w:date="2026-09-19T22:59:00Z">
          <w:r w:rsidR="00177E59" w:rsidRPr="002D0ED2" w:rsidDel="002D0ED2">
            <w:rPr>
              <w:color w:val="222222"/>
              <w:highlight w:val="green"/>
              <w:shd w:val="clear" w:color="auto" w:fill="FFFFFF"/>
              <w:rPrChange w:id="671" w:author="CCAM" w:date="2026-09-19T22:59:00Z">
                <w:rPr>
                  <w:color w:val="222222"/>
                  <w:shd w:val="clear" w:color="auto" w:fill="FFFFFF"/>
                </w:rPr>
              </w:rPrChange>
            </w:rPr>
            <w:delText xml:space="preserve"> </w:delText>
          </w:r>
        </w:del>
      </w:ins>
      <w:ins w:id="672" w:author="usher" w:date="2026-03-08T13:23:00Z">
        <w:del w:id="673" w:author="CCAM" w:date="2026-09-19T22:59:00Z">
          <w:r w:rsidR="00DA396E" w:rsidRPr="002D0ED2" w:rsidDel="002D0ED2">
            <w:rPr>
              <w:color w:val="222222"/>
              <w:highlight w:val="green"/>
              <w:shd w:val="clear" w:color="auto" w:fill="FFFFFF"/>
              <w:rPrChange w:id="674" w:author="CCAM" w:date="2026-09-19T22:59:00Z">
                <w:rPr>
                  <w:color w:val="222222"/>
                  <w:shd w:val="clear" w:color="auto" w:fill="FFFFFF"/>
                </w:rPr>
              </w:rPrChange>
            </w:rPr>
            <w:delText>Indivi</w:delText>
          </w:r>
        </w:del>
      </w:ins>
      <w:ins w:id="675" w:author="usher" w:date="2026-03-08T13:24:00Z">
        <w:del w:id="676" w:author="CCAM" w:date="2026-09-19T22:59:00Z">
          <w:r w:rsidR="00DA396E" w:rsidRPr="002D0ED2" w:rsidDel="002D0ED2">
            <w:rPr>
              <w:color w:val="222222"/>
              <w:highlight w:val="green"/>
              <w:shd w:val="clear" w:color="auto" w:fill="FFFFFF"/>
              <w:rPrChange w:id="677" w:author="CCAM" w:date="2026-09-19T22:59:00Z">
                <w:rPr>
                  <w:color w:val="222222"/>
                  <w:shd w:val="clear" w:color="auto" w:fill="FFFFFF"/>
                </w:rPr>
              </w:rPrChange>
            </w:rPr>
            <w:delText>dual at this phase</w:delText>
          </w:r>
        </w:del>
      </w:ins>
      <w:ins w:id="678" w:author="usher" w:date="2026-03-08T13:18:00Z">
        <w:del w:id="679" w:author="CCAM" w:date="2026-09-19T22:59:00Z">
          <w:r w:rsidR="00A32857" w:rsidRPr="002D0ED2" w:rsidDel="002D0ED2">
            <w:rPr>
              <w:color w:val="222222"/>
              <w:highlight w:val="green"/>
              <w:shd w:val="clear" w:color="auto" w:fill="FFFFFF"/>
              <w:rPrChange w:id="680" w:author="CCAM" w:date="2026-09-19T22:59:00Z">
                <w:rPr>
                  <w:color w:val="222222"/>
                  <w:shd w:val="clear" w:color="auto" w:fill="FFFFFF"/>
                </w:rPr>
              </w:rPrChange>
            </w:rPr>
            <w:delText xml:space="preserve"> acquire certain physical, social, cognitive, economic resources during this stage that are foundational to their </w:delText>
          </w:r>
        </w:del>
      </w:ins>
      <w:ins w:id="681" w:author="usher" w:date="2026-03-08T13:19:00Z">
        <w:del w:id="682" w:author="CCAM" w:date="2026-09-19T22:59:00Z">
          <w:r w:rsidR="00863521" w:rsidRPr="002D0ED2" w:rsidDel="002D0ED2">
            <w:rPr>
              <w:color w:val="222222"/>
              <w:highlight w:val="green"/>
              <w:shd w:val="clear" w:color="auto" w:fill="FFFFFF"/>
              <w:rPrChange w:id="683" w:author="CCAM" w:date="2026-09-19T22:59:00Z">
                <w:rPr>
                  <w:color w:val="222222"/>
                  <w:shd w:val="clear" w:color="auto" w:fill="FFFFFF"/>
                </w:rPr>
              </w:rPrChange>
            </w:rPr>
            <w:delText>well-being</w:delText>
          </w:r>
        </w:del>
      </w:ins>
      <w:ins w:id="684" w:author="usher" w:date="2026-03-08T13:18:00Z">
        <w:del w:id="685" w:author="CCAM" w:date="2026-09-19T22:59:00Z">
          <w:r w:rsidR="00A32857" w:rsidRPr="002D0ED2" w:rsidDel="002D0ED2">
            <w:rPr>
              <w:color w:val="222222"/>
              <w:highlight w:val="green"/>
              <w:shd w:val="clear" w:color="auto" w:fill="FFFFFF"/>
              <w:rPrChange w:id="686" w:author="CCAM" w:date="2026-09-19T22:59:00Z">
                <w:rPr>
                  <w:color w:val="222222"/>
                  <w:shd w:val="clear" w:color="auto" w:fill="FFFFFF"/>
                </w:rPr>
              </w:rPrChange>
            </w:rPr>
            <w:delText xml:space="preserve"> l</w:delText>
          </w:r>
        </w:del>
      </w:ins>
      <w:ins w:id="687" w:author="usher" w:date="2026-03-08T13:19:00Z">
        <w:del w:id="688" w:author="CCAM" w:date="2026-09-19T22:59:00Z">
          <w:r w:rsidR="00A32857" w:rsidRPr="002D0ED2" w:rsidDel="002D0ED2">
            <w:rPr>
              <w:color w:val="222222"/>
              <w:highlight w:val="green"/>
              <w:shd w:val="clear" w:color="auto" w:fill="FFFFFF"/>
              <w:rPrChange w:id="689" w:author="CCAM" w:date="2026-09-19T22:59:00Z">
                <w:rPr>
                  <w:color w:val="222222"/>
                  <w:shd w:val="clear" w:color="auto" w:fill="FFFFFF"/>
                </w:rPr>
              </w:rPrChange>
            </w:rPr>
            <w:delText>ater in life and adulthood.</w:delText>
          </w:r>
        </w:del>
      </w:ins>
      <w:ins w:id="690" w:author="usher" w:date="2026-03-08T13:21:00Z">
        <w:del w:id="691" w:author="CCAM" w:date="2026-09-19T22:59:00Z">
          <w:r w:rsidR="0086347E" w:rsidRPr="002D0ED2" w:rsidDel="002D0ED2">
            <w:rPr>
              <w:color w:val="222222"/>
              <w:highlight w:val="green"/>
              <w:shd w:val="clear" w:color="auto" w:fill="FFFFFF"/>
              <w:rPrChange w:id="692" w:author="CCAM" w:date="2026-09-19T22:59:00Z">
                <w:rPr>
                  <w:color w:val="222222"/>
                  <w:shd w:val="clear" w:color="auto" w:fill="FFFFFF"/>
                </w:rPr>
              </w:rPrChange>
            </w:rPr>
            <w:delText xml:space="preserve"> </w:delText>
          </w:r>
        </w:del>
      </w:ins>
      <w:ins w:id="693" w:author="usher" w:date="2026-03-08T13:22:00Z">
        <w:del w:id="694" w:author="CCAM" w:date="2026-09-19T22:59:00Z">
          <w:r w:rsidR="0086347E" w:rsidRPr="002D0ED2" w:rsidDel="002D0ED2">
            <w:rPr>
              <w:color w:val="222222"/>
              <w:highlight w:val="green"/>
              <w:shd w:val="clear" w:color="auto" w:fill="FFFFFF"/>
              <w:rPrChange w:id="695" w:author="CCAM" w:date="2026-09-19T22:59:00Z">
                <w:rPr>
                  <w:color w:val="222222"/>
                  <w:shd w:val="clear" w:color="auto" w:fill="FFFFFF"/>
                </w:rPr>
              </w:rPrChange>
            </w:rPr>
            <w:delText>(</w:delText>
          </w:r>
        </w:del>
      </w:ins>
      <w:ins w:id="696" w:author="usher" w:date="2026-03-08T13:21:00Z">
        <w:del w:id="697" w:author="CCAM" w:date="2026-09-19T22:59:00Z">
          <w:r w:rsidR="0086347E" w:rsidRPr="002D0ED2" w:rsidDel="002D0ED2">
            <w:rPr>
              <w:color w:val="222222"/>
              <w:highlight w:val="green"/>
              <w:shd w:val="clear" w:color="auto" w:fill="FFFFFF"/>
              <w:rPrChange w:id="698" w:author="CCAM" w:date="2026-09-19T22:59:00Z">
                <w:rPr>
                  <w:rFonts w:ascii="Arial" w:hAnsi="Arial" w:cs="Arial"/>
                  <w:color w:val="222222"/>
                  <w:sz w:val="20"/>
                  <w:szCs w:val="20"/>
                  <w:shd w:val="clear" w:color="auto" w:fill="FFFFFF"/>
                </w:rPr>
              </w:rPrChange>
            </w:rPr>
            <w:delText>Patton,</w:delText>
          </w:r>
        </w:del>
      </w:ins>
      <w:ins w:id="699" w:author="usher" w:date="2026-03-08T13:22:00Z">
        <w:del w:id="700" w:author="CCAM" w:date="2026-09-19T22:59:00Z">
          <w:r w:rsidR="0086347E" w:rsidRPr="002D0ED2" w:rsidDel="002D0ED2">
            <w:rPr>
              <w:color w:val="222222"/>
              <w:highlight w:val="green"/>
              <w:shd w:val="clear" w:color="auto" w:fill="FFFFFF"/>
              <w:rPrChange w:id="701" w:author="CCAM" w:date="2026-09-19T22:59:00Z">
                <w:rPr>
                  <w:color w:val="222222"/>
                  <w:shd w:val="clear" w:color="auto" w:fill="FFFFFF"/>
                </w:rPr>
              </w:rPrChange>
            </w:rPr>
            <w:delText xml:space="preserve"> </w:delText>
          </w:r>
        </w:del>
      </w:ins>
      <w:ins w:id="702" w:author="usher" w:date="2026-03-08T13:21:00Z">
        <w:del w:id="703" w:author="CCAM" w:date="2026-09-19T22:59:00Z">
          <w:r w:rsidR="0086347E" w:rsidRPr="002D0ED2" w:rsidDel="002D0ED2">
            <w:rPr>
              <w:color w:val="222222"/>
              <w:highlight w:val="green"/>
              <w:shd w:val="clear" w:color="auto" w:fill="FFFFFF"/>
              <w:rPrChange w:id="704" w:author="CCAM" w:date="2026-09-19T22:59:00Z">
                <w:rPr>
                  <w:rFonts w:ascii="Arial" w:hAnsi="Arial" w:cs="Arial"/>
                  <w:color w:val="222222"/>
                  <w:sz w:val="20"/>
                  <w:szCs w:val="20"/>
                  <w:shd w:val="clear" w:color="auto" w:fill="FFFFFF"/>
                </w:rPr>
              </w:rPrChange>
            </w:rPr>
            <w:delText>Sawyer,</w:delText>
          </w:r>
        </w:del>
      </w:ins>
      <w:ins w:id="705" w:author="usher" w:date="2026-03-08T13:22:00Z">
        <w:del w:id="706" w:author="CCAM" w:date="2026-09-19T22:59:00Z">
          <w:r w:rsidR="0086347E" w:rsidRPr="002D0ED2" w:rsidDel="002D0ED2">
            <w:rPr>
              <w:color w:val="222222"/>
              <w:highlight w:val="green"/>
              <w:shd w:val="clear" w:color="auto" w:fill="FFFFFF"/>
              <w:rPrChange w:id="707" w:author="CCAM" w:date="2026-09-19T22:59:00Z">
                <w:rPr>
                  <w:color w:val="222222"/>
                  <w:shd w:val="clear" w:color="auto" w:fill="FFFFFF"/>
                </w:rPr>
              </w:rPrChange>
            </w:rPr>
            <w:delText xml:space="preserve"> </w:delText>
          </w:r>
        </w:del>
      </w:ins>
      <w:ins w:id="708" w:author="usher" w:date="2026-03-08T13:21:00Z">
        <w:del w:id="709" w:author="CCAM" w:date="2026-09-19T22:59:00Z">
          <w:r w:rsidR="0086347E" w:rsidRPr="002D0ED2" w:rsidDel="002D0ED2">
            <w:rPr>
              <w:color w:val="222222"/>
              <w:highlight w:val="green"/>
              <w:shd w:val="clear" w:color="auto" w:fill="FFFFFF"/>
              <w:rPrChange w:id="710" w:author="CCAM" w:date="2026-09-19T22:59:00Z">
                <w:rPr>
                  <w:rFonts w:ascii="Arial" w:hAnsi="Arial" w:cs="Arial"/>
                  <w:color w:val="222222"/>
                  <w:sz w:val="20"/>
                  <w:szCs w:val="20"/>
                  <w:shd w:val="clear" w:color="auto" w:fill="FFFFFF"/>
                </w:rPr>
              </w:rPrChange>
            </w:rPr>
            <w:delText>Santelli, Ross, Afifi, Allen, Arora, Azzopardi, Baldwin, Bonell, and Kakuma, 2016</w:delText>
          </w:r>
        </w:del>
      </w:ins>
      <w:ins w:id="711" w:author="usher" w:date="2026-03-08T13:22:00Z">
        <w:del w:id="712" w:author="CCAM" w:date="2026-09-19T22:59:00Z">
          <w:r w:rsidR="0086347E" w:rsidRPr="002D0ED2" w:rsidDel="002D0ED2">
            <w:rPr>
              <w:color w:val="222222"/>
              <w:highlight w:val="green"/>
              <w:shd w:val="clear" w:color="auto" w:fill="FFFFFF"/>
              <w:rPrChange w:id="713" w:author="CCAM" w:date="2026-09-19T22:59:00Z">
                <w:rPr>
                  <w:color w:val="222222"/>
                  <w:shd w:val="clear" w:color="auto" w:fill="FFFFFF"/>
                </w:rPr>
              </w:rPrChange>
            </w:rPr>
            <w:delText>)</w:delText>
          </w:r>
        </w:del>
      </w:ins>
      <w:ins w:id="714" w:author="usher" w:date="2026-03-08T13:28:00Z">
        <w:del w:id="715" w:author="CCAM" w:date="2026-09-19T22:59:00Z">
          <w:r w:rsidR="00F620FD" w:rsidRPr="002D0ED2" w:rsidDel="002D0ED2">
            <w:rPr>
              <w:color w:val="222222"/>
              <w:highlight w:val="green"/>
              <w:shd w:val="clear" w:color="auto" w:fill="FFFFFF"/>
              <w:rPrChange w:id="716" w:author="CCAM" w:date="2026-09-19T22:59:00Z">
                <w:rPr>
                  <w:color w:val="222222"/>
                  <w:shd w:val="clear" w:color="auto" w:fill="FFFFFF"/>
                </w:rPr>
              </w:rPrChange>
            </w:rPr>
            <w:delText>.</w:delText>
          </w:r>
        </w:del>
      </w:ins>
      <w:bookmarkEnd w:id="616"/>
    </w:p>
    <w:p w14:paraId="5DC77CBD" w14:textId="77777777" w:rsidR="00D809C5" w:rsidRDefault="00D809C5" w:rsidP="002D0ED2">
      <w:pPr>
        <w:pStyle w:val="BodyText"/>
        <w:spacing w:before="41" w:line="360" w:lineRule="auto"/>
        <w:ind w:left="0" w:right="119"/>
        <w:jc w:val="both"/>
        <w:rPr>
          <w:ins w:id="717" w:author="CCAM" w:date="2026-09-27T18:58:00Z"/>
        </w:rPr>
      </w:pPr>
      <w:bookmarkStart w:id="718" w:name="_Hlk237514395"/>
    </w:p>
    <w:p w14:paraId="56DFD557" w14:textId="77777777" w:rsidR="00D809C5" w:rsidRDefault="00D809C5" w:rsidP="002D0ED2">
      <w:pPr>
        <w:pStyle w:val="BodyText"/>
        <w:spacing w:before="41" w:line="360" w:lineRule="auto"/>
        <w:ind w:left="0" w:right="119"/>
        <w:jc w:val="both"/>
        <w:rPr>
          <w:ins w:id="719" w:author="CCAM" w:date="2026-09-27T18:59:00Z"/>
        </w:rPr>
      </w:pPr>
    </w:p>
    <w:p w14:paraId="6C9DC5DC" w14:textId="77AA2F27" w:rsidR="006F47F6" w:rsidRDefault="008A4228" w:rsidP="002D0ED2">
      <w:pPr>
        <w:pStyle w:val="BodyText"/>
        <w:spacing w:before="41" w:line="360" w:lineRule="auto"/>
        <w:ind w:left="0" w:right="119"/>
        <w:jc w:val="both"/>
        <w:rPr>
          <w:ins w:id="720" w:author="CCAM" w:date="2026-09-22T21:44:00Z"/>
          <w:color w:val="222222"/>
          <w:shd w:val="clear" w:color="auto" w:fill="FFFFFF"/>
        </w:rPr>
      </w:pPr>
      <w:ins w:id="721" w:author="usher" w:date="2026-03-25T08:52:00Z">
        <w:del w:id="722" w:author="CCAM" w:date="2026-09-19T22:59:00Z">
          <w:r w:rsidRPr="000F026B" w:rsidDel="002D0ED2">
            <w:delText>There are approximately 1.2 billion adolescents (10-19 years) globally, roughly 90% of whom live in low and middle-income countries</w:delText>
          </w:r>
        </w:del>
      </w:ins>
      <w:ins w:id="723" w:author="usher" w:date="2026-03-25T08:53:00Z">
        <w:del w:id="724" w:author="CCAM" w:date="2026-09-19T22:59:00Z">
          <w:r w:rsidRPr="000F026B" w:rsidDel="002D0ED2">
            <w:delText xml:space="preserve"> (</w:delText>
          </w:r>
          <w:r w:rsidRPr="000F026B" w:rsidDel="002D0ED2">
            <w:rPr>
              <w:color w:val="222222"/>
              <w:shd w:val="clear" w:color="auto" w:fill="FFFFFF"/>
              <w:rPrChange w:id="725" w:author="usher" w:date="2026-06-05T05:43:00Z">
                <w:rPr>
                  <w:rFonts w:ascii="Arial" w:hAnsi="Arial" w:cs="Arial"/>
                  <w:color w:val="222222"/>
                  <w:sz w:val="20"/>
                  <w:szCs w:val="20"/>
                  <w:shd w:val="clear" w:color="auto" w:fill="FFFFFF"/>
                </w:rPr>
              </w:rPrChange>
            </w:rPr>
            <w:delText>Moghaddam, Bahreini, Abbasi, Fazli,</w:delText>
          </w:r>
        </w:del>
      </w:ins>
      <w:ins w:id="726" w:author="usher" w:date="2026-03-25T08:54:00Z">
        <w:del w:id="727" w:author="CCAM" w:date="2026-09-19T22:59:00Z">
          <w:r w:rsidRPr="000F026B" w:rsidDel="002D0ED2">
            <w:rPr>
              <w:color w:val="222222"/>
              <w:shd w:val="clear" w:color="auto" w:fill="FFFFFF"/>
            </w:rPr>
            <w:delText xml:space="preserve"> </w:delText>
          </w:r>
        </w:del>
      </w:ins>
      <w:ins w:id="728" w:author="usher" w:date="2026-03-25T08:53:00Z">
        <w:del w:id="729" w:author="CCAM" w:date="2026-09-19T22:59:00Z">
          <w:r w:rsidRPr="000F026B" w:rsidDel="002D0ED2">
            <w:rPr>
              <w:color w:val="222222"/>
              <w:shd w:val="clear" w:color="auto" w:fill="FFFFFF"/>
              <w:rPrChange w:id="730" w:author="usher" w:date="2026-06-05T05:43:00Z">
                <w:rPr>
                  <w:rFonts w:ascii="Arial" w:hAnsi="Arial" w:cs="Arial"/>
                  <w:color w:val="222222"/>
                  <w:sz w:val="20"/>
                  <w:szCs w:val="20"/>
                  <w:shd w:val="clear" w:color="auto" w:fill="FFFFFF"/>
                </w:rPr>
              </w:rPrChange>
            </w:rPr>
            <w:delText>and Saeidi, 2016</w:delText>
          </w:r>
          <w:r w:rsidRPr="000F026B" w:rsidDel="002D0ED2">
            <w:rPr>
              <w:color w:val="222222"/>
              <w:shd w:val="clear" w:color="auto" w:fill="FFFFFF"/>
            </w:rPr>
            <w:delText>)</w:delText>
          </w:r>
        </w:del>
      </w:ins>
      <w:ins w:id="731" w:author="usher" w:date="2026-03-25T08:54:00Z">
        <w:del w:id="732" w:author="CCAM" w:date="2026-09-19T22:59:00Z">
          <w:r w:rsidRPr="000F026B" w:rsidDel="002D0ED2">
            <w:rPr>
              <w:color w:val="222222"/>
              <w:shd w:val="clear" w:color="auto" w:fill="FFFFFF"/>
            </w:rPr>
            <w:delText>.</w:delText>
          </w:r>
        </w:del>
      </w:ins>
      <w:ins w:id="733" w:author="usher" w:date="2026-06-04T18:30:00Z">
        <w:del w:id="734" w:author="CCAM" w:date="2026-09-19T22:59:00Z">
          <w:r w:rsidR="004729C0" w:rsidRPr="000F026B" w:rsidDel="002D0ED2">
            <w:rPr>
              <w:color w:val="222222"/>
              <w:shd w:val="clear" w:color="auto" w:fill="FFFFFF"/>
            </w:rPr>
            <w:delText xml:space="preserve"> </w:delText>
          </w:r>
        </w:del>
      </w:ins>
      <w:ins w:id="735" w:author="usher" w:date="2026-03-08T13:43:00Z">
        <w:r w:rsidR="00121B9A" w:rsidRPr="000F026B">
          <w:rPr>
            <w:color w:val="222222"/>
            <w:shd w:val="clear" w:color="auto" w:fill="FFFFFF"/>
          </w:rPr>
          <w:t>Adolescent Ment</w:t>
        </w:r>
      </w:ins>
      <w:ins w:id="736" w:author="usher" w:date="2026-03-08T13:45:00Z">
        <w:r w:rsidR="00121B9A" w:rsidRPr="000F026B">
          <w:rPr>
            <w:color w:val="222222"/>
            <w:shd w:val="clear" w:color="auto" w:fill="FFFFFF"/>
          </w:rPr>
          <w:t>al</w:t>
        </w:r>
      </w:ins>
      <w:ins w:id="737" w:author="usher" w:date="2026-03-08T13:43:00Z">
        <w:r w:rsidR="00121B9A" w:rsidRPr="000F026B">
          <w:rPr>
            <w:color w:val="222222"/>
            <w:shd w:val="clear" w:color="auto" w:fill="FFFFFF"/>
          </w:rPr>
          <w:t xml:space="preserve"> Health is </w:t>
        </w:r>
      </w:ins>
      <w:ins w:id="738" w:author="usher" w:date="2026-03-08T13:45:00Z">
        <w:r w:rsidR="00121B9A" w:rsidRPr="000F026B">
          <w:rPr>
            <w:color w:val="222222"/>
            <w:shd w:val="clear" w:color="auto" w:fill="FFFFFF"/>
          </w:rPr>
          <w:t>of crucial focus world-wide</w:t>
        </w:r>
      </w:ins>
      <w:ins w:id="739" w:author="usher" w:date="2026-03-08T13:46:00Z">
        <w:r w:rsidR="00121B9A" w:rsidRPr="000F026B">
          <w:rPr>
            <w:color w:val="222222"/>
            <w:shd w:val="clear" w:color="auto" w:fill="FFFFFF"/>
          </w:rPr>
          <w:t xml:space="preserve"> </w:t>
        </w:r>
      </w:ins>
      <w:ins w:id="740" w:author="usher" w:date="2026-03-08T13:47:00Z">
        <w:r w:rsidR="00121B9A" w:rsidRPr="000F026B">
          <w:rPr>
            <w:color w:val="222222"/>
            <w:shd w:val="clear" w:color="auto" w:fill="FFFFFF"/>
          </w:rPr>
          <w:t xml:space="preserve">especially in West Africa, </w:t>
        </w:r>
      </w:ins>
      <w:ins w:id="741" w:author="usher" w:date="2026-03-08T13:48:00Z">
        <w:r w:rsidR="00121B9A" w:rsidRPr="000F026B">
          <w:rPr>
            <w:color w:val="222222"/>
            <w:shd w:val="clear" w:color="auto" w:fill="FFFFFF"/>
          </w:rPr>
          <w:t xml:space="preserve">where it is </w:t>
        </w:r>
      </w:ins>
      <w:ins w:id="742" w:author="usher" w:date="2026-03-08T13:51:00Z">
        <w:r w:rsidR="00121B9A" w:rsidRPr="000F026B">
          <w:rPr>
            <w:color w:val="222222"/>
            <w:shd w:val="clear" w:color="auto" w:fill="FFFFFF"/>
          </w:rPr>
          <w:t>amplified</w:t>
        </w:r>
      </w:ins>
      <w:ins w:id="743" w:author="usher" w:date="2026-03-08T13:48:00Z">
        <w:r w:rsidR="00121B9A" w:rsidRPr="000F026B">
          <w:rPr>
            <w:color w:val="222222"/>
            <w:shd w:val="clear" w:color="auto" w:fill="FFFFFF"/>
          </w:rPr>
          <w:t xml:space="preserve"> by cultural, </w:t>
        </w:r>
        <w:proofErr w:type="spellStart"/>
        <w:r w:rsidR="00121B9A" w:rsidRPr="000F026B">
          <w:rPr>
            <w:color w:val="222222"/>
            <w:shd w:val="clear" w:color="auto" w:fill="FFFFFF"/>
          </w:rPr>
          <w:t>economical</w:t>
        </w:r>
        <w:proofErr w:type="spellEnd"/>
        <w:r w:rsidR="00121B9A" w:rsidRPr="000F026B">
          <w:rPr>
            <w:color w:val="222222"/>
            <w:shd w:val="clear" w:color="auto" w:fill="FFFFFF"/>
          </w:rPr>
          <w:t xml:space="preserve">, societal and </w:t>
        </w:r>
      </w:ins>
      <w:ins w:id="744" w:author="usher" w:date="2026-03-08T13:49:00Z">
        <w:r w:rsidR="00121B9A" w:rsidRPr="000F026B">
          <w:rPr>
            <w:color w:val="222222"/>
            <w:shd w:val="clear" w:color="auto" w:fill="FFFFFF"/>
          </w:rPr>
          <w:t>security prob</w:t>
        </w:r>
      </w:ins>
      <w:ins w:id="745" w:author="usher" w:date="2026-03-08T13:50:00Z">
        <w:r w:rsidR="00121B9A" w:rsidRPr="000F026B">
          <w:rPr>
            <w:color w:val="222222"/>
            <w:shd w:val="clear" w:color="auto" w:fill="FFFFFF"/>
          </w:rPr>
          <w:t>lems</w:t>
        </w:r>
      </w:ins>
      <w:ins w:id="746" w:author="usher" w:date="2026-03-08T13:51:00Z">
        <w:r w:rsidR="00121B9A" w:rsidRPr="000F026B">
          <w:rPr>
            <w:color w:val="222222"/>
            <w:shd w:val="clear" w:color="auto" w:fill="FFFFFF"/>
          </w:rPr>
          <w:t xml:space="preserve"> </w:t>
        </w:r>
      </w:ins>
      <w:ins w:id="747" w:author="usher" w:date="2026-03-08T13:52:00Z">
        <w:r w:rsidR="00285848" w:rsidRPr="000F026B">
          <w:rPr>
            <w:color w:val="222222"/>
            <w:shd w:val="clear" w:color="auto" w:fill="FFFFFF"/>
          </w:rPr>
          <w:t>(</w:t>
        </w:r>
      </w:ins>
      <w:proofErr w:type="spellStart"/>
      <w:ins w:id="748" w:author="usher" w:date="2026-03-08T13:51:00Z">
        <w:r w:rsidR="00121B9A" w:rsidRPr="000F026B">
          <w:rPr>
            <w:color w:val="222222"/>
            <w:shd w:val="clear" w:color="auto" w:fill="FFFFFF"/>
            <w:rPrChange w:id="749" w:author="usher" w:date="2026-06-05T05:43:00Z">
              <w:rPr>
                <w:rFonts w:ascii="Arial" w:hAnsi="Arial" w:cs="Arial"/>
                <w:color w:val="222222"/>
                <w:sz w:val="20"/>
                <w:szCs w:val="20"/>
                <w:shd w:val="clear" w:color="auto" w:fill="FFFFFF"/>
              </w:rPr>
            </w:rPrChange>
          </w:rPr>
          <w:t>Amenah</w:t>
        </w:r>
        <w:proofErr w:type="spellEnd"/>
        <w:r w:rsidR="00121B9A" w:rsidRPr="000F026B">
          <w:rPr>
            <w:color w:val="222222"/>
            <w:shd w:val="clear" w:color="auto" w:fill="FFFFFF"/>
            <w:rPrChange w:id="750" w:author="usher" w:date="2026-06-05T05:43:00Z">
              <w:rPr>
                <w:rFonts w:ascii="Arial" w:hAnsi="Arial" w:cs="Arial"/>
                <w:color w:val="222222"/>
                <w:sz w:val="20"/>
                <w:szCs w:val="20"/>
                <w:shd w:val="clear" w:color="auto" w:fill="FFFFFF"/>
              </w:rPr>
            </w:rPrChange>
          </w:rPr>
          <w:t>,</w:t>
        </w:r>
      </w:ins>
      <w:ins w:id="751" w:author="usher" w:date="2026-03-08T14:08:00Z">
        <w:r w:rsidR="00190116" w:rsidRPr="000F026B">
          <w:rPr>
            <w:color w:val="222222"/>
            <w:shd w:val="clear" w:color="auto" w:fill="FFFFFF"/>
          </w:rPr>
          <w:t xml:space="preserve"> </w:t>
        </w:r>
      </w:ins>
      <w:proofErr w:type="spellStart"/>
      <w:ins w:id="752" w:author="usher" w:date="2026-03-08T13:51:00Z">
        <w:r w:rsidR="00121B9A" w:rsidRPr="000F026B">
          <w:rPr>
            <w:color w:val="222222"/>
            <w:shd w:val="clear" w:color="auto" w:fill="FFFFFF"/>
            <w:rPrChange w:id="753" w:author="usher" w:date="2026-06-05T05:43:00Z">
              <w:rPr>
                <w:rFonts w:ascii="Arial" w:hAnsi="Arial" w:cs="Arial"/>
                <w:color w:val="222222"/>
                <w:sz w:val="20"/>
                <w:szCs w:val="20"/>
                <w:shd w:val="clear" w:color="auto" w:fill="FFFFFF"/>
              </w:rPr>
            </w:rPrChange>
          </w:rPr>
          <w:t>Adurayi</w:t>
        </w:r>
        <w:proofErr w:type="spellEnd"/>
        <w:r w:rsidR="00121B9A" w:rsidRPr="000F026B">
          <w:rPr>
            <w:color w:val="222222"/>
            <w:shd w:val="clear" w:color="auto" w:fill="FFFFFF"/>
            <w:rPrChange w:id="754" w:author="usher" w:date="2026-06-05T05:43:00Z">
              <w:rPr>
                <w:rFonts w:ascii="Arial" w:hAnsi="Arial" w:cs="Arial"/>
                <w:color w:val="222222"/>
                <w:sz w:val="20"/>
                <w:szCs w:val="20"/>
                <w:shd w:val="clear" w:color="auto" w:fill="FFFFFF"/>
              </w:rPr>
            </w:rPrChange>
          </w:rPr>
          <w:t xml:space="preserve">, Ibrahim, </w:t>
        </w:r>
        <w:proofErr w:type="spellStart"/>
        <w:r w:rsidR="00121B9A" w:rsidRPr="000F026B">
          <w:rPr>
            <w:color w:val="222222"/>
            <w:shd w:val="clear" w:color="auto" w:fill="FFFFFF"/>
            <w:rPrChange w:id="755" w:author="usher" w:date="2026-06-05T05:43:00Z">
              <w:rPr>
                <w:rFonts w:ascii="Arial" w:hAnsi="Arial" w:cs="Arial"/>
                <w:color w:val="222222"/>
                <w:sz w:val="20"/>
                <w:szCs w:val="20"/>
                <w:shd w:val="clear" w:color="auto" w:fill="FFFFFF"/>
              </w:rPr>
            </w:rPrChange>
          </w:rPr>
          <w:t>Tapsoba</w:t>
        </w:r>
        <w:proofErr w:type="spellEnd"/>
        <w:r w:rsidR="00121B9A" w:rsidRPr="000F026B">
          <w:rPr>
            <w:color w:val="222222"/>
            <w:shd w:val="clear" w:color="auto" w:fill="FFFFFF"/>
            <w:rPrChange w:id="756" w:author="usher" w:date="2026-06-05T05:43:00Z">
              <w:rPr>
                <w:rFonts w:ascii="Arial" w:hAnsi="Arial" w:cs="Arial"/>
                <w:color w:val="222222"/>
                <w:sz w:val="20"/>
                <w:szCs w:val="20"/>
                <w:shd w:val="clear" w:color="auto" w:fill="FFFFFF"/>
              </w:rPr>
            </w:rPrChange>
          </w:rPr>
          <w:t xml:space="preserve">, </w:t>
        </w:r>
        <w:proofErr w:type="spellStart"/>
        <w:r w:rsidR="00121B9A" w:rsidRPr="000F026B">
          <w:rPr>
            <w:color w:val="222222"/>
            <w:shd w:val="clear" w:color="auto" w:fill="FFFFFF"/>
            <w:rPrChange w:id="757" w:author="usher" w:date="2026-06-05T05:43:00Z">
              <w:rPr>
                <w:rFonts w:ascii="Arial" w:hAnsi="Arial" w:cs="Arial"/>
                <w:color w:val="222222"/>
                <w:sz w:val="20"/>
                <w:szCs w:val="20"/>
                <w:shd w:val="clear" w:color="auto" w:fill="FFFFFF"/>
              </w:rPr>
            </w:rPrChange>
          </w:rPr>
          <w:t>Novignon</w:t>
        </w:r>
        <w:proofErr w:type="spellEnd"/>
        <w:r w:rsidR="00121B9A" w:rsidRPr="000F026B">
          <w:rPr>
            <w:color w:val="222222"/>
            <w:shd w:val="clear" w:color="auto" w:fill="FFFFFF"/>
            <w:rPrChange w:id="758" w:author="usher" w:date="2026-06-05T05:43:00Z">
              <w:rPr>
                <w:rFonts w:ascii="Arial" w:hAnsi="Arial" w:cs="Arial"/>
                <w:color w:val="222222"/>
                <w:sz w:val="20"/>
                <w:szCs w:val="20"/>
                <w:shd w:val="clear" w:color="auto" w:fill="FFFFFF"/>
              </w:rPr>
            </w:rPrChange>
          </w:rPr>
          <w:t xml:space="preserve">, </w:t>
        </w:r>
        <w:proofErr w:type="spellStart"/>
        <w:r w:rsidR="00121B9A" w:rsidRPr="000F026B">
          <w:rPr>
            <w:color w:val="222222"/>
            <w:shd w:val="clear" w:color="auto" w:fill="FFFFFF"/>
            <w:rPrChange w:id="759" w:author="usher" w:date="2026-06-05T05:43:00Z">
              <w:rPr>
                <w:rFonts w:ascii="Arial" w:hAnsi="Arial" w:cs="Arial"/>
                <w:color w:val="222222"/>
                <w:sz w:val="20"/>
                <w:szCs w:val="20"/>
                <w:shd w:val="clear" w:color="auto" w:fill="FFFFFF"/>
              </w:rPr>
            </w:rPrChange>
          </w:rPr>
          <w:t>Agyepong</w:t>
        </w:r>
        <w:proofErr w:type="spellEnd"/>
        <w:r w:rsidR="00121B9A" w:rsidRPr="000F026B">
          <w:rPr>
            <w:color w:val="222222"/>
            <w:shd w:val="clear" w:color="auto" w:fill="FFFFFF"/>
            <w:rPrChange w:id="760" w:author="usher" w:date="2026-06-05T05:43:00Z">
              <w:rPr>
                <w:rFonts w:ascii="Arial" w:hAnsi="Arial" w:cs="Arial"/>
                <w:color w:val="222222"/>
                <w:sz w:val="20"/>
                <w:szCs w:val="20"/>
                <w:shd w:val="clear" w:color="auto" w:fill="FFFFFF"/>
              </w:rPr>
            </w:rPrChange>
          </w:rPr>
          <w:t>, da Silva, and Ensor</w:t>
        </w:r>
      </w:ins>
      <w:ins w:id="761" w:author="usher" w:date="2026-03-08T14:09:00Z">
        <w:r w:rsidR="00190116" w:rsidRPr="000F026B">
          <w:rPr>
            <w:color w:val="222222"/>
            <w:shd w:val="clear" w:color="auto" w:fill="FFFFFF"/>
          </w:rPr>
          <w:t>, 2024).</w:t>
        </w:r>
      </w:ins>
      <w:ins w:id="762" w:author="usher" w:date="2026-03-08T14:22:00Z">
        <w:r w:rsidR="009A183C" w:rsidRPr="000F026B">
          <w:rPr>
            <w:color w:val="222222"/>
            <w:shd w:val="clear" w:color="auto" w:fill="FFFFFF"/>
          </w:rPr>
          <w:t xml:space="preserve"> According to </w:t>
        </w:r>
        <w:r w:rsidR="009A183C" w:rsidRPr="000F026B">
          <w:rPr>
            <w:color w:val="222222"/>
            <w:shd w:val="clear" w:color="auto" w:fill="FFFFFF"/>
            <w:rPrChange w:id="763" w:author="usher" w:date="2026-06-05T05:43:00Z">
              <w:rPr>
                <w:rFonts w:ascii="Arial" w:hAnsi="Arial" w:cs="Arial"/>
                <w:color w:val="222222"/>
                <w:sz w:val="20"/>
                <w:szCs w:val="20"/>
                <w:shd w:val="clear" w:color="auto" w:fill="FFFFFF"/>
              </w:rPr>
            </w:rPrChange>
          </w:rPr>
          <w:t>Bella-</w:t>
        </w:r>
        <w:proofErr w:type="spellStart"/>
        <w:r w:rsidR="009A183C" w:rsidRPr="000F026B">
          <w:rPr>
            <w:color w:val="222222"/>
            <w:shd w:val="clear" w:color="auto" w:fill="FFFFFF"/>
            <w:rPrChange w:id="764" w:author="usher" w:date="2026-06-05T05:43:00Z">
              <w:rPr>
                <w:rFonts w:ascii="Arial" w:hAnsi="Arial" w:cs="Arial"/>
                <w:color w:val="222222"/>
                <w:sz w:val="20"/>
                <w:szCs w:val="20"/>
                <w:shd w:val="clear" w:color="auto" w:fill="FFFFFF"/>
              </w:rPr>
            </w:rPrChange>
          </w:rPr>
          <w:t>Awusah</w:t>
        </w:r>
        <w:proofErr w:type="spellEnd"/>
        <w:r w:rsidR="009A183C" w:rsidRPr="000F026B">
          <w:rPr>
            <w:color w:val="222222"/>
            <w:shd w:val="clear" w:color="auto" w:fill="FFFFFF"/>
            <w:rPrChange w:id="765" w:author="usher" w:date="2026-06-05T05:43:00Z">
              <w:rPr>
                <w:rFonts w:ascii="Arial" w:hAnsi="Arial" w:cs="Arial"/>
                <w:color w:val="222222"/>
                <w:sz w:val="20"/>
                <w:szCs w:val="20"/>
                <w:shd w:val="clear" w:color="auto" w:fill="FFFFFF"/>
              </w:rPr>
            </w:rPrChange>
          </w:rPr>
          <w:t xml:space="preserve">, and </w:t>
        </w:r>
        <w:proofErr w:type="spellStart"/>
        <w:r w:rsidR="009A183C" w:rsidRPr="000F026B">
          <w:rPr>
            <w:color w:val="222222"/>
            <w:shd w:val="clear" w:color="auto" w:fill="FFFFFF"/>
            <w:rPrChange w:id="766" w:author="usher" w:date="2026-06-05T05:43:00Z">
              <w:rPr>
                <w:rFonts w:ascii="Arial" w:hAnsi="Arial" w:cs="Arial"/>
                <w:color w:val="222222"/>
                <w:sz w:val="20"/>
                <w:szCs w:val="20"/>
                <w:shd w:val="clear" w:color="auto" w:fill="FFFFFF"/>
              </w:rPr>
            </w:rPrChange>
          </w:rPr>
          <w:t>Omigbodun</w:t>
        </w:r>
        <w:proofErr w:type="spellEnd"/>
        <w:r w:rsidR="009A183C" w:rsidRPr="000F026B">
          <w:rPr>
            <w:color w:val="222222"/>
            <w:shd w:val="clear" w:color="auto" w:fill="FFFFFF"/>
            <w:rPrChange w:id="767" w:author="usher" w:date="2026-06-05T05:43:00Z">
              <w:rPr>
                <w:rFonts w:ascii="Arial" w:hAnsi="Arial" w:cs="Arial"/>
                <w:color w:val="222222"/>
                <w:sz w:val="20"/>
                <w:szCs w:val="20"/>
                <w:shd w:val="clear" w:color="auto" w:fill="FFFFFF"/>
              </w:rPr>
            </w:rPrChange>
          </w:rPr>
          <w:t>, 2020</w:t>
        </w:r>
      </w:ins>
      <w:ins w:id="768" w:author="usher" w:date="2026-03-08T14:23:00Z">
        <w:r w:rsidR="00F76947" w:rsidRPr="000F026B">
          <w:rPr>
            <w:color w:val="222222"/>
            <w:shd w:val="clear" w:color="auto" w:fill="FFFFFF"/>
          </w:rPr>
          <w:t>,</w:t>
        </w:r>
      </w:ins>
      <w:ins w:id="769" w:author="usher" w:date="2026-03-08T14:22:00Z">
        <w:r w:rsidR="009A183C" w:rsidRPr="000F026B">
          <w:rPr>
            <w:color w:val="222222"/>
            <w:shd w:val="clear" w:color="auto" w:fill="FFFFFF"/>
            <w:rPrChange w:id="770" w:author="usher" w:date="2026-06-05T05:43:00Z">
              <w:rPr>
                <w:rFonts w:ascii="Arial" w:hAnsi="Arial" w:cs="Arial"/>
                <w:color w:val="222222"/>
                <w:sz w:val="20"/>
                <w:szCs w:val="20"/>
                <w:shd w:val="clear" w:color="auto" w:fill="FFFFFF"/>
              </w:rPr>
            </w:rPrChange>
          </w:rPr>
          <w:t xml:space="preserve"> </w:t>
        </w:r>
      </w:ins>
      <w:ins w:id="771" w:author="usher" w:date="2026-03-08T14:25:00Z">
        <w:r w:rsidR="00E36A90" w:rsidRPr="000F026B">
          <w:rPr>
            <w:color w:val="222222"/>
            <w:shd w:val="clear" w:color="auto" w:fill="FFFFFF"/>
          </w:rPr>
          <w:t xml:space="preserve">about 22% of the world’s </w:t>
        </w:r>
      </w:ins>
      <w:ins w:id="772" w:author="usher" w:date="2026-03-08T14:26:00Z">
        <w:r w:rsidR="00E36A90" w:rsidRPr="000F026B">
          <w:rPr>
            <w:color w:val="222222"/>
            <w:shd w:val="clear" w:color="auto" w:fill="FFFFFF"/>
          </w:rPr>
          <w:t>children live in Sub-Saharan Africa</w:t>
        </w:r>
      </w:ins>
      <w:ins w:id="773" w:author="usher" w:date="2026-03-08T14:28:00Z">
        <w:r w:rsidR="00E36A90" w:rsidRPr="000F026B">
          <w:rPr>
            <w:color w:val="222222"/>
            <w:shd w:val="clear" w:color="auto" w:fill="FFFFFF"/>
          </w:rPr>
          <w:t>, accounting for 50% of the world’s children population.</w:t>
        </w:r>
      </w:ins>
      <w:ins w:id="774" w:author="usher" w:date="2026-03-08T14:29:00Z">
        <w:r w:rsidR="002E70B2" w:rsidRPr="000F026B">
          <w:rPr>
            <w:color w:val="222222"/>
            <w:shd w:val="clear" w:color="auto" w:fill="FFFFFF"/>
          </w:rPr>
          <w:t xml:space="preserve"> This figure is expected to rise within the next three decades</w:t>
        </w:r>
      </w:ins>
      <w:ins w:id="775" w:author="usher" w:date="2026-03-08T14:30:00Z">
        <w:r w:rsidR="002E70B2" w:rsidRPr="000F026B">
          <w:rPr>
            <w:color w:val="222222"/>
            <w:shd w:val="clear" w:color="auto" w:fill="FFFFFF"/>
          </w:rPr>
          <w:t xml:space="preserve"> to approximately one billion by the year </w:t>
        </w:r>
      </w:ins>
      <w:ins w:id="776" w:author="usher" w:date="2026-03-08T14:31:00Z">
        <w:r w:rsidR="002E70B2" w:rsidRPr="000F026B">
          <w:rPr>
            <w:color w:val="222222"/>
            <w:shd w:val="clear" w:color="auto" w:fill="FFFFFF"/>
          </w:rPr>
          <w:t>2050.</w:t>
        </w:r>
      </w:ins>
      <w:bookmarkEnd w:id="718"/>
    </w:p>
    <w:p w14:paraId="0CA02376" w14:textId="77777777" w:rsidR="00DD08F9" w:rsidDel="00D809C5" w:rsidRDefault="00DD08F9">
      <w:pPr>
        <w:pStyle w:val="BodyText"/>
        <w:spacing w:line="360" w:lineRule="auto"/>
        <w:ind w:left="0" w:right="120"/>
        <w:jc w:val="both"/>
        <w:rPr>
          <w:del w:id="777" w:author="CCAM" w:date="2026-09-27T18:58:00Z"/>
        </w:rPr>
      </w:pPr>
    </w:p>
    <w:p w14:paraId="1376A9FC" w14:textId="77777777" w:rsidR="00D809C5" w:rsidRPr="000F026B" w:rsidRDefault="00D809C5" w:rsidP="002D0ED2">
      <w:pPr>
        <w:pStyle w:val="BodyText"/>
        <w:spacing w:before="41" w:line="360" w:lineRule="auto"/>
        <w:ind w:left="0" w:right="119"/>
        <w:jc w:val="both"/>
        <w:rPr>
          <w:ins w:id="778" w:author="CCAM" w:date="2026-09-27T18:58:00Z"/>
          <w:color w:val="222222"/>
          <w:shd w:val="clear" w:color="auto" w:fill="FFFFFF"/>
        </w:rPr>
      </w:pPr>
    </w:p>
    <w:p w14:paraId="60F00220" w14:textId="67ACD615" w:rsidR="009A4657" w:rsidRPr="000F026B" w:rsidDel="009F7D63" w:rsidRDefault="001A30E1">
      <w:pPr>
        <w:pStyle w:val="BodyText"/>
        <w:spacing w:before="41" w:line="360" w:lineRule="auto"/>
        <w:ind w:right="119"/>
        <w:jc w:val="both"/>
        <w:rPr>
          <w:del w:id="779" w:author="usher" w:date="2026-03-08T12:51:00Z"/>
          <w:color w:val="222222"/>
          <w:shd w:val="clear" w:color="auto" w:fill="FFFFFF"/>
          <w:rPrChange w:id="780" w:author="usher" w:date="2026-06-05T05:43:00Z">
            <w:rPr>
              <w:del w:id="781" w:author="usher" w:date="2026-03-08T12:51:00Z"/>
            </w:rPr>
          </w:rPrChange>
        </w:rPr>
      </w:pPr>
      <w:bookmarkStart w:id="782" w:name="_Hlk237514415"/>
      <w:r w:rsidRPr="000F026B">
        <w:t xml:space="preserve">According to the 2024 Nigeria Demographic and Health Survey, adolescents aged 10-19 years make up about 23% of the national population. With Nigeria’s estimated total population at approximately 237.5 million in 2025, </w:t>
      </w:r>
      <w:proofErr w:type="gramStart"/>
      <w:r w:rsidRPr="000F026B">
        <w:t>adolescents</w:t>
      </w:r>
      <w:proofErr w:type="gramEnd"/>
      <w:r w:rsidRPr="000F026B">
        <w:t xml:space="preserve"> population is estimated to be 55 million individuals. </w:t>
      </w:r>
    </w:p>
    <w:p w14:paraId="728E7437" w14:textId="77777777" w:rsidR="009A4657" w:rsidRPr="000F026B" w:rsidDel="009F7D63" w:rsidRDefault="009A4657">
      <w:pPr>
        <w:pStyle w:val="BodyText"/>
        <w:spacing w:before="41" w:line="360" w:lineRule="auto"/>
        <w:ind w:left="0" w:right="119"/>
        <w:jc w:val="both"/>
        <w:rPr>
          <w:del w:id="783" w:author="usher" w:date="2026-03-08T12:51:00Z"/>
        </w:rPr>
        <w:pPrChange w:id="784" w:author="usher" w:date="2026-03-19T19:52:00Z">
          <w:pPr>
            <w:pStyle w:val="BodyText"/>
            <w:spacing w:before="41" w:line="360" w:lineRule="auto"/>
            <w:ind w:right="119"/>
            <w:jc w:val="both"/>
          </w:pPr>
        </w:pPrChange>
      </w:pPr>
    </w:p>
    <w:p w14:paraId="1CBB83F8" w14:textId="297A3E71" w:rsidR="00961581" w:rsidRPr="000F026B" w:rsidDel="00177E59" w:rsidRDefault="001A30E1">
      <w:pPr>
        <w:pStyle w:val="BodyText"/>
        <w:spacing w:before="41" w:line="360" w:lineRule="auto"/>
        <w:ind w:left="0" w:right="119"/>
        <w:jc w:val="both"/>
        <w:rPr>
          <w:del w:id="785" w:author="usher" w:date="2026-03-19T20:52:00Z"/>
        </w:rPr>
      </w:pPr>
      <w:bookmarkStart w:id="786" w:name="_Hlk219402226"/>
      <w:r w:rsidRPr="000F026B">
        <w:t>Research indicates that mental health disorders are most prevalent among young people when compared to the general population (Westberg et al., 2022). Globally, about one in five children experiences mental health problems, with varying levels of severity (Nebhinani et al., 2019). In  developing countries, emotional problems are significant public health concerns, and the most common mental health issues among adolescents include anxiety disorders, depression, psychosis, adjustment disorders, and conduct disorders (Schulte-Körne, 2016). Research suggests that 50% of these disorders manifest before age 14, and 75% before age 18, with depression and anxiety being the most common diagnoses (Aluh, (Anyachebelu et al., 2018)</w:t>
      </w:r>
      <w:r w:rsidRPr="000F026B">
        <w:rPr>
          <w:spacing w:val="1"/>
        </w:rPr>
      </w:r>
      <w:r w:rsidRPr="000F026B"/>
      <w:proofErr w:type="spellStart"/>
      <w:r w:rsidRPr="000F026B"/>
      <w:proofErr w:type="spellEnd"/>
      <w:r w:rsidRPr="000F026B"/>
      <w:r w:rsidRPr="000F026B">
        <w:rPr>
          <w:b/>
        </w:rPr>
      </w:r>
      <w:r w:rsidRPr="000F026B"/>
      <w:r w:rsidRPr="000F026B">
        <w:rPr>
          <w:spacing w:val="1"/>
        </w:rPr>
      </w:r>
      <w:r w:rsidRPr="000F026B"/>
      <w:proofErr w:type="spellStart"/>
      <w:r w:rsidRPr="000F026B"/>
      <w:proofErr w:type="spellEnd"/>
      <w:r w:rsidRPr="000F026B"/>
      <w:ins w:id="787" w:author="usher" w:date="2026-03-23T19:51:00Z">
        <w:r w:rsidR="0072356A" w:rsidRPr="000F026B">
          <w:t xml:space="preserve">; </w:t>
        </w:r>
        <w:r w:rsidR="0072356A" w:rsidRPr="000F026B">
          <w:rPr>
            <w:color w:val="222222"/>
            <w:shd w:val="clear" w:color="auto" w:fill="FFFFFF"/>
            <w:rPrChange w:id="788" w:author="usher" w:date="2026-06-05T05:43:00Z">
              <w:rPr>
                <w:rFonts w:ascii="Arial" w:hAnsi="Arial" w:cs="Arial"/>
                <w:color w:val="222222"/>
                <w:sz w:val="20"/>
                <w:szCs w:val="20"/>
                <w:shd w:val="clear" w:color="auto" w:fill="FFFFFF"/>
              </w:rPr>
            </w:rPrChange>
          </w:rPr>
          <w:t>Benton, Boyd, and Njoroge,</w:t>
        </w:r>
      </w:ins>
      <w:ins w:id="789" w:author="usher" w:date="2026-03-23T19:52:00Z">
        <w:r w:rsidR="00F567DF" w:rsidRPr="000F026B">
          <w:rPr>
            <w:color w:val="222222"/>
            <w:shd w:val="clear" w:color="auto" w:fill="FFFFFF"/>
          </w:rPr>
          <w:t xml:space="preserve"> </w:t>
        </w:r>
      </w:ins>
      <w:ins w:id="790" w:author="usher" w:date="2026-03-23T19:51:00Z">
        <w:r w:rsidR="0072356A" w:rsidRPr="000F026B">
          <w:rPr>
            <w:color w:val="222222"/>
            <w:shd w:val="clear" w:color="auto" w:fill="FFFFFF"/>
            <w:rPrChange w:id="791" w:author="usher" w:date="2026-06-05T05:43:00Z">
              <w:rPr>
                <w:rFonts w:ascii="Arial" w:hAnsi="Arial" w:cs="Arial"/>
                <w:color w:val="222222"/>
                <w:sz w:val="20"/>
                <w:szCs w:val="20"/>
                <w:shd w:val="clear" w:color="auto" w:fill="FFFFFF"/>
              </w:rPr>
            </w:rPrChange>
          </w:rPr>
          <w:t>2021</w:t>
        </w:r>
      </w:ins>
      <w:r w:rsidRPr="000F026B"/>
      <w:moveFromRangeStart w:id="792" w:author="usher" w:date="2026-03-19T19:54:00Z" w:name="move224842502"/>
      <w:moveFrom w:id="793" w:author="usher" w:date="2026-03-19T19:54:00Z">
        <w:r w:rsidRPr="000F026B" w:rsidDel="006C6548">
          <w:t>Disorders, such as depression, and</w:t>
        </w:r>
        <w:r w:rsidRPr="000F026B" w:rsidDel="006C6548">
          <w:rPr>
            <w:spacing w:val="1"/>
          </w:rPr>
          <w:t xml:space="preserve"> </w:t>
        </w:r>
        <w:r w:rsidRPr="000F026B" w:rsidDel="006C6548">
          <w:t>anxiety disorder,</w:t>
        </w:r>
        <w:r w:rsidRPr="000F026B" w:rsidDel="006C6548">
          <w:rPr>
            <w:spacing w:val="1"/>
          </w:rPr>
          <w:t xml:space="preserve"> </w:t>
        </w:r>
        <w:r w:rsidRPr="000F026B" w:rsidDel="006C6548">
          <w:t>can</w:t>
        </w:r>
        <w:r w:rsidRPr="000F026B" w:rsidDel="006C6548">
          <w:rPr>
            <w:spacing w:val="1"/>
          </w:rPr>
          <w:t xml:space="preserve"> </w:t>
        </w:r>
        <w:r w:rsidRPr="000F026B" w:rsidDel="006C6548">
          <w:t>adversely</w:t>
        </w:r>
        <w:r w:rsidRPr="000F026B" w:rsidDel="006C6548">
          <w:rPr>
            <w:spacing w:val="1"/>
          </w:rPr>
          <w:t xml:space="preserve"> </w:t>
        </w:r>
        <w:r w:rsidRPr="000F026B" w:rsidDel="006C6548">
          <w:t>affect</w:t>
        </w:r>
        <w:r w:rsidRPr="000F026B" w:rsidDel="006C6548">
          <w:rPr>
            <w:spacing w:val="1"/>
          </w:rPr>
          <w:t xml:space="preserve"> </w:t>
        </w:r>
        <w:r w:rsidRPr="000F026B" w:rsidDel="006C6548">
          <w:t>day-to-day</w:t>
        </w:r>
        <w:r w:rsidRPr="000F026B" w:rsidDel="006C6548">
          <w:rPr>
            <w:spacing w:val="1"/>
          </w:rPr>
          <w:t xml:space="preserve"> </w:t>
        </w:r>
        <w:r w:rsidRPr="000F026B" w:rsidDel="006C6548">
          <w:t>functioning</w:t>
        </w:r>
        <w:r w:rsidRPr="000F026B" w:rsidDel="006C6548">
          <w:rPr>
            <w:spacing w:val="1"/>
          </w:rPr>
          <w:t xml:space="preserve"> </w:t>
        </w:r>
        <w:r w:rsidRPr="000F026B" w:rsidDel="006C6548">
          <w:t>(Schulte-Körne,</w:t>
        </w:r>
        <w:r w:rsidRPr="000F026B" w:rsidDel="006C6548">
          <w:rPr>
            <w:spacing w:val="1"/>
          </w:rPr>
          <w:t xml:space="preserve"> </w:t>
        </w:r>
        <w:r w:rsidRPr="000F026B" w:rsidDel="006C6548">
          <w:t>2016).</w:t>
        </w:r>
        <w:r w:rsidRPr="000F026B" w:rsidDel="006C6548">
          <w:rPr>
            <w:spacing w:val="61"/>
          </w:rPr>
          <w:t xml:space="preserve"> </w:t>
        </w:r>
      </w:moveFrom>
      <w:moveFromRangeEnd w:id="792"/>
      <w:proofErr w:type="gramStart"/>
      <w:r w:rsidRPr="000F026B"/>
      <w:r w:rsidRPr="000F026B">
        <w:rPr>
          <w:spacing w:val="-57"/>
        </w:rPr>
      </w:r>
      <w:r w:rsidRPr="000F026B"/>
      <w:proofErr w:type="gramEnd"/>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proofErr w:type="spellStart"/>
      <w:r w:rsidRPr="000F026B"/>
      <w:proofErr w:type="spellEnd"/>
      <w:r w:rsidRPr="000F026B"/>
      <w:r w:rsidRPr="000F026B">
        <w:rPr>
          <w:spacing w:val="1"/>
        </w:rPr>
      </w:r>
      <w:r w:rsidRPr="000F026B"/>
      <w:r w:rsidRPr="000F026B">
        <w:rPr>
          <w:spacing w:val="1"/>
        </w:rPr>
      </w:r>
      <w:r w:rsidRPr="000F026B"/>
      <w:ins w:id="794" w:author="usher" w:date="2026-03-19T19:55:00Z">
        <w:r w:rsidR="006C6548" w:rsidRPr="000F026B">
          <w:t xml:space="preserve"> and they can</w:t>
        </w:r>
        <w:r w:rsidR="006C6548" w:rsidRPr="000F026B">
          <w:rPr>
            <w:spacing w:val="1"/>
          </w:rPr>
          <w:t xml:space="preserve"> </w:t>
        </w:r>
        <w:r w:rsidR="006C6548" w:rsidRPr="000F026B">
          <w:t>adversely</w:t>
        </w:r>
        <w:r w:rsidR="006C6548" w:rsidRPr="000F026B">
          <w:rPr>
            <w:spacing w:val="1"/>
          </w:rPr>
          <w:t xml:space="preserve"> </w:t>
        </w:r>
        <w:r w:rsidR="006C6548" w:rsidRPr="000F026B">
          <w:t>affect</w:t>
        </w:r>
        <w:r w:rsidR="006C6548" w:rsidRPr="000F026B">
          <w:rPr>
            <w:spacing w:val="1"/>
          </w:rPr>
          <w:t xml:space="preserve"> </w:t>
        </w:r>
        <w:r w:rsidR="006C6548" w:rsidRPr="000F026B">
          <w:t>day-to-day</w:t>
        </w:r>
        <w:r w:rsidR="006C6548" w:rsidRPr="000F026B">
          <w:rPr>
            <w:spacing w:val="1"/>
          </w:rPr>
          <w:t xml:space="preserve"> </w:t>
        </w:r>
        <w:r w:rsidR="006C6548" w:rsidRPr="000F026B">
          <w:t>functioning</w:t>
        </w:r>
      </w:ins>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ins w:id="795" w:author="usher" w:date="2026-03-19T19:56:00Z">
        <w:r w:rsidR="00D0708A" w:rsidRPr="000F026B">
          <w:t xml:space="preserve">; </w:t>
        </w:r>
      </w:ins>
      <w:del w:id="796" w:author="usher" w:date="2026-03-19T19:56:00Z">
        <w:r w:rsidRPr="000F026B" w:rsidDel="00D0708A">
          <w:delText>).</w:delText>
        </w:r>
      </w:del>
      <w:moveToRangeStart w:id="797" w:author="usher" w:date="2026-03-19T19:54:00Z" w:name="move224842502"/>
      <w:moveTo w:id="798" w:author="usher" w:date="2026-03-19T19:54:00Z">
        <w:del w:id="799" w:author="usher" w:date="2026-03-19T19:56:00Z">
          <w:r w:rsidR="006C6548" w:rsidRPr="000F026B" w:rsidDel="00D0708A">
            <w:delText>Disorders, such as depression, and</w:delText>
          </w:r>
          <w:r w:rsidR="006C6548" w:rsidRPr="000F026B" w:rsidDel="00D0708A">
            <w:rPr>
              <w:spacing w:val="1"/>
            </w:rPr>
            <w:delText xml:space="preserve"> </w:delText>
          </w:r>
          <w:r w:rsidR="006C6548" w:rsidRPr="000F026B" w:rsidDel="00D0708A">
            <w:delText>anxiety disorder,</w:delText>
          </w:r>
          <w:r w:rsidR="006C6548" w:rsidRPr="000F026B" w:rsidDel="00D0708A">
            <w:rPr>
              <w:spacing w:val="1"/>
            </w:rPr>
            <w:delText xml:space="preserve"> </w:delText>
          </w:r>
        </w:del>
        <w:del w:id="800" w:author="usher" w:date="2026-03-19T19:55:00Z">
          <w:r w:rsidR="006C6548" w:rsidRPr="000F026B" w:rsidDel="006C6548">
            <w:delText>can</w:delText>
          </w:r>
          <w:r w:rsidR="006C6548" w:rsidRPr="000F026B" w:rsidDel="006C6548">
            <w:rPr>
              <w:spacing w:val="1"/>
            </w:rPr>
            <w:delText xml:space="preserve"> </w:delText>
          </w:r>
          <w:r w:rsidR="006C6548" w:rsidRPr="000F026B" w:rsidDel="006C6548">
            <w:delText>adversely</w:delText>
          </w:r>
          <w:r w:rsidR="006C6548" w:rsidRPr="000F026B" w:rsidDel="006C6548">
            <w:rPr>
              <w:spacing w:val="1"/>
            </w:rPr>
            <w:delText xml:space="preserve"> </w:delText>
          </w:r>
          <w:r w:rsidR="006C6548" w:rsidRPr="000F026B" w:rsidDel="006C6548">
            <w:delText>affect</w:delText>
          </w:r>
          <w:r w:rsidR="006C6548" w:rsidRPr="000F026B" w:rsidDel="006C6548">
            <w:rPr>
              <w:spacing w:val="1"/>
            </w:rPr>
            <w:delText xml:space="preserve"> </w:delText>
          </w:r>
          <w:r w:rsidR="006C6548" w:rsidRPr="000F026B" w:rsidDel="006C6548">
            <w:delText>day-to-day</w:delText>
          </w:r>
          <w:r w:rsidR="006C6548" w:rsidRPr="000F026B" w:rsidDel="006C6548">
            <w:rPr>
              <w:spacing w:val="1"/>
            </w:rPr>
            <w:delText xml:space="preserve"> </w:delText>
          </w:r>
          <w:r w:rsidR="006C6548" w:rsidRPr="000F026B" w:rsidDel="006C6548">
            <w:delText>functioning</w:delText>
          </w:r>
          <w:r w:rsidR="006C6548" w:rsidRPr="000F026B" w:rsidDel="006C6548">
            <w:rPr>
              <w:spacing w:val="1"/>
            </w:rPr>
            <w:delText xml:space="preserve"> </w:delText>
          </w:r>
        </w:del>
        <w:del w:id="801" w:author="usher" w:date="2026-03-19T19:56:00Z">
          <w:r w:rsidR="006C6548" w:rsidRPr="000F026B" w:rsidDel="00D0708A">
            <w:delText>(</w:delText>
          </w:r>
        </w:del>
        <w:r w:rsidR="006C6548" w:rsidRPr="000F026B">
          <w:t>Schulte-</w:t>
        </w:r>
        <w:proofErr w:type="spellStart"/>
        <w:r w:rsidR="006C6548" w:rsidRPr="000F026B">
          <w:t>Körne</w:t>
        </w:r>
        <w:proofErr w:type="spellEnd"/>
        <w:r w:rsidR="006C6548" w:rsidRPr="000F026B">
          <w:t>,</w:t>
        </w:r>
        <w:r w:rsidR="006C6548" w:rsidRPr="000F026B">
          <w:rPr>
            <w:spacing w:val="1"/>
          </w:rPr>
          <w:t xml:space="preserve"> </w:t>
        </w:r>
        <w:r w:rsidR="006C6548" w:rsidRPr="000F026B">
          <w:t>2016).</w:t>
        </w:r>
      </w:moveTo>
      <w:moveToRangeEnd w:id="797"/>
    </w:p>
    <w:p w14:paraId="706A32E2" w14:textId="326252F0" w:rsidR="00177E59" w:rsidRPr="000F026B" w:rsidRDefault="00177E59">
      <w:pPr>
        <w:pStyle w:val="BodyText"/>
        <w:spacing w:line="360" w:lineRule="auto"/>
        <w:ind w:left="0" w:right="120"/>
        <w:jc w:val="both"/>
        <w:rPr>
          <w:ins w:id="802" w:author="usher" w:date="2026-03-22T14:47:00Z"/>
        </w:rPr>
      </w:pPr>
    </w:p>
    <w:p w14:paraId="01149171" w14:textId="0D222F08" w:rsidR="00177E59" w:rsidRPr="000F026B" w:rsidRDefault="00177E59">
      <w:pPr>
        <w:pStyle w:val="BodyText"/>
        <w:spacing w:line="360" w:lineRule="auto"/>
        <w:ind w:left="0" w:right="120"/>
        <w:jc w:val="both"/>
        <w:rPr>
          <w:ins w:id="803" w:author="usher" w:date="2026-03-23T19:08:00Z"/>
          <w:color w:val="222222"/>
          <w:shd w:val="clear" w:color="auto" w:fill="FFFFFF"/>
        </w:rPr>
      </w:pPr>
      <w:ins w:id="804" w:author="usher" w:date="2026-03-22T14:47:00Z">
        <w:r w:rsidRPr="000F026B">
          <w:t xml:space="preserve">Religion is a </w:t>
        </w:r>
      </w:ins>
      <w:ins w:id="805" w:author="usher" w:date="2026-03-22T14:48:00Z">
        <w:r w:rsidRPr="000F026B">
          <w:t>significant factor in the lives of young people</w:t>
        </w:r>
      </w:ins>
      <w:ins w:id="806" w:author="usher" w:date="2026-03-22T14:49:00Z">
        <w:r w:rsidRPr="000F026B">
          <w:t xml:space="preserve"> worldwide</w:t>
        </w:r>
      </w:ins>
      <w:ins w:id="807" w:author="usher" w:date="2026-03-22T15:37:00Z">
        <w:r w:rsidR="00680161" w:rsidRPr="000F026B">
          <w:t xml:space="preserve">, </w:t>
        </w:r>
      </w:ins>
      <w:ins w:id="808" w:author="usher" w:date="2026-03-22T15:44:00Z">
        <w:r w:rsidR="007D7581" w:rsidRPr="000F026B">
          <w:t xml:space="preserve">it </w:t>
        </w:r>
      </w:ins>
      <w:ins w:id="809" w:author="usher" w:date="2026-03-22T15:37:00Z">
        <w:r w:rsidR="00680161" w:rsidRPr="000F026B">
          <w:rPr>
            <w:color w:val="222222"/>
            <w:shd w:val="clear" w:color="auto" w:fill="FFFFFF"/>
          </w:rPr>
          <w:t>enables positive developmental outcomes in adolescents</w:t>
        </w:r>
      </w:ins>
      <w:ins w:id="810" w:author="usher" w:date="2026-03-22T15:11:00Z">
        <w:r w:rsidR="006170CE" w:rsidRPr="000F026B">
          <w:t xml:space="preserve"> (</w:t>
        </w:r>
        <w:r w:rsidR="006170CE" w:rsidRPr="000F026B">
          <w:rPr>
            <w:color w:val="222222"/>
            <w:shd w:val="clear" w:color="auto" w:fill="FFFFFF"/>
            <w:rPrChange w:id="811" w:author="usher" w:date="2026-06-05T05:43:00Z">
              <w:rPr>
                <w:rFonts w:ascii="Arial" w:hAnsi="Arial" w:cs="Arial"/>
                <w:color w:val="222222"/>
                <w:sz w:val="20"/>
                <w:szCs w:val="20"/>
                <w:shd w:val="clear" w:color="auto" w:fill="FFFFFF"/>
              </w:rPr>
            </w:rPrChange>
          </w:rPr>
          <w:t xml:space="preserve">Pearce, </w:t>
        </w:r>
        <w:proofErr w:type="spellStart"/>
        <w:r w:rsidR="006170CE" w:rsidRPr="000F026B">
          <w:rPr>
            <w:color w:val="222222"/>
            <w:shd w:val="clear" w:color="auto" w:fill="FFFFFF"/>
            <w:rPrChange w:id="812" w:author="usher" w:date="2026-06-05T05:43:00Z">
              <w:rPr>
                <w:rFonts w:ascii="Arial" w:hAnsi="Arial" w:cs="Arial"/>
                <w:color w:val="222222"/>
                <w:sz w:val="20"/>
                <w:szCs w:val="20"/>
                <w:shd w:val="clear" w:color="auto" w:fill="FFFFFF"/>
              </w:rPr>
            </w:rPrChange>
          </w:rPr>
          <w:t>Uecker</w:t>
        </w:r>
        <w:proofErr w:type="spellEnd"/>
        <w:r w:rsidR="006170CE" w:rsidRPr="000F026B">
          <w:rPr>
            <w:color w:val="222222"/>
            <w:shd w:val="clear" w:color="auto" w:fill="FFFFFF"/>
            <w:rPrChange w:id="813" w:author="usher" w:date="2026-06-05T05:43:00Z">
              <w:rPr>
                <w:rFonts w:ascii="Arial" w:hAnsi="Arial" w:cs="Arial"/>
                <w:color w:val="222222"/>
                <w:sz w:val="20"/>
                <w:szCs w:val="20"/>
                <w:shd w:val="clear" w:color="auto" w:fill="FFFFFF"/>
              </w:rPr>
            </w:rPrChange>
          </w:rPr>
          <w:t>, and Denton, 2019</w:t>
        </w:r>
      </w:ins>
      <w:ins w:id="814" w:author="usher" w:date="2026-03-22T15:28:00Z">
        <w:r w:rsidR="00377C2B" w:rsidRPr="000F026B">
          <w:rPr>
            <w:color w:val="222222"/>
            <w:shd w:val="clear" w:color="auto" w:fill="FFFFFF"/>
          </w:rPr>
          <w:t>; Hardy, Nelson, Moore, and King, 2019</w:t>
        </w:r>
      </w:ins>
      <w:ins w:id="815" w:author="usher" w:date="2026-03-22T15:32:00Z">
        <w:r w:rsidR="00680161" w:rsidRPr="000F026B">
          <w:rPr>
            <w:color w:val="222222"/>
            <w:shd w:val="clear" w:color="auto" w:fill="FFFFFF"/>
          </w:rPr>
          <w:t xml:space="preserve">). </w:t>
        </w:r>
      </w:ins>
      <w:ins w:id="816" w:author="usher" w:date="2026-03-22T15:37:00Z">
        <w:r w:rsidR="00680161" w:rsidRPr="000F026B">
          <w:rPr>
            <w:color w:val="222222"/>
            <w:shd w:val="clear" w:color="auto" w:fill="FFFFFF"/>
          </w:rPr>
          <w:t xml:space="preserve">Recent </w:t>
        </w:r>
      </w:ins>
      <w:ins w:id="817" w:author="usher" w:date="2026-03-22T15:38:00Z">
        <w:r w:rsidR="00680161" w:rsidRPr="000F026B">
          <w:rPr>
            <w:color w:val="222222"/>
            <w:shd w:val="clear" w:color="auto" w:fill="FFFFFF"/>
          </w:rPr>
          <w:t xml:space="preserve">research continues to </w:t>
        </w:r>
      </w:ins>
      <w:ins w:id="818" w:author="usher" w:date="2026-03-22T15:39:00Z">
        <w:r w:rsidR="00680161" w:rsidRPr="000F026B">
          <w:rPr>
            <w:color w:val="222222"/>
            <w:shd w:val="clear" w:color="auto" w:fill="FFFFFF"/>
          </w:rPr>
          <w:t xml:space="preserve">identify </w:t>
        </w:r>
      </w:ins>
      <w:ins w:id="819" w:author="usher" w:date="2026-03-22T15:42:00Z">
        <w:r w:rsidR="00680161" w:rsidRPr="000F026B">
          <w:rPr>
            <w:color w:val="222222"/>
            <w:shd w:val="clear" w:color="auto" w:fill="FFFFFF"/>
          </w:rPr>
          <w:t>religiosity</w:t>
        </w:r>
      </w:ins>
      <w:ins w:id="820" w:author="usher" w:date="2026-03-22T15:40:00Z">
        <w:r w:rsidR="00680161" w:rsidRPr="000F026B">
          <w:rPr>
            <w:color w:val="222222"/>
            <w:shd w:val="clear" w:color="auto" w:fill="FFFFFF"/>
          </w:rPr>
          <w:t xml:space="preserve"> as a protective factor during adolescence, reducing the likelihood of internalizing difficulties </w:t>
        </w:r>
      </w:ins>
      <w:ins w:id="821" w:author="usher" w:date="2026-03-22T15:41:00Z">
        <w:r w:rsidR="00680161" w:rsidRPr="000F026B">
          <w:rPr>
            <w:color w:val="222222"/>
            <w:shd w:val="clear" w:color="auto" w:fill="FFFFFF"/>
          </w:rPr>
          <w:t>(</w:t>
        </w:r>
      </w:ins>
      <w:ins w:id="822" w:author="usher" w:date="2026-03-22T15:40:00Z">
        <w:r w:rsidR="00680161" w:rsidRPr="000F026B">
          <w:rPr>
            <w:color w:val="222222"/>
            <w:shd w:val="clear" w:color="auto" w:fill="FFFFFF"/>
          </w:rPr>
          <w:t xml:space="preserve">such as </w:t>
        </w:r>
        <w:r w:rsidR="00680161" w:rsidRPr="000F026B">
          <w:rPr>
            <w:color w:val="222222"/>
            <w:shd w:val="clear" w:color="auto" w:fill="FFFFFF"/>
          </w:rPr>
          <w:lastRenderedPageBreak/>
          <w:t xml:space="preserve">loneliness and emotional </w:t>
        </w:r>
      </w:ins>
      <w:ins w:id="823" w:author="usher" w:date="2026-03-22T15:41:00Z">
        <w:r w:rsidR="00680161" w:rsidRPr="000F026B">
          <w:rPr>
            <w:color w:val="222222"/>
            <w:shd w:val="clear" w:color="auto" w:fill="FFFFFF"/>
          </w:rPr>
          <w:t>di</w:t>
        </w:r>
      </w:ins>
      <w:ins w:id="824" w:author="usher" w:date="2026-03-22T15:40:00Z">
        <w:r w:rsidR="00680161" w:rsidRPr="000F026B">
          <w:rPr>
            <w:color w:val="222222"/>
            <w:shd w:val="clear" w:color="auto" w:fill="FFFFFF"/>
          </w:rPr>
          <w:t>stress</w:t>
        </w:r>
      </w:ins>
      <w:ins w:id="825" w:author="usher" w:date="2026-03-22T15:41:00Z">
        <w:r w:rsidR="00680161" w:rsidRPr="000F026B">
          <w:rPr>
            <w:color w:val="222222"/>
            <w:shd w:val="clear" w:color="auto" w:fill="FFFFFF"/>
          </w:rPr>
          <w:t xml:space="preserve">) and externalizing </w:t>
        </w:r>
        <w:proofErr w:type="spellStart"/>
        <w:r w:rsidR="00680161" w:rsidRPr="000F026B">
          <w:rPr>
            <w:color w:val="222222"/>
            <w:shd w:val="clear" w:color="auto" w:fill="FFFFFF"/>
          </w:rPr>
          <w:t>behaviours</w:t>
        </w:r>
        <w:proofErr w:type="spellEnd"/>
        <w:r w:rsidR="00680161" w:rsidRPr="000F026B">
          <w:rPr>
            <w:color w:val="222222"/>
            <w:shd w:val="clear" w:color="auto" w:fill="FFFFFF"/>
          </w:rPr>
          <w:t xml:space="preserve"> such as substance use and risky </w:t>
        </w:r>
        <w:proofErr w:type="spellStart"/>
        <w:r w:rsidR="00680161" w:rsidRPr="000F026B">
          <w:rPr>
            <w:color w:val="222222"/>
            <w:shd w:val="clear" w:color="auto" w:fill="FFFFFF"/>
          </w:rPr>
          <w:t>behaviour</w:t>
        </w:r>
      </w:ins>
      <w:proofErr w:type="spellEnd"/>
      <w:ins w:id="826" w:author="usher" w:date="2026-03-22T15:45:00Z">
        <w:r w:rsidR="00F6287E" w:rsidRPr="000F026B">
          <w:rPr>
            <w:color w:val="222222"/>
            <w:shd w:val="clear" w:color="auto" w:fill="FFFFFF"/>
          </w:rPr>
          <w:t xml:space="preserve"> </w:t>
        </w:r>
      </w:ins>
      <w:ins w:id="827" w:author="usher" w:date="2026-03-22T15:46:00Z">
        <w:r w:rsidR="00261188" w:rsidRPr="000F026B">
          <w:rPr>
            <w:color w:val="222222"/>
            <w:shd w:val="clear" w:color="auto" w:fill="FFFFFF"/>
          </w:rPr>
          <w:t>(</w:t>
        </w:r>
      </w:ins>
      <w:proofErr w:type="spellStart"/>
      <w:ins w:id="828" w:author="usher" w:date="2026-03-22T15:45:00Z">
        <w:r w:rsidR="00F6287E" w:rsidRPr="000F026B">
          <w:rPr>
            <w:color w:val="222222"/>
            <w:shd w:val="clear" w:color="auto" w:fill="FFFFFF"/>
            <w:rPrChange w:id="829" w:author="usher" w:date="2026-06-05T05:43:00Z">
              <w:rPr>
                <w:rFonts w:ascii="Arial" w:hAnsi="Arial" w:cs="Arial"/>
                <w:color w:val="222222"/>
                <w:sz w:val="20"/>
                <w:szCs w:val="20"/>
                <w:shd w:val="clear" w:color="auto" w:fill="FFFFFF"/>
              </w:rPr>
            </w:rPrChange>
          </w:rPr>
          <w:t>Schnitker</w:t>
        </w:r>
        <w:proofErr w:type="spellEnd"/>
        <w:r w:rsidR="00F6287E" w:rsidRPr="000F026B">
          <w:rPr>
            <w:color w:val="222222"/>
            <w:shd w:val="clear" w:color="auto" w:fill="FFFFFF"/>
            <w:rPrChange w:id="830" w:author="usher" w:date="2026-06-05T05:43:00Z">
              <w:rPr>
                <w:rFonts w:ascii="Arial" w:hAnsi="Arial" w:cs="Arial"/>
                <w:color w:val="222222"/>
                <w:sz w:val="20"/>
                <w:szCs w:val="20"/>
                <w:shd w:val="clear" w:color="auto" w:fill="FFFFFF"/>
              </w:rPr>
            </w:rPrChange>
          </w:rPr>
          <w:t xml:space="preserve">, </w:t>
        </w:r>
        <w:proofErr w:type="spellStart"/>
        <w:r w:rsidR="00F6287E" w:rsidRPr="000F026B">
          <w:rPr>
            <w:color w:val="222222"/>
            <w:shd w:val="clear" w:color="auto" w:fill="FFFFFF"/>
            <w:rPrChange w:id="831" w:author="usher" w:date="2026-06-05T05:43:00Z">
              <w:rPr>
                <w:rFonts w:ascii="Arial" w:hAnsi="Arial" w:cs="Arial"/>
                <w:color w:val="222222"/>
                <w:sz w:val="20"/>
                <w:szCs w:val="20"/>
                <w:shd w:val="clear" w:color="auto" w:fill="FFFFFF"/>
              </w:rPr>
            </w:rPrChange>
          </w:rPr>
          <w:t>Medenwaldt</w:t>
        </w:r>
        <w:proofErr w:type="spellEnd"/>
        <w:r w:rsidR="00F6287E" w:rsidRPr="000F026B">
          <w:rPr>
            <w:color w:val="222222"/>
            <w:shd w:val="clear" w:color="auto" w:fill="FFFFFF"/>
            <w:rPrChange w:id="832" w:author="usher" w:date="2026-06-05T05:43:00Z">
              <w:rPr>
                <w:rFonts w:ascii="Arial" w:hAnsi="Arial" w:cs="Arial"/>
                <w:color w:val="222222"/>
                <w:sz w:val="20"/>
                <w:szCs w:val="20"/>
                <w:shd w:val="clear" w:color="auto" w:fill="FFFFFF"/>
              </w:rPr>
            </w:rPrChange>
          </w:rPr>
          <w:t>,</w:t>
        </w:r>
      </w:ins>
      <w:ins w:id="833" w:author="usher" w:date="2026-03-22T15:46:00Z">
        <w:r w:rsidR="00261188" w:rsidRPr="000F026B">
          <w:rPr>
            <w:color w:val="222222"/>
            <w:shd w:val="clear" w:color="auto" w:fill="FFFFFF"/>
          </w:rPr>
          <w:t xml:space="preserve"> </w:t>
        </w:r>
      </w:ins>
      <w:ins w:id="834" w:author="usher" w:date="2026-03-22T15:45:00Z">
        <w:r w:rsidR="00F6287E" w:rsidRPr="000F026B">
          <w:rPr>
            <w:color w:val="222222"/>
            <w:shd w:val="clear" w:color="auto" w:fill="FFFFFF"/>
            <w:rPrChange w:id="835" w:author="usher" w:date="2026-06-05T05:43:00Z">
              <w:rPr>
                <w:rFonts w:ascii="Arial" w:hAnsi="Arial" w:cs="Arial"/>
                <w:color w:val="222222"/>
                <w:sz w:val="20"/>
                <w:szCs w:val="20"/>
                <w:shd w:val="clear" w:color="auto" w:fill="FFFFFF"/>
              </w:rPr>
            </w:rPrChange>
          </w:rPr>
          <w:t>and Williams, 2021</w:t>
        </w:r>
      </w:ins>
      <w:ins w:id="836" w:author="usher" w:date="2026-03-22T15:46:00Z">
        <w:r w:rsidR="00261188" w:rsidRPr="000F026B">
          <w:rPr>
            <w:color w:val="222222"/>
            <w:shd w:val="clear" w:color="auto" w:fill="FFFFFF"/>
          </w:rPr>
          <w:t>).</w:t>
        </w:r>
      </w:ins>
    </w:p>
    <w:p w14:paraId="7372F81B" w14:textId="23AAA90C" w:rsidR="00CD2B37" w:rsidRPr="000F026B" w:rsidRDefault="00CD2B37">
      <w:pPr>
        <w:pStyle w:val="BodyText"/>
        <w:spacing w:line="360" w:lineRule="auto"/>
        <w:ind w:left="0" w:right="120"/>
        <w:jc w:val="both"/>
        <w:rPr>
          <w:ins w:id="837" w:author="usher" w:date="2026-03-23T19:16:00Z"/>
          <w:color w:val="222222"/>
          <w:shd w:val="clear" w:color="auto" w:fill="FFFFFF"/>
        </w:rPr>
      </w:pPr>
      <w:bookmarkStart w:id="838" w:name="_Hlk237514448"/>
      <w:bookmarkEnd w:id="782"/>
      <w:ins w:id="839" w:author="usher" w:date="2026-03-23T19:08:00Z">
        <w:r w:rsidRPr="000F026B">
          <w:rPr>
            <w:color w:val="222222"/>
            <w:shd w:val="clear" w:color="auto" w:fill="FFFFFF"/>
          </w:rPr>
          <w:t>Literature affirms that chur</w:t>
        </w:r>
      </w:ins>
      <w:ins w:id="840" w:author="usher" w:date="2026-03-23T19:11:00Z">
        <w:r w:rsidRPr="000F026B">
          <w:rPr>
            <w:color w:val="222222"/>
            <w:shd w:val="clear" w:color="auto" w:fill="FFFFFF"/>
          </w:rPr>
          <w:t>c</w:t>
        </w:r>
      </w:ins>
      <w:ins w:id="841" w:author="usher" w:date="2026-03-23T19:08:00Z">
        <w:r w:rsidRPr="000F026B">
          <w:rPr>
            <w:color w:val="222222"/>
            <w:shd w:val="clear" w:color="auto" w:fill="FFFFFF"/>
          </w:rPr>
          <w:t xml:space="preserve">h activities play </w:t>
        </w:r>
      </w:ins>
      <w:ins w:id="842" w:author="usher" w:date="2026-03-23T19:09:00Z">
        <w:r w:rsidRPr="000F026B">
          <w:rPr>
            <w:color w:val="222222"/>
            <w:shd w:val="clear" w:color="auto" w:fill="FFFFFF"/>
          </w:rPr>
          <w:t xml:space="preserve">positive roles in the well-being </w:t>
        </w:r>
      </w:ins>
      <w:ins w:id="843" w:author="usher" w:date="2026-03-23T19:10:00Z">
        <w:r w:rsidRPr="000F026B">
          <w:rPr>
            <w:color w:val="222222"/>
            <w:shd w:val="clear" w:color="auto" w:fill="FFFFFF"/>
          </w:rPr>
          <w:t>of young people, their attitude towards school and academic achievement</w:t>
        </w:r>
      </w:ins>
      <w:ins w:id="844" w:author="usher" w:date="2026-03-23T19:12:00Z">
        <w:r w:rsidRPr="000F026B">
          <w:rPr>
            <w:color w:val="222222"/>
            <w:shd w:val="clear" w:color="auto" w:fill="FFFFFF"/>
          </w:rPr>
          <w:t xml:space="preserve"> (</w:t>
        </w:r>
      </w:ins>
      <w:proofErr w:type="spellStart"/>
      <w:ins w:id="845" w:author="usher" w:date="2026-03-23T19:48:00Z">
        <w:r w:rsidR="002F770B" w:rsidRPr="000F026B">
          <w:rPr>
            <w:color w:val="222222"/>
            <w:shd w:val="clear" w:color="auto" w:fill="FFFFFF"/>
          </w:rPr>
          <w:t>Stringaris</w:t>
        </w:r>
        <w:proofErr w:type="spellEnd"/>
        <w:r w:rsidR="002F770B" w:rsidRPr="000F026B">
          <w:rPr>
            <w:color w:val="222222"/>
            <w:shd w:val="clear" w:color="auto" w:fill="FFFFFF"/>
          </w:rPr>
          <w:t xml:space="preserve">, 2017; </w:t>
        </w:r>
      </w:ins>
      <w:ins w:id="846" w:author="usher" w:date="2026-03-23T19:12:00Z">
        <w:r w:rsidRPr="000F026B">
          <w:rPr>
            <w:color w:val="222222"/>
            <w:shd w:val="clear" w:color="auto" w:fill="FFFFFF"/>
          </w:rPr>
          <w:t>A</w:t>
        </w:r>
      </w:ins>
      <w:ins w:id="847" w:author="usher" w:date="2026-03-23T19:11:00Z">
        <w:r w:rsidRPr="000F026B">
          <w:rPr>
            <w:color w:val="222222"/>
            <w:shd w:val="clear" w:color="auto" w:fill="FFFFFF"/>
            <w:rPrChange w:id="848" w:author="usher" w:date="2026-06-05T05:43:00Z">
              <w:rPr>
                <w:rFonts w:ascii="Arial" w:hAnsi="Arial" w:cs="Arial"/>
                <w:color w:val="222222"/>
                <w:sz w:val="20"/>
                <w:szCs w:val="20"/>
                <w:shd w:val="clear" w:color="auto" w:fill="FFFFFF"/>
              </w:rPr>
            </w:rPrChange>
          </w:rPr>
          <w:t>debayo,</w:t>
        </w:r>
      </w:ins>
      <w:ins w:id="849" w:author="usher" w:date="2026-03-23T19:12:00Z">
        <w:r w:rsidRPr="000F026B">
          <w:rPr>
            <w:color w:val="222222"/>
            <w:shd w:val="clear" w:color="auto" w:fill="FFFFFF"/>
          </w:rPr>
          <w:t xml:space="preserve"> </w:t>
        </w:r>
      </w:ins>
      <w:ins w:id="850" w:author="usher" w:date="2026-03-23T19:11:00Z">
        <w:r w:rsidRPr="000F026B">
          <w:rPr>
            <w:color w:val="222222"/>
            <w:shd w:val="clear" w:color="auto" w:fill="FFFFFF"/>
            <w:rPrChange w:id="851" w:author="usher" w:date="2026-06-05T05:43:00Z">
              <w:rPr>
                <w:rFonts w:ascii="Arial" w:hAnsi="Arial" w:cs="Arial"/>
                <w:color w:val="222222"/>
                <w:sz w:val="20"/>
                <w:szCs w:val="20"/>
                <w:shd w:val="clear" w:color="auto" w:fill="FFFFFF"/>
              </w:rPr>
            </w:rPrChange>
          </w:rPr>
          <w:t>2025</w:t>
        </w:r>
      </w:ins>
      <w:ins w:id="852" w:author="usher" w:date="2026-03-23T19:12:00Z">
        <w:r w:rsidRPr="000F026B">
          <w:rPr>
            <w:color w:val="222222"/>
            <w:shd w:val="clear" w:color="auto" w:fill="FFFFFF"/>
          </w:rPr>
          <w:t>)</w:t>
        </w:r>
      </w:ins>
      <w:ins w:id="853" w:author="usher" w:date="2026-03-23T19:13:00Z">
        <w:r w:rsidR="00374CF8" w:rsidRPr="000F026B">
          <w:rPr>
            <w:color w:val="222222"/>
            <w:shd w:val="clear" w:color="auto" w:fill="FFFFFF"/>
          </w:rPr>
          <w:t xml:space="preserve">. </w:t>
        </w:r>
      </w:ins>
    </w:p>
    <w:p w14:paraId="37BF5603" w14:textId="6499E69D" w:rsidR="00374CF8" w:rsidRPr="000F026B" w:rsidRDefault="00374CF8">
      <w:pPr>
        <w:pStyle w:val="BodyText"/>
        <w:spacing w:line="360" w:lineRule="auto"/>
        <w:ind w:left="0" w:right="120"/>
        <w:jc w:val="both"/>
        <w:rPr>
          <w:ins w:id="854" w:author="usher" w:date="2026-03-23T19:03:00Z"/>
          <w:color w:val="222222"/>
          <w:shd w:val="clear" w:color="auto" w:fill="FFFFFF"/>
        </w:rPr>
      </w:pPr>
      <w:ins w:id="855" w:author="usher" w:date="2026-03-23T19:16:00Z">
        <w:r w:rsidRPr="000F026B">
          <w:rPr>
            <w:color w:val="222222"/>
            <w:shd w:val="clear" w:color="auto" w:fill="FFFFFF"/>
          </w:rPr>
          <w:t>In Nigeria, religious belief</w:t>
        </w:r>
      </w:ins>
      <w:ins w:id="856" w:author="usher" w:date="2026-03-23T19:17:00Z">
        <w:r w:rsidR="003E1BB5" w:rsidRPr="000F026B">
          <w:rPr>
            <w:color w:val="222222"/>
            <w:shd w:val="clear" w:color="auto" w:fill="FFFFFF"/>
          </w:rPr>
          <w:t xml:space="preserve"> is considered a vital part of the Nigerian population</w:t>
        </w:r>
      </w:ins>
      <w:ins w:id="857" w:author="usher" w:date="2026-03-23T19:18:00Z">
        <w:r w:rsidR="00720182" w:rsidRPr="000F026B">
          <w:rPr>
            <w:color w:val="222222"/>
            <w:shd w:val="clear" w:color="auto" w:fill="FFFFFF"/>
          </w:rPr>
          <w:t xml:space="preserve"> (</w:t>
        </w:r>
        <w:proofErr w:type="spellStart"/>
        <w:r w:rsidR="00720182" w:rsidRPr="000F026B">
          <w:rPr>
            <w:color w:val="222222"/>
            <w:shd w:val="clear" w:color="auto" w:fill="FFFFFF"/>
            <w:rPrChange w:id="858" w:author="usher" w:date="2026-06-05T05:43:00Z">
              <w:rPr>
                <w:rFonts w:ascii="Arial" w:hAnsi="Arial" w:cs="Arial"/>
                <w:color w:val="222222"/>
                <w:sz w:val="20"/>
                <w:szCs w:val="20"/>
                <w:shd w:val="clear" w:color="auto" w:fill="FFFFFF"/>
              </w:rPr>
            </w:rPrChange>
          </w:rPr>
          <w:t>Aderounmu</w:t>
        </w:r>
        <w:proofErr w:type="spellEnd"/>
        <w:r w:rsidR="00720182" w:rsidRPr="000F026B">
          <w:rPr>
            <w:color w:val="222222"/>
            <w:shd w:val="clear" w:color="auto" w:fill="FFFFFF"/>
            <w:rPrChange w:id="859" w:author="usher" w:date="2026-06-05T05:43:00Z">
              <w:rPr>
                <w:rFonts w:ascii="Arial" w:hAnsi="Arial" w:cs="Arial"/>
                <w:color w:val="222222"/>
                <w:sz w:val="20"/>
                <w:szCs w:val="20"/>
                <w:shd w:val="clear" w:color="auto" w:fill="FFFFFF"/>
              </w:rPr>
            </w:rPrChange>
          </w:rPr>
          <w:t>,</w:t>
        </w:r>
        <w:r w:rsidR="00720182" w:rsidRPr="000F026B">
          <w:rPr>
            <w:color w:val="222222"/>
            <w:shd w:val="clear" w:color="auto" w:fill="FFFFFF"/>
          </w:rPr>
          <w:t xml:space="preserve"> </w:t>
        </w:r>
        <w:r w:rsidR="00720182" w:rsidRPr="000F026B">
          <w:rPr>
            <w:color w:val="222222"/>
            <w:shd w:val="clear" w:color="auto" w:fill="FFFFFF"/>
            <w:rPrChange w:id="860" w:author="usher" w:date="2026-06-05T05:43:00Z">
              <w:rPr>
                <w:rFonts w:ascii="Arial" w:hAnsi="Arial" w:cs="Arial"/>
                <w:color w:val="222222"/>
                <w:sz w:val="20"/>
                <w:szCs w:val="20"/>
                <w:shd w:val="clear" w:color="auto" w:fill="FFFFFF"/>
              </w:rPr>
            </w:rPrChange>
          </w:rPr>
          <w:t>2024</w:t>
        </w:r>
        <w:r w:rsidR="00720182" w:rsidRPr="000F026B">
          <w:rPr>
            <w:color w:val="222222"/>
            <w:shd w:val="clear" w:color="auto" w:fill="FFFFFF"/>
          </w:rPr>
          <w:t>)</w:t>
        </w:r>
      </w:ins>
      <w:ins w:id="861" w:author="usher" w:date="2026-03-23T19:19:00Z">
        <w:r w:rsidR="00720182" w:rsidRPr="000F026B">
          <w:rPr>
            <w:color w:val="222222"/>
            <w:shd w:val="clear" w:color="auto" w:fill="FFFFFF"/>
          </w:rPr>
          <w:t>.</w:t>
        </w:r>
      </w:ins>
    </w:p>
    <w:bookmarkEnd w:id="838"/>
    <w:p w14:paraId="008C1F2E" w14:textId="77777777" w:rsidR="00026EA3" w:rsidRPr="000F026B" w:rsidRDefault="00026EA3">
      <w:pPr>
        <w:pStyle w:val="BodyText"/>
        <w:spacing w:line="360" w:lineRule="auto"/>
        <w:ind w:left="0" w:right="120"/>
        <w:jc w:val="both"/>
        <w:rPr>
          <w:ins w:id="862" w:author="usher" w:date="2026-03-22T15:55:00Z"/>
          <w:color w:val="222222"/>
          <w:shd w:val="clear" w:color="auto" w:fill="FFFFFF"/>
        </w:rPr>
      </w:pPr>
    </w:p>
    <w:p w14:paraId="4311F019" w14:textId="33C0A09F" w:rsidR="009A4657" w:rsidRPr="000F026B" w:rsidDel="00344A86" w:rsidRDefault="001A30E1">
      <w:pPr>
        <w:pStyle w:val="BodyText"/>
        <w:spacing w:line="360" w:lineRule="auto"/>
        <w:ind w:left="0" w:right="120"/>
        <w:jc w:val="both"/>
        <w:rPr>
          <w:del w:id="863" w:author="usher" w:date="2026-03-22T15:56:00Z"/>
          <w:color w:val="222222"/>
          <w:shd w:val="clear" w:color="auto" w:fill="FFFFFF"/>
          <w:rPrChange w:id="864" w:author="usher" w:date="2026-06-05T05:43:00Z">
            <w:rPr>
              <w:del w:id="865" w:author="usher" w:date="2026-03-22T15:56:00Z"/>
            </w:rPr>
          </w:rPrChange>
        </w:rPr>
        <w:pPrChange w:id="866" w:author="usher" w:date="2026-03-19T20:52:00Z">
          <w:pPr>
            <w:pStyle w:val="BodyText"/>
            <w:spacing w:line="360" w:lineRule="auto"/>
            <w:ind w:right="120"/>
            <w:jc w:val="both"/>
          </w:pPr>
        </w:pPrChange>
      </w:pPr>
      <w:moveFromRangeStart w:id="867" w:author="usher" w:date="2026-03-08T12:49:00Z" w:name="move223866609"/>
      <w:moveFrom w:id="868" w:author="usher" w:date="2026-03-08T12:49:00Z">
        <w:del w:id="869" w:author="usher" w:date="2026-03-22T15:56:00Z">
          <w:r w:rsidRPr="000F026B" w:rsidDel="00344A86">
            <w:delText>Depression is a leading cause of disability among young people and was projected to be the</w:delText>
          </w:r>
          <w:r w:rsidRPr="000F026B" w:rsidDel="00344A86">
            <w:rPr>
              <w:spacing w:val="1"/>
            </w:rPr>
            <w:delText xml:space="preserve"> </w:delText>
          </w:r>
          <w:r w:rsidRPr="000F026B" w:rsidDel="00344A86">
            <w:delText>second most burdensome disease by 2020 (Kieling, Adewuya, Fisher, Karmacharya, Kohrt, Swart and Mondelli</w:delText>
          </w:r>
          <w:r w:rsidRPr="000F026B" w:rsidDel="00344A86">
            <w:rPr>
              <w:i/>
            </w:rPr>
            <w:delText>.</w:delText>
          </w:r>
          <w:r w:rsidRPr="000F026B" w:rsidDel="00344A86">
            <w:delText xml:space="preserve">, 2019). </w:delText>
          </w:r>
          <w:r w:rsidRPr="000F026B" w:rsidDel="00344A86">
            <w:rPr>
              <w:shd w:val="clear" w:color="auto" w:fill="00FF00"/>
            </w:rPr>
            <w:delText xml:space="preserve">Depression is a mental health condition characterized by a persistently low mood or loss of interest lasting at least two weeks, accompanied by symptoms such as sleep or appetite changes, fatigue, poor concentration, feelings of </w:delText>
          </w:r>
          <w:bookmarkStart w:id="870" w:name="_Hlk219402354"/>
          <w:bookmarkEnd w:id="786"/>
          <w:r w:rsidRPr="000F026B" w:rsidDel="00344A86">
            <w:rPr>
              <w:shd w:val="clear" w:color="auto" w:fill="00FF00"/>
            </w:rPr>
            <w:delText>worthlessness, psychomotor changes, and recurrent thoughts of death or suicide</w:delText>
          </w:r>
          <w:r w:rsidRPr="000F026B" w:rsidDel="00344A86">
            <w:delText xml:space="preserve"> (Zainab &amp;</w:delText>
          </w:r>
          <w:r w:rsidRPr="000F026B" w:rsidDel="00344A86">
            <w:rPr>
              <w:spacing w:val="1"/>
            </w:rPr>
            <w:delText xml:space="preserve"> </w:delText>
          </w:r>
          <w:r w:rsidRPr="000F026B" w:rsidDel="00344A86">
            <w:delText>Pereira,</w:delText>
          </w:r>
          <w:r w:rsidRPr="000F026B" w:rsidDel="00344A86">
            <w:rPr>
              <w:spacing w:val="1"/>
            </w:rPr>
            <w:delText xml:space="preserve"> </w:delText>
          </w:r>
          <w:r w:rsidRPr="000F026B" w:rsidDel="00344A86">
            <w:delText>2007).</w:delText>
          </w:r>
          <w:r w:rsidRPr="000F026B" w:rsidDel="00344A86">
            <w:rPr>
              <w:spacing w:val="1"/>
            </w:rPr>
            <w:delText xml:space="preserve"> </w:delText>
          </w:r>
          <w:r w:rsidRPr="000F026B" w:rsidDel="00344A86">
            <w:delText>Studies</w:delText>
          </w:r>
          <w:r w:rsidRPr="000F026B" w:rsidDel="00344A86">
            <w:rPr>
              <w:spacing w:val="1"/>
            </w:rPr>
            <w:delText xml:space="preserve"> </w:delText>
          </w:r>
          <w:r w:rsidRPr="000F026B" w:rsidDel="00344A86">
            <w:delText>have</w:delText>
          </w:r>
          <w:r w:rsidRPr="000F026B" w:rsidDel="00344A86">
            <w:rPr>
              <w:spacing w:val="1"/>
            </w:rPr>
            <w:delText xml:space="preserve"> </w:delText>
          </w:r>
          <w:r w:rsidRPr="000F026B" w:rsidDel="00344A86">
            <w:delText>identified</w:delText>
          </w:r>
          <w:r w:rsidRPr="000F026B" w:rsidDel="00344A86">
            <w:rPr>
              <w:spacing w:val="1"/>
            </w:rPr>
            <w:delText xml:space="preserve"> </w:delText>
          </w:r>
          <w:r w:rsidRPr="000F026B" w:rsidDel="00344A86">
            <w:delText>depression as the strongest risk factor for completed</w:delText>
          </w:r>
          <w:r w:rsidRPr="000F026B" w:rsidDel="00344A86">
            <w:rPr>
              <w:spacing w:val="1"/>
            </w:rPr>
            <w:delText xml:space="preserve"> </w:delText>
          </w:r>
          <w:r w:rsidRPr="000F026B" w:rsidDel="00344A86">
            <w:delText>suicides, with suicide being the third leading cause of death among adolescents (Aluh, Anyachebelu, Anosike and Anizoba, 2018).</w:delText>
          </w:r>
          <w:r w:rsidRPr="000F026B" w:rsidDel="00344A86">
            <w:rPr>
              <w:spacing w:val="-2"/>
            </w:rPr>
            <w:delText xml:space="preserve"> </w:delText>
          </w:r>
        </w:del>
      </w:moveFrom>
      <w:bookmarkEnd w:id="870"/>
      <w:moveFromRangeEnd w:id="867"/>
    </w:p>
    <w:p w14:paraId="2234B8F7" w14:textId="77777777" w:rsidR="009A4657" w:rsidRPr="000F026B" w:rsidRDefault="009A4657">
      <w:pPr>
        <w:pStyle w:val="BodyText"/>
        <w:spacing w:line="360" w:lineRule="auto"/>
        <w:ind w:left="0" w:right="118"/>
        <w:jc w:val="both"/>
      </w:pPr>
    </w:p>
    <w:p w14:paraId="5BA892F4" w14:textId="77777777" w:rsidR="009A4657" w:rsidRPr="000F026B" w:rsidRDefault="001A30E1">
      <w:pPr>
        <w:pStyle w:val="BodyText"/>
        <w:spacing w:before="60" w:line="360" w:lineRule="auto"/>
        <w:ind w:right="132"/>
        <w:jc w:val="both"/>
        <w:rPr>
          <w:b/>
        </w:rPr>
      </w:pPr>
      <w:bookmarkStart w:id="871" w:name="_Hlk237514488"/>
      <w:bookmarkStart w:id="872" w:name="_Hlk219402377"/>
      <w:r w:rsidRPr="000F026B">
        <w:rPr>
          <w:b/>
        </w:rPr>
        <w:t xml:space="preserve">1.2 Problem Statement </w:t>
      </w:r>
    </w:p>
    <w:p w14:paraId="6D1A6F75" w14:textId="318AC80A" w:rsidR="009A4657" w:rsidRPr="000F026B" w:rsidRDefault="0076082F">
      <w:pPr>
        <w:pStyle w:val="BodyText"/>
        <w:spacing w:before="42" w:line="360" w:lineRule="auto"/>
        <w:ind w:right="119"/>
        <w:jc w:val="both"/>
      </w:pPr>
      <w:ins w:id="873" w:author="CCAM" w:date="2026-09-22T21:54:00Z">
        <w:r w:rsidRPr="0076082F">
          <w:rPr>
            <w:shd w:val="clear" w:color="auto" w:fill="00FF00"/>
          </w:rPr>
          <w:t xml:space="preserve">Mental disorders affect a large number of people worldwide. In 2016, more than one billion people were affected globally, accounting for 7% of the global burden of disease and 19% of all years lived with disability (Rehm &amp; Shield, 2019). This highlights the significant and long-term impact of mental health conditions, which can result in prolonged impairment and disruption to individuals’ functioning and quality of life, even when they do not directly cause death. The burden of mental disorders is particularly important during adolescence, a critical developmental period </w:t>
        </w:r>
        <w:proofErr w:type="spellStart"/>
        <w:r w:rsidRPr="0076082F">
          <w:rPr>
            <w:shd w:val="clear" w:color="auto" w:fill="00FF00"/>
          </w:rPr>
          <w:t>characterised</w:t>
        </w:r>
        <w:proofErr w:type="spellEnd"/>
        <w:r w:rsidRPr="0076082F">
          <w:rPr>
            <w:shd w:val="clear" w:color="auto" w:fill="00FF00"/>
          </w:rPr>
          <w:t xml:space="preserve"> by significant biological, psychological, emotional and social changes. Mental health difficulties emerging during this period can have implications that extend beyond adolescence, potentially affecting educational attainment, relationships, social functioning and wellbeing across the life course.</w:t>
        </w:r>
      </w:ins>
      <w:del w:id="874" w:author="CCAM" w:date="2026-09-22T21:54:00Z">
        <w:r w:rsidR="001A30E1" w:rsidRPr="000F026B" w:rsidDel="0076082F">
          <w:rPr>
            <w:shd w:val="clear" w:color="auto" w:fill="00FF00"/>
          </w:rPr>
          <w:delText>Mental disorders affect large number of people worldwide. In 2016, more than one billion people were affected worldwide, accounting for 7% of the global burden of disease, and 19% of all the years lived with disability (Rehm and Shield, 2019). This shows the significant long-term impact of mental health conditions which leads to prolonged impairment even though it does not directly cause death. This awareness has led to widespread of initiatives in form of campaigns, advocacy, trainings, rallies, the establishment of non-governmental organisations, interventions from government and professionals. (</w:delText>
        </w:r>
        <w:r w:rsidR="001A30E1" w:rsidRPr="000F026B" w:rsidDel="0076082F">
          <w:rPr>
            <w:color w:val="000000"/>
            <w:shd w:val="clear" w:color="auto" w:fill="00FF00"/>
          </w:rPr>
          <w:delText xml:space="preserve">Fadele, Igwe, Toluwalogo, Udokang, Ogaya, and Lucero-Prisno, </w:delText>
        </w:r>
        <w:r w:rsidR="000E50A4" w:rsidRPr="008654E4" w:rsidDel="0076082F">
          <w:fldChar w:fldCharType="begin"/>
        </w:r>
        <w:r w:rsidR="000E50A4" w:rsidRPr="000F026B" w:rsidDel="0076082F">
          <w:delInstrText xml:space="preserve"> HYPERLINK "tel:2024" </w:delInstrText>
        </w:r>
        <w:r w:rsidR="000E50A4" w:rsidRPr="008654E4" w:rsidDel="0076082F">
          <w:rPr>
            <w:rPrChange w:id="875" w:author="usher" w:date="2026-06-05T05:43:00Z">
              <w:rPr>
                <w:rStyle w:val="Hyperlink"/>
                <w:color w:val="000000"/>
                <w:shd w:val="clear" w:color="auto" w:fill="00FF00"/>
              </w:rPr>
            </w:rPrChange>
          </w:rPr>
          <w:fldChar w:fldCharType="separate"/>
        </w:r>
        <w:r w:rsidR="009A4657" w:rsidRPr="000F026B" w:rsidDel="0076082F">
          <w:rPr>
            <w:rStyle w:val="Hyperlink"/>
            <w:color w:val="000000"/>
            <w:shd w:val="clear" w:color="auto" w:fill="00FF00"/>
          </w:rPr>
          <w:delText>2024</w:delText>
        </w:r>
        <w:r w:rsidR="000E50A4" w:rsidRPr="008654E4" w:rsidDel="0076082F">
          <w:rPr>
            <w:rStyle w:val="Hyperlink"/>
            <w:color w:val="000000"/>
            <w:shd w:val="clear" w:color="auto" w:fill="00FF00"/>
          </w:rPr>
          <w:fldChar w:fldCharType="end"/>
        </w:r>
        <w:r w:rsidR="001A30E1" w:rsidRPr="000F026B" w:rsidDel="0076082F">
          <w:rPr>
            <w:color w:val="000000"/>
            <w:shd w:val="clear" w:color="auto" w:fill="00FF00"/>
          </w:rPr>
          <w:delText>)</w:delText>
        </w:r>
        <w:r w:rsidR="001A30E1" w:rsidRPr="000F026B" w:rsidDel="0076082F">
          <w:rPr>
            <w:shd w:val="clear" w:color="auto" w:fill="00FF00"/>
          </w:rPr>
          <w:delText>. However, there remains a gap in mental health care and services in developing countries like Nigeria</w:delText>
        </w:r>
      </w:del>
      <w:ins w:id="876" w:author="usher" w:date="2026-05-13T08:57:00Z">
        <w:del w:id="877" w:author="CCAM" w:date="2026-09-22T21:54:00Z">
          <w:r w:rsidR="00732D76" w:rsidRPr="000F026B" w:rsidDel="0076082F">
            <w:rPr>
              <w:shd w:val="clear" w:color="auto" w:fill="00FF00"/>
            </w:rPr>
            <w:delText xml:space="preserve"> (</w:delText>
          </w:r>
          <w:r w:rsidR="00732D76" w:rsidRPr="000F026B" w:rsidDel="0076082F">
            <w:rPr>
              <w:color w:val="222222"/>
              <w:shd w:val="clear" w:color="auto" w:fill="FFFFFF"/>
            </w:rPr>
            <w:delText>Gureje, Abdulmalik, Kola, Musa, Yasamy, and Adebayo</w:delText>
          </w:r>
        </w:del>
      </w:ins>
      <w:ins w:id="878" w:author="usher" w:date="2026-05-13T08:58:00Z">
        <w:del w:id="879" w:author="CCAM" w:date="2026-09-22T21:54:00Z">
          <w:r w:rsidR="00732D76" w:rsidRPr="000F026B" w:rsidDel="0076082F">
            <w:rPr>
              <w:color w:val="222222"/>
              <w:shd w:val="clear" w:color="auto" w:fill="FFFFFF"/>
            </w:rPr>
            <w:delText>,</w:delText>
          </w:r>
        </w:del>
      </w:ins>
      <w:ins w:id="880" w:author="usher" w:date="2026-05-13T08:57:00Z">
        <w:del w:id="881" w:author="CCAM" w:date="2026-09-22T21:54:00Z">
          <w:r w:rsidR="00732D76" w:rsidRPr="000F026B" w:rsidDel="0076082F">
            <w:rPr>
              <w:color w:val="222222"/>
              <w:shd w:val="clear" w:color="auto" w:fill="FFFFFF"/>
            </w:rPr>
            <w:delText xml:space="preserve"> 2015)</w:delText>
          </w:r>
        </w:del>
      </w:ins>
      <w:r w:rsidR="001A30E1" w:rsidRPr="000F026B">
        <w:rPr>
          <w:shd w:val="clear" w:color="auto" w:fill="00FF00"/>
        </w:rPr>
        <w:t>. Adolescence is a critical developmental period when most mental disorders manifest (Aluh et al., 2018). the prevalence of mental health issuesespecially depression and anxiety, many adolescentsdo not receive the necessary interventions due to inadequate awareness, poor access to mental health services, and the associated stigma (Alukagberie et al., 2023).There is therefore a need to implement effective strategies for mental health interventions which promotes early identification, and quick access to health services where early intervention is made possible, thereby reducing the long-term impact of mental health disorders such as depression on .</w:t>
      </w:r>
      <w:r w:rsidR="001A30E1" w:rsidRPr="000F026B">
        <w:rPr>
          <w:spacing w:val="1"/>
          <w:shd w:val="clear" w:color="auto" w:fill="00FF00"/>
        </w:rPr>
      </w:r>
      <w:r w:rsidR="001A30E1" w:rsidRPr="000F026B">
        <w:rPr>
          <w:shd w:val="clear" w:color="auto" w:fill="00FF00"/>
        </w:rPr>
      </w:r>
      <w:r w:rsidR="001A30E1" w:rsidRPr="000F026B">
        <w:rPr>
          <w:spacing w:val="1"/>
          <w:shd w:val="clear" w:color="auto" w:fill="00FF00"/>
        </w:rPr>
      </w:r>
      <w:r w:rsidR="001A30E1" w:rsidRPr="000F026B">
        <w:rPr>
          <w:shd w:val="clear" w:color="auto" w:fill="00FF00"/>
        </w:rPr>
      </w:r>
      <w:r w:rsidR="001A30E1" w:rsidRPr="000F026B">
        <w:rPr>
          <w:spacing w:val="1"/>
          <w:shd w:val="clear" w:color="auto" w:fill="00FF00"/>
        </w:rPr>
      </w:r>
      <w:r w:rsidR="001A30E1" w:rsidRPr="000F026B">
        <w:rPr>
          <w:shd w:val="clear" w:color="auto" w:fill="00FF00"/>
        </w:rPr>
      </w:r>
      <w:r w:rsidR="001A30E1" w:rsidRPr="000F026B">
        <w:rPr>
          <w:spacing w:val="1"/>
          <w:shd w:val="clear" w:color="auto" w:fill="00FF00"/>
        </w:rPr>
      </w:r>
      <w:r w:rsidR="001A30E1" w:rsidRPr="000F026B">
        <w:rPr>
          <w:shd w:val="clear" w:color="auto" w:fill="00FF00"/>
        </w:rPr>
      </w:r>
      <w:r w:rsidR="001A30E1" w:rsidRPr="000F026B">
        <w:rPr>
          <w:spacing w:val="60"/>
          <w:shd w:val="clear" w:color="auto" w:fill="00FF00"/>
        </w:rPr>
      </w:r>
      <w:r w:rsidR="001A30E1" w:rsidRPr="000F026B">
        <w:rPr>
          <w:shd w:val="clear" w:color="auto" w:fill="00FF00"/>
        </w:rPr>
      </w:r>
      <w:r w:rsidR="001A30E1" w:rsidRPr="000F026B">
        <w:rPr>
          <w:spacing w:val="1"/>
          <w:shd w:val="clear" w:color="auto" w:fill="00FF00"/>
        </w:rPr>
      </w:r>
      <w:r w:rsidR="001A30E1" w:rsidRPr="000F026B">
        <w:rPr>
          <w:shd w:val="clear" w:color="auto" w:fill="00FF00"/>
        </w:rPr>
      </w:r>
      <w:proofErr w:type="spellStart"/>
      <w:r w:rsidR="001A30E1" w:rsidRPr="000F026B">
        <w:rPr>
          <w:shd w:val="clear" w:color="auto" w:fill="00FF00"/>
        </w:rPr>
      </w:r>
      <w:proofErr w:type="spellEnd"/>
      <w:r w:rsidR="001A30E1" w:rsidRPr="000F026B">
        <w:rPr>
          <w:shd w:val="clear" w:color="auto" w:fill="00FF00"/>
        </w:rPr>
      </w:r>
      <w:proofErr w:type="spellStart"/>
      <w:r w:rsidR="001A30E1" w:rsidRPr="000F026B">
        <w:rPr>
          <w:shd w:val="clear" w:color="auto" w:fill="00FF00"/>
        </w:rPr>
      </w:r>
      <w:proofErr w:type="spellEnd"/>
      <w:r w:rsidR="001A30E1" w:rsidRPr="000F026B">
        <w:rPr>
          <w:shd w:val="clear" w:color="auto" w:fill="00FF00"/>
        </w:rPr>
      </w:r>
      <w:proofErr w:type="spellStart"/>
      <w:r w:rsidR="001A30E1" w:rsidRPr="000F026B">
        <w:rPr>
          <w:shd w:val="clear" w:color="auto" w:fill="00FF00"/>
        </w:rPr>
      </w:r>
      <w:proofErr w:type="spellEnd"/>
      <w:r w:rsidR="001A30E1" w:rsidRPr="000F026B">
        <w:rPr>
          <w:shd w:val="clear" w:color="auto" w:fill="00FF00"/>
        </w:rPr>
      </w:r>
      <w:proofErr w:type="spellStart"/>
      <w:r w:rsidR="001A30E1" w:rsidRPr="000F026B">
        <w:rPr>
          <w:shd w:val="clear" w:color="auto" w:fill="00FF00"/>
        </w:rPr>
      </w:r>
      <w:proofErr w:type="spellEnd"/>
      <w:r w:rsidR="001A30E1" w:rsidRPr="000F026B">
        <w:rPr>
          <w:shd w:val="clear" w:color="auto" w:fill="00FF00"/>
        </w:rPr>
      </w:r>
      <w:ins w:id="882" w:author="CCAM" w:date="2026-09-22T22:07:00Z">
        <w:r w:rsidR="004D506B">
          <w:rPr>
            <w:shd w:val="clear" w:color="auto" w:fill="00FF00"/>
          </w:rPr>
          <w:t xml:space="preserve">In </w:t>
        </w:r>
      </w:ins>
      <w:ins w:id="883" w:author="CCAM" w:date="2026-09-22T22:08:00Z">
        <w:r w:rsidR="004D506B">
          <w:rPr>
            <w:shd w:val="clear" w:color="auto" w:fill="00FF00"/>
          </w:rPr>
          <w:t xml:space="preserve">developing countries, </w:t>
        </w:r>
      </w:ins>
      <w:del w:id="884" w:author="CCAM" w:date="2026-09-22T21:55:00Z">
        <w:r w:rsidR="001A30E1" w:rsidRPr="000F026B" w:rsidDel="0076082F">
          <w:rPr>
            <w:shd w:val="clear" w:color="auto" w:fill="00FF00"/>
          </w:rPr>
          <w:delText>This requires the service of professionals such as psychiatrists and psychologists but sadly, despite the Nigerian population of 200 million people, there are only 250 psychiatrists across the country (</w:delText>
        </w:r>
        <w:r w:rsidR="001A30E1" w:rsidRPr="000F026B" w:rsidDel="0076082F">
          <w:rPr>
            <w:color w:val="000000"/>
            <w:shd w:val="clear" w:color="auto" w:fill="00FF00"/>
          </w:rPr>
          <w:delText>Okechukwu, C.E., </w:delText>
        </w:r>
        <w:r w:rsidR="000E50A4" w:rsidRPr="008654E4" w:rsidDel="0076082F">
          <w:fldChar w:fldCharType="begin"/>
        </w:r>
        <w:r w:rsidR="000E50A4" w:rsidRPr="000F026B" w:rsidDel="0076082F">
          <w:delInstrText xml:space="preserve"> HYPERLINK "tel:2020" </w:delInstrText>
        </w:r>
        <w:r w:rsidR="000E50A4" w:rsidRPr="008654E4" w:rsidDel="0076082F">
          <w:rPr>
            <w:rPrChange w:id="885" w:author="usher" w:date="2026-06-05T05:43:00Z">
              <w:rPr>
                <w:rStyle w:val="Hyperlink"/>
                <w:color w:val="000000"/>
                <w:shd w:val="clear" w:color="auto" w:fill="00FF00"/>
              </w:rPr>
            </w:rPrChange>
          </w:rPr>
          <w:fldChar w:fldCharType="separate"/>
        </w:r>
        <w:r w:rsidR="009A4657" w:rsidRPr="000F026B" w:rsidDel="0076082F">
          <w:rPr>
            <w:rStyle w:val="Hyperlink"/>
            <w:color w:val="000000"/>
            <w:shd w:val="clear" w:color="auto" w:fill="00FF00"/>
          </w:rPr>
          <w:delText>2020</w:delText>
        </w:r>
        <w:r w:rsidR="000E50A4" w:rsidRPr="008654E4" w:rsidDel="0076082F">
          <w:rPr>
            <w:rStyle w:val="Hyperlink"/>
            <w:color w:val="000000"/>
            <w:shd w:val="clear" w:color="auto" w:fill="00FF00"/>
          </w:rPr>
          <w:fldChar w:fldCharType="end"/>
        </w:r>
        <w:r w:rsidR="001A30E1" w:rsidRPr="000F026B" w:rsidDel="0076082F">
          <w:rPr>
            <w:color w:val="000000"/>
            <w:shd w:val="clear" w:color="auto" w:fill="00FF00"/>
          </w:rPr>
          <w:delText>).</w:delText>
        </w:r>
        <w:r w:rsidR="001A30E1" w:rsidRPr="000F026B" w:rsidDel="0076082F">
          <w:rPr>
            <w:color w:val="000000"/>
          </w:rPr>
          <w:delText xml:space="preserve"> </w:delText>
        </w:r>
      </w:del>
      <w:del w:id="886" w:author="CCAM" w:date="2026-09-22T22:08:00Z">
        <w:r w:rsidR="001A30E1" w:rsidRPr="000F026B" w:rsidDel="004D506B">
          <w:delText xml:space="preserve">Despite </w:delText>
        </w:r>
      </w:del>
      <w:r w:rsidR="001A30E1" w:rsidRPr="000F026B"/>
      <w:ins w:id="887" w:author="CCAM" w:date="2026-09-22T22:08:00Z">
        <w:r w:rsidR="004D506B">
          <w:t>re is a</w:t>
        </w:r>
      </w:ins>
      <w:r w:rsidR="001A30E1" w:rsidRPr="000F026B"/>
      <w:ins w:id="888" w:author="CCAM" w:date="2026-09-22T22:01:00Z">
        <w:r>
          <w:t xml:space="preserve">high </w:t>
        </w:r>
      </w:ins>
      <w:r w:rsidR="001A30E1" w:rsidRPr="000F026B"/>
      <w:ins w:id="889" w:author="CCAM" w:date="2026-09-22T22:08:00Z">
        <w:r w:rsidR="004D506B">
          <w:t xml:space="preserve"> </w:t>
        </w:r>
      </w:ins>
      <w:del w:id="890" w:author="CCAM" w:date="2026-09-22T22:08:00Z">
        <w:r w:rsidR="001A30E1" w:rsidRPr="000F026B" w:rsidDel="004D506B">
          <w:delText xml:space="preserve">, </w:delText>
        </w:r>
      </w:del>
      <w:ins w:id="891" w:author="CCAM" w:date="2026-09-22T22:01:00Z">
        <w:r w:rsidR="004D506B">
          <w:t>(</w:t>
        </w:r>
      </w:ins>
      <w:r w:rsidR="001A30E1" w:rsidRPr="000F026B"/>
      <w:r w:rsidR="001A30E1" w:rsidRPr="000F026B">
        <w:rPr>
          <w:spacing w:val="1"/>
        </w:rPr>
      </w:r>
      <w:r w:rsidR="001A30E1" w:rsidRPr="000F026B"/>
      <w:del w:id="892" w:author="CCAM" w:date="2026-09-22T22:01:00Z">
        <w:r w:rsidR="001A30E1" w:rsidRPr="000F026B" w:rsidDel="004D506B">
          <w:delText>,</w:delText>
        </w:r>
      </w:del>
      <w:del w:id="893" w:author="CCAM" w:date="2026-09-22T22:06:00Z">
        <w:r w:rsidR="001A30E1" w:rsidRPr="000F026B" w:rsidDel="004D506B">
          <w:rPr>
            <w:spacing w:val="1"/>
          </w:rPr>
          <w:delText xml:space="preserve"> </w:delText>
        </w:r>
        <w:r w:rsidR="001A30E1" w:rsidRPr="000F026B" w:rsidDel="004D506B">
          <w:delText>among</w:delText>
        </w:r>
        <w:r w:rsidR="001A30E1" w:rsidRPr="000F026B" w:rsidDel="004D506B">
          <w:rPr>
            <w:spacing w:val="1"/>
          </w:rPr>
          <w:delText xml:space="preserve"> </w:delText>
        </w:r>
        <w:r w:rsidR="001A30E1" w:rsidRPr="000F026B" w:rsidDel="004D506B">
          <w:delText>adolescents</w:delText>
        </w:r>
      </w:del>
      <w:ins w:id="894" w:author="CCAM" w:date="2026-09-22T22:01:00Z">
        <w:r w:rsidR="004D506B">
          <w:t>)</w:t>
        </w:r>
      </w:ins>
      <w:r w:rsidR="001A30E1" w:rsidRPr="000F026B"/>
      <w:r w:rsidR="001A30E1" w:rsidRPr="000F026B">
        <w:rPr>
          <w:spacing w:val="60"/>
        </w:rPr>
      </w:r>
      <w:r w:rsidR="001A30E1" w:rsidRPr="000F026B"/>
      <w:ins w:id="895" w:author="CCAM" w:date="2026-09-22T22:08:00Z">
        <w:r w:rsidR="004D506B">
          <w:t xml:space="preserve"> </w:t>
        </w:r>
      </w:ins>
      <w:del w:id="896" w:author="CCAM" w:date="2026-09-22T22:08:00Z">
        <w:r w:rsidR="001A30E1" w:rsidRPr="000F026B" w:rsidDel="004D506B">
          <w:delText xml:space="preserve"> in </w:delText>
        </w:r>
      </w:del>
      <w:del w:id="897" w:author="CCAM" w:date="2026-09-22T22:02:00Z">
        <w:r w:rsidR="001A30E1" w:rsidRPr="000F026B" w:rsidDel="004D506B">
          <w:delText>these regions</w:delText>
        </w:r>
      </w:del>
      <w:del w:id="898" w:author="CCAM" w:date="2026-09-22T22:08:00Z">
        <w:r w:rsidR="001A30E1" w:rsidRPr="000F026B" w:rsidDel="004D506B">
          <w:delText xml:space="preserve"> </w:delText>
        </w:r>
      </w:del>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r w:rsidR="001A30E1" w:rsidRPr="000F026B">
        <w:rPr>
          <w:spacing w:val="1"/>
        </w:rPr>
      </w:r>
      <w:r w:rsidR="001A30E1" w:rsidRPr="000F026B"/>
      <w:proofErr w:type="spellStart"/>
      <w:r w:rsidR="001A30E1" w:rsidRPr="000F026B"/>
      <w:proofErr w:type="spellEnd"/>
      <w:r w:rsidR="001A30E1" w:rsidRPr="000F026B"/>
      <w:r w:rsidR="001A30E1" w:rsidRPr="000F026B">
        <w:rPr>
          <w:spacing w:val="1"/>
        </w:rPr>
      </w:r>
      <w:proofErr w:type="spellStart"/>
      <w:r w:rsidR="001A30E1" w:rsidRPr="000F026B"/>
      <w:proofErr w:type="spellEnd"/>
      <w:r w:rsidR="001A30E1" w:rsidRPr="000F026B"/>
      <w:proofErr w:type="spellStart"/>
      <w:r w:rsidR="001A30E1" w:rsidRPr="000F026B"/>
      <w:proofErr w:type="spellEnd"/>
      <w:r w:rsidR="001A30E1" w:rsidRPr="000F026B"/>
      <w:ins w:id="899" w:author="CCAM" w:date="2026-09-22T22:04:00Z">
        <w:r w:rsidR="004D506B" w:rsidRPr="004D506B">
          <w:rPr>
            <w:rFonts w:ascii="Calibri" w:eastAsia="Calibri" w:hAnsi="Calibri"/>
            <w:sz w:val="22"/>
            <w:szCs w:val="22"/>
          </w:rPr>
          <w:t xml:space="preserve"> </w:t>
        </w:r>
      </w:ins>
      <w:ins w:id="900" w:author="CCAM" w:date="2026-09-22T22:07:00Z">
        <w:r w:rsidR="004D506B">
          <w:t xml:space="preserve">There is a </w:t>
        </w:r>
      </w:ins>
      <w:proofErr w:type="gramStart"/>
      <w:ins w:id="901" w:author="CCAM" w:date="2026-09-22T22:04:00Z">
        <w:r w:rsidR="004D506B" w:rsidRPr="004D506B">
          <w:t>significant gaps</w:t>
        </w:r>
        <w:proofErr w:type="gramEnd"/>
        <w:r w:rsidR="004D506B" w:rsidRPr="004D506B">
          <w:t xml:space="preserve"> in the availability and accessibility of mental health care and services, particularly in developing countr</w:t>
        </w:r>
      </w:ins>
      <w:ins w:id="902" w:author="CCAM" w:date="2026-09-22T22:09:00Z">
        <w:r w:rsidR="004D506B">
          <w:t>y like</w:t>
        </w:r>
      </w:ins>
      <w:ins w:id="903" w:author="CCAM" w:date="2026-09-22T22:04:00Z">
        <w:r w:rsidR="004D506B" w:rsidRPr="004D506B">
          <w:t xml:space="preserve"> Nigeria (</w:t>
        </w:r>
        <w:proofErr w:type="spellStart"/>
        <w:r w:rsidR="004D506B" w:rsidRPr="004D506B">
          <w:t>Gureje</w:t>
        </w:r>
        <w:proofErr w:type="spellEnd"/>
        <w:r w:rsidR="004D506B" w:rsidRPr="004D506B">
          <w:t xml:space="preserve">, </w:t>
        </w:r>
        <w:proofErr w:type="spellStart"/>
        <w:r w:rsidR="004D506B" w:rsidRPr="004D506B">
          <w:t>Abdulmalik</w:t>
        </w:r>
        <w:proofErr w:type="spellEnd"/>
        <w:r w:rsidR="004D506B" w:rsidRPr="004D506B">
          <w:t xml:space="preserve">, Kola, Musa, </w:t>
        </w:r>
        <w:proofErr w:type="spellStart"/>
        <w:r w:rsidR="004D506B" w:rsidRPr="004D506B">
          <w:t>Yasamy</w:t>
        </w:r>
        <w:proofErr w:type="spellEnd"/>
        <w:r w:rsidR="004D506B" w:rsidRPr="004D506B">
          <w:t>, &amp; Adebayo, 2015). These gaps are especially concerning for adolescents, whose mental health needs may be overlooked within health systems that have historically focused more broadly on general mental health needs or adult populations.</w:t>
        </w:r>
      </w:ins>
      <w:ins w:id="904" w:author="CCAM" w:date="2026-09-22T22:11:00Z">
        <w:r w:rsidR="004D506B">
          <w:t xml:space="preserve"> </w:t>
        </w:r>
      </w:ins>
      <w:r w:rsidR="001A30E1" w:rsidRPr="000F026B">
        <w:rPr>
          <w:shd w:val="clear" w:color="auto" w:fill="00FF00"/>
        </w:rPr>
      </w:r>
      <w:del w:id="905" w:author="usher" w:date="2026-06-05T05:39:00Z">
        <w:r w:rsidR="001A30E1" w:rsidRPr="000F026B" w:rsidDel="00E83294">
          <w:rPr>
            <w:shd w:val="clear" w:color="auto" w:fill="00FF00"/>
          </w:rPr>
          <w:delText>young individuals</w:delText>
        </w:r>
      </w:del>
      <w:ins w:id="906" w:author="usher" w:date="2026-06-05T05:39:00Z">
        <w:r w:rsidR="00E83294" w:rsidRPr="000F026B">
          <w:rPr>
            <w:shd w:val="clear" w:color="auto" w:fill="00FF00"/>
          </w:rPr>
          <w:t>adolescents</w:t>
        </w:r>
      </w:ins>
      <w:r w:rsidR="001A30E1" w:rsidRPr="000F026B">
        <w:rPr>
          <w:shd w:val="clear" w:color="auto" w:fill="00FF00"/>
        </w:rPr>
      </w:r>
      <w:r w:rsidR="001A30E1" w:rsidRPr="000F026B"/>
    </w:p>
    <w:p w14:paraId="25623F51" w14:textId="719D04C4" w:rsidR="0024723A" w:rsidRPr="0024723A" w:rsidRDefault="0024723A" w:rsidP="0024723A">
      <w:pPr>
        <w:pStyle w:val="BodyText"/>
        <w:spacing w:before="42" w:line="360" w:lineRule="auto"/>
        <w:ind w:right="119"/>
        <w:jc w:val="both"/>
        <w:rPr>
          <w:ins w:id="907" w:author="CCAM" w:date="2026-09-22T22:13:00Z"/>
          <w:lang/>
        </w:rPr>
      </w:pPr>
      <w:bookmarkStart w:id="908" w:name="_Hlk237514509"/>
      <w:bookmarkEnd w:id="871"/>
      <w:ins w:id="909" w:author="CCAM" w:date="2026-09-22T22:13:00Z">
        <w:r w:rsidRPr="0024723A">
          <w:rPr>
            <w:highlight w:val="green"/>
            <w:lang/>
            <w:rPrChange w:id="910" w:author="CCAM" w:date="2026-09-22T22:13:00Z">
              <w:rPr>
                <w:lang/>
              </w:rPr>
            </w:rPrChange>
          </w:rPr>
          <w:lastRenderedPageBreak/>
          <w:t>Untreated depression can have lasting effects on adolescents, including recurrent episodes, difficulties in social functioning, and substance use (Omelchenko, Migalina, &amp; Kaleda, 2022). It can also place considerable strain on adolescents, their families and schools</w:t>
        </w:r>
      </w:ins>
      <w:ins w:id="911" w:author="CCAM" w:date="2026-09-22T22:15:00Z">
        <w:r>
          <w:rPr>
            <w:highlight w:val="green"/>
            <w:lang/>
          </w:rPr>
          <w:t xml:space="preserve"> and can get worse </w:t>
        </w:r>
      </w:ins>
      <w:ins w:id="912" w:author="CCAM" w:date="2026-09-22T22:16:00Z">
        <w:r>
          <w:rPr>
            <w:highlight w:val="green"/>
            <w:lang/>
          </w:rPr>
          <w:t>in social and religious setting</w:t>
        </w:r>
      </w:ins>
      <w:ins w:id="913" w:author="CCAM" w:date="2026-09-22T22:13:00Z">
        <w:r w:rsidRPr="0024723A">
          <w:rPr>
            <w:highlight w:val="green"/>
            <w:lang/>
            <w:rPrChange w:id="914" w:author="CCAM" w:date="2026-09-22T22:13:00Z">
              <w:rPr>
                <w:lang/>
              </w:rPr>
            </w:rPrChange>
          </w:rPr>
          <w:t>, while stigma and discrimination may further discourage them from seeking help. Early identification and intervention are therefore important in reducing the severity of symptoms and improving outcomes (O’Connor et al., 2016).</w:t>
        </w:r>
      </w:ins>
    </w:p>
    <w:p w14:paraId="556A4BE4" w14:textId="1040EA1E" w:rsidR="00DB0167" w:rsidRPr="000F026B" w:rsidDel="0024723A" w:rsidRDefault="001A30E1">
      <w:pPr>
        <w:pStyle w:val="BodyText"/>
        <w:spacing w:before="60" w:line="360" w:lineRule="auto"/>
        <w:ind w:right="132"/>
        <w:jc w:val="both"/>
        <w:rPr>
          <w:ins w:id="915" w:author="usher" w:date="2026-03-19T20:52:00Z"/>
          <w:del w:id="916" w:author="CCAM" w:date="2026-09-22T22:13:00Z"/>
        </w:rPr>
      </w:pPr>
      <w:del w:id="917" w:author="CCAM" w:date="2026-09-22T22:13:00Z">
        <w:r w:rsidRPr="000F026B" w:rsidDel="0024723A">
          <w:delText>Long-term outcomes of untreated depression include recurrent depressive episodes, psychosocial</w:delText>
        </w:r>
        <w:r w:rsidRPr="000F026B" w:rsidDel="0024723A">
          <w:rPr>
            <w:spacing w:val="-57"/>
          </w:rPr>
          <w:delText xml:space="preserve">    </w:delText>
        </w:r>
        <w:r w:rsidRPr="000F026B" w:rsidDel="0024723A">
          <w:delText>impairments, and substance abuse (</w:delText>
        </w:r>
        <w:r w:rsidRPr="000F026B" w:rsidDel="0024723A">
          <w:rPr>
            <w:color w:val="000000"/>
          </w:rPr>
          <w:delText xml:space="preserve">Omelchenko, Migalina, and Kaleda, </w:delText>
        </w:r>
        <w:r w:rsidR="000E50A4" w:rsidRPr="008654E4" w:rsidDel="0024723A">
          <w:fldChar w:fldCharType="begin"/>
        </w:r>
        <w:r w:rsidR="000E50A4" w:rsidRPr="000F026B" w:rsidDel="0024723A">
          <w:delInstrText xml:space="preserve"> HYPERLINK "tel:2022" </w:delInstrText>
        </w:r>
        <w:r w:rsidR="000E50A4" w:rsidRPr="008654E4" w:rsidDel="0024723A">
          <w:rPr>
            <w:rPrChange w:id="918" w:author="usher" w:date="2026-06-05T05:43:00Z">
              <w:rPr>
                <w:rStyle w:val="Hyperlink"/>
                <w:color w:val="auto"/>
              </w:rPr>
            </w:rPrChange>
          </w:rPr>
          <w:fldChar w:fldCharType="separate"/>
        </w:r>
        <w:r w:rsidR="009A4657" w:rsidRPr="000F026B" w:rsidDel="0024723A">
          <w:rPr>
            <w:rStyle w:val="Hyperlink"/>
            <w:color w:val="auto"/>
          </w:rPr>
          <w:delText>2022</w:delText>
        </w:r>
        <w:r w:rsidR="000E50A4" w:rsidRPr="008654E4" w:rsidDel="0024723A">
          <w:rPr>
            <w:rStyle w:val="Hyperlink"/>
            <w:color w:val="auto"/>
          </w:rPr>
          <w:fldChar w:fldCharType="end"/>
        </w:r>
        <w:r w:rsidRPr="000F026B" w:rsidDel="0024723A">
          <w:delText>)</w:delText>
        </w:r>
        <w:r w:rsidRPr="000F026B" w:rsidDel="0024723A">
          <w:rPr>
            <w:color w:val="000000"/>
          </w:rPr>
          <w:delText xml:space="preserve">. </w:delText>
        </w:r>
        <w:r w:rsidRPr="000F026B" w:rsidDel="0024723A">
          <w:delText>This disorder causes significant stress to</w:delText>
        </w:r>
        <w:r w:rsidRPr="000F026B" w:rsidDel="0024723A">
          <w:rPr>
            <w:spacing w:val="1"/>
          </w:rPr>
          <w:delText xml:space="preserve"> </w:delText>
        </w:r>
        <w:r w:rsidRPr="000F026B" w:rsidDel="0024723A">
          <w:delText>adolescents,</w:delText>
        </w:r>
        <w:r w:rsidRPr="000F026B" w:rsidDel="0024723A">
          <w:rPr>
            <w:spacing w:val="1"/>
          </w:rPr>
          <w:delText xml:space="preserve"> </w:delText>
        </w:r>
        <w:r w:rsidRPr="000F026B" w:rsidDel="0024723A">
          <w:delText>their</w:delText>
        </w:r>
        <w:r w:rsidRPr="000F026B" w:rsidDel="0024723A">
          <w:rPr>
            <w:spacing w:val="1"/>
          </w:rPr>
          <w:delText xml:space="preserve"> </w:delText>
        </w:r>
        <w:r w:rsidRPr="000F026B" w:rsidDel="0024723A">
          <w:delText>families,</w:delText>
        </w:r>
        <w:r w:rsidRPr="000F026B" w:rsidDel="0024723A">
          <w:rPr>
            <w:spacing w:val="1"/>
          </w:rPr>
          <w:delText xml:space="preserve"> </w:delText>
        </w:r>
        <w:r w:rsidRPr="000F026B" w:rsidDel="0024723A">
          <w:delText>schools,</w:delText>
        </w:r>
        <w:r w:rsidRPr="000F026B" w:rsidDel="0024723A">
          <w:rPr>
            <w:spacing w:val="1"/>
          </w:rPr>
          <w:delText xml:space="preserve"> </w:delText>
        </w:r>
        <w:r w:rsidRPr="000F026B" w:rsidDel="0024723A">
          <w:delText>and</w:delText>
        </w:r>
        <w:r w:rsidRPr="000F026B" w:rsidDel="0024723A">
          <w:rPr>
            <w:spacing w:val="1"/>
          </w:rPr>
          <w:delText xml:space="preserve"> </w:delText>
        </w:r>
        <w:r w:rsidRPr="000F026B" w:rsidDel="0024723A">
          <w:delText>society</w:delText>
        </w:r>
        <w:r w:rsidRPr="000F026B" w:rsidDel="0024723A">
          <w:rPr>
            <w:spacing w:val="1"/>
          </w:rPr>
          <w:delText xml:space="preserve"> </w:delText>
        </w:r>
        <w:r w:rsidRPr="000F026B" w:rsidDel="0024723A">
          <w:delText>at</w:delText>
        </w:r>
        <w:r w:rsidRPr="000F026B" w:rsidDel="0024723A">
          <w:rPr>
            <w:spacing w:val="1"/>
          </w:rPr>
          <w:delText xml:space="preserve"> </w:delText>
        </w:r>
        <w:r w:rsidRPr="000F026B" w:rsidDel="0024723A">
          <w:delText>large,</w:delText>
        </w:r>
        <w:r w:rsidRPr="000F026B" w:rsidDel="0024723A">
          <w:rPr>
            <w:spacing w:val="1"/>
          </w:rPr>
          <w:delText xml:space="preserve"> </w:delText>
        </w:r>
        <w:r w:rsidRPr="000F026B" w:rsidDel="0024723A">
          <w:delText>often</w:delText>
        </w:r>
        <w:r w:rsidRPr="000F026B" w:rsidDel="0024723A">
          <w:rPr>
            <w:spacing w:val="1"/>
          </w:rPr>
          <w:delText xml:space="preserve"> </w:delText>
        </w:r>
        <w:r w:rsidRPr="000F026B" w:rsidDel="0024723A">
          <w:delText>leading</w:delText>
        </w:r>
        <w:r w:rsidRPr="000F026B" w:rsidDel="0024723A">
          <w:rPr>
            <w:spacing w:val="1"/>
          </w:rPr>
          <w:delText xml:space="preserve"> </w:delText>
        </w:r>
        <w:r w:rsidRPr="000F026B" w:rsidDel="0024723A">
          <w:delText>to</w:delText>
        </w:r>
        <w:r w:rsidRPr="000F026B" w:rsidDel="0024723A">
          <w:rPr>
            <w:spacing w:val="61"/>
          </w:rPr>
          <w:delText xml:space="preserve"> </w:delText>
        </w:r>
        <w:r w:rsidRPr="000F026B" w:rsidDel="0024723A">
          <w:delText>isolation,</w:delText>
        </w:r>
        <w:r w:rsidRPr="000F026B" w:rsidDel="0024723A">
          <w:rPr>
            <w:spacing w:val="1"/>
          </w:rPr>
          <w:delText xml:space="preserve"> </w:delText>
        </w:r>
        <w:r w:rsidRPr="000F026B" w:rsidDel="0024723A">
          <w:delText>discrimination,</w:delText>
        </w:r>
        <w:r w:rsidRPr="000F026B" w:rsidDel="0024723A">
          <w:rPr>
            <w:spacing w:val="43"/>
          </w:rPr>
          <w:delText xml:space="preserve"> </w:delText>
        </w:r>
        <w:r w:rsidRPr="000F026B" w:rsidDel="0024723A">
          <w:delText>and</w:delText>
        </w:r>
        <w:r w:rsidRPr="000F026B" w:rsidDel="0024723A">
          <w:rPr>
            <w:spacing w:val="30"/>
          </w:rPr>
          <w:delText xml:space="preserve"> </w:delText>
        </w:r>
        <w:r w:rsidRPr="000F026B" w:rsidDel="0024723A">
          <w:delText>stigma.</w:delText>
        </w:r>
        <w:r w:rsidRPr="000F026B" w:rsidDel="0024723A">
          <w:rPr>
            <w:spacing w:val="29"/>
          </w:rPr>
          <w:delText xml:space="preserve"> </w:delText>
        </w:r>
        <w:r w:rsidRPr="000F026B" w:rsidDel="0024723A">
          <w:delText>Stigma</w:delText>
        </w:r>
        <w:r w:rsidRPr="000F026B" w:rsidDel="0024723A">
          <w:rPr>
            <w:spacing w:val="29"/>
          </w:rPr>
          <w:delText xml:space="preserve"> </w:delText>
        </w:r>
        <w:r w:rsidRPr="000F026B" w:rsidDel="0024723A">
          <w:delText>and</w:delText>
        </w:r>
        <w:r w:rsidRPr="000F026B" w:rsidDel="0024723A">
          <w:rPr>
            <w:spacing w:val="29"/>
          </w:rPr>
          <w:delText xml:space="preserve"> </w:delText>
        </w:r>
        <w:r w:rsidRPr="000F026B" w:rsidDel="0024723A">
          <w:delText>discrimination</w:delText>
        </w:r>
        <w:r w:rsidRPr="000F026B" w:rsidDel="0024723A">
          <w:rPr>
            <w:spacing w:val="29"/>
          </w:rPr>
          <w:delText xml:space="preserve"> </w:delText>
        </w:r>
        <w:r w:rsidRPr="000F026B" w:rsidDel="0024723A">
          <w:delText>are</w:delText>
        </w:r>
        <w:r w:rsidRPr="000F026B" w:rsidDel="0024723A">
          <w:rPr>
            <w:spacing w:val="29"/>
          </w:rPr>
          <w:delText xml:space="preserve"> </w:delText>
        </w:r>
        <w:r w:rsidRPr="000F026B" w:rsidDel="0024723A">
          <w:delText>particularly</w:delText>
        </w:r>
        <w:r w:rsidRPr="000F026B" w:rsidDel="0024723A">
          <w:rPr>
            <w:spacing w:val="29"/>
          </w:rPr>
          <w:delText xml:space="preserve"> </w:delText>
        </w:r>
        <w:r w:rsidRPr="000F026B" w:rsidDel="0024723A">
          <w:delText>detrimental</w:delText>
        </w:r>
        <w:r w:rsidRPr="000F026B" w:rsidDel="0024723A">
          <w:rPr>
            <w:spacing w:val="29"/>
          </w:rPr>
          <w:delText xml:space="preserve"> </w:delText>
        </w:r>
        <w:r w:rsidRPr="000F026B" w:rsidDel="0024723A">
          <w:delText>as</w:delText>
        </w:r>
        <w:r w:rsidRPr="000F026B" w:rsidDel="0024723A">
          <w:rPr>
            <w:spacing w:val="30"/>
          </w:rPr>
          <w:delText xml:space="preserve"> </w:delText>
        </w:r>
        <w:r w:rsidRPr="000F026B" w:rsidDel="0024723A">
          <w:delText>they</w:delText>
        </w:r>
        <w:r w:rsidRPr="000F026B" w:rsidDel="0024723A">
          <w:rPr>
            <w:spacing w:val="29"/>
          </w:rPr>
          <w:delText xml:space="preserve"> </w:delText>
        </w:r>
        <w:r w:rsidRPr="000F026B" w:rsidDel="0024723A">
          <w:delText>can prevent</w:delText>
        </w:r>
        <w:r w:rsidRPr="000F026B" w:rsidDel="0024723A">
          <w:rPr>
            <w:spacing w:val="1"/>
          </w:rPr>
          <w:delText xml:space="preserve"> </w:delText>
        </w:r>
        <w:r w:rsidRPr="000F026B" w:rsidDel="0024723A">
          <w:delText>individuals</w:delText>
        </w:r>
        <w:r w:rsidRPr="000F026B" w:rsidDel="0024723A">
          <w:rPr>
            <w:spacing w:val="1"/>
          </w:rPr>
          <w:delText xml:space="preserve"> </w:delText>
        </w:r>
        <w:r w:rsidRPr="000F026B" w:rsidDel="0024723A">
          <w:delText>from</w:delText>
        </w:r>
        <w:r w:rsidRPr="000F026B" w:rsidDel="0024723A">
          <w:rPr>
            <w:spacing w:val="1"/>
          </w:rPr>
          <w:delText xml:space="preserve"> </w:delText>
        </w:r>
        <w:r w:rsidRPr="000F026B" w:rsidDel="0024723A">
          <w:delText>seeking</w:delText>
        </w:r>
        <w:r w:rsidRPr="000F026B" w:rsidDel="0024723A">
          <w:rPr>
            <w:spacing w:val="1"/>
          </w:rPr>
          <w:delText xml:space="preserve"> </w:delText>
        </w:r>
        <w:r w:rsidRPr="000F026B" w:rsidDel="0024723A">
          <w:delText>appropriate</w:delText>
        </w:r>
        <w:r w:rsidRPr="000F026B" w:rsidDel="0024723A">
          <w:rPr>
            <w:spacing w:val="1"/>
          </w:rPr>
          <w:delText xml:space="preserve"> </w:delText>
        </w:r>
        <w:r w:rsidRPr="000F026B" w:rsidDel="0024723A">
          <w:delText>care</w:delText>
        </w:r>
        <w:r w:rsidRPr="000F026B" w:rsidDel="0024723A">
          <w:rPr>
            <w:spacing w:val="1"/>
          </w:rPr>
          <w:delText xml:space="preserve"> </w:delText>
        </w:r>
        <w:r w:rsidRPr="000F026B" w:rsidDel="0024723A">
          <w:delText>and</w:delText>
        </w:r>
        <w:r w:rsidRPr="000F026B" w:rsidDel="0024723A">
          <w:rPr>
            <w:spacing w:val="1"/>
          </w:rPr>
          <w:delText xml:space="preserve"> </w:delText>
        </w:r>
        <w:bookmarkStart w:id="919" w:name="_Hlk237514524"/>
        <w:bookmarkEnd w:id="908"/>
        <w:r w:rsidRPr="000F026B" w:rsidDel="0024723A">
          <w:delText>hinder</w:delText>
        </w:r>
        <w:r w:rsidRPr="000F026B" w:rsidDel="0024723A">
          <w:rPr>
            <w:spacing w:val="1"/>
          </w:rPr>
          <w:delText xml:space="preserve"> </w:delText>
        </w:r>
        <w:r w:rsidRPr="000F026B" w:rsidDel="0024723A">
          <w:delText>their</w:delText>
        </w:r>
        <w:r w:rsidRPr="000F026B" w:rsidDel="0024723A">
          <w:rPr>
            <w:spacing w:val="1"/>
          </w:rPr>
          <w:delText xml:space="preserve"> </w:delText>
        </w:r>
        <w:r w:rsidRPr="000F026B" w:rsidDel="0024723A">
          <w:delText>ability</w:delText>
        </w:r>
        <w:r w:rsidRPr="000F026B" w:rsidDel="0024723A">
          <w:rPr>
            <w:spacing w:val="1"/>
          </w:rPr>
          <w:delText xml:space="preserve"> </w:delText>
        </w:r>
        <w:r w:rsidRPr="000F026B" w:rsidDel="0024723A">
          <w:delText>to</w:delText>
        </w:r>
        <w:r w:rsidRPr="000F026B" w:rsidDel="0024723A">
          <w:rPr>
            <w:spacing w:val="1"/>
          </w:rPr>
          <w:delText xml:space="preserve"> </w:delText>
        </w:r>
        <w:r w:rsidRPr="000F026B" w:rsidDel="0024723A">
          <w:delText>contribute</w:delText>
        </w:r>
        <w:r w:rsidRPr="000F026B" w:rsidDel="0024723A">
          <w:rPr>
            <w:spacing w:val="1"/>
          </w:rPr>
          <w:delText xml:space="preserve"> </w:delText>
        </w:r>
        <w:r w:rsidRPr="000F026B" w:rsidDel="0024723A">
          <w:delText>meaningfully</w:delText>
        </w:r>
        <w:r w:rsidRPr="000F026B" w:rsidDel="0024723A">
          <w:rPr>
            <w:spacing w:val="-1"/>
          </w:rPr>
          <w:delText xml:space="preserve"> </w:delText>
        </w:r>
        <w:r w:rsidRPr="000F026B" w:rsidDel="0024723A">
          <w:delText>to society. Consequently,</w:delText>
        </w:r>
        <w:r w:rsidRPr="000F026B" w:rsidDel="0024723A">
          <w:rPr>
            <w:spacing w:val="1"/>
          </w:rPr>
          <w:delText xml:space="preserve"> </w:delText>
        </w:r>
        <w:r w:rsidRPr="000F026B" w:rsidDel="0024723A">
          <w:delText>early</w:delText>
        </w:r>
        <w:r w:rsidRPr="000F026B" w:rsidDel="0024723A">
          <w:rPr>
            <w:spacing w:val="1"/>
          </w:rPr>
          <w:delText xml:space="preserve"> </w:delText>
        </w:r>
        <w:r w:rsidRPr="000F026B" w:rsidDel="0024723A">
          <w:delText>identification</w:delText>
        </w:r>
        <w:r w:rsidRPr="000F026B" w:rsidDel="0024723A">
          <w:rPr>
            <w:spacing w:val="1"/>
          </w:rPr>
          <w:delText xml:space="preserve"> </w:delText>
        </w:r>
        <w:r w:rsidRPr="000F026B" w:rsidDel="0024723A">
          <w:delText>and</w:delText>
        </w:r>
        <w:r w:rsidRPr="000F026B" w:rsidDel="0024723A">
          <w:rPr>
            <w:spacing w:val="1"/>
          </w:rPr>
          <w:delText xml:space="preserve"> </w:delText>
        </w:r>
        <w:r w:rsidRPr="000F026B" w:rsidDel="0024723A">
          <w:delText>intervention</w:delText>
        </w:r>
        <w:r w:rsidRPr="000F026B" w:rsidDel="0024723A">
          <w:rPr>
            <w:spacing w:val="1"/>
          </w:rPr>
          <w:delText xml:space="preserve"> </w:delText>
        </w:r>
        <w:r w:rsidRPr="000F026B" w:rsidDel="0024723A">
          <w:delText xml:space="preserve">are crucial for preventing the escalation of symptoms and promoting healthier outcomes (O’Connor, Lewandowski, Rodriguez, Tinoco, Gardner, Hoagwood, and Scholle, 2016). </w:delText>
        </w:r>
      </w:del>
      <w:bookmarkEnd w:id="919"/>
    </w:p>
    <w:p w14:paraId="2A32CD06" w14:textId="456F2EFC" w:rsidR="009A4657" w:rsidRPr="000F026B" w:rsidRDefault="001A30E1">
      <w:pPr>
        <w:pStyle w:val="BodyText"/>
        <w:spacing w:before="60" w:line="360" w:lineRule="auto"/>
        <w:ind w:right="132"/>
        <w:jc w:val="both"/>
      </w:pPr>
      <w:bookmarkStart w:id="920" w:name="_Hlk237514541"/>
      <w:r w:rsidRPr="000F026B">
        <w:rPr>
          <w:shd w:val="clear" w:color="auto" w:fill="00FF00"/>
        </w:rPr>
        <w:t>In Nigeria, religious institutions, play a central role in shaping the lives of adolescents and their families (Somefun et al., 2019). In many communities, churches serve not only as places of worship but also as influential social institutions where adolescents establish meaningful relationships with adults who may serve as teachers, mentors, or pastors (Ogunjobi et al., 2024). Despite their strong influence, the capacity of these institutions to support adolescent mental health remains largely underutilised. A major contributing factor is the lack of trained personnel within churches who are able to identify, support  and refer adolescents experiencing mental health challenges when needed</w:t>
      </w:r>
      <w:commentRangeStart w:id="921"/>
      <w:del w:id="922" w:author="Microsoft account" w:date="2026-02-05T05:58:00Z">
        <w:r w:rsidRPr="000F026B" w:rsidDel="00973796">
          <w:rPr>
            <w:shd w:val="clear" w:color="auto" w:fill="00FF00"/>
          </w:rPr>
          <w:delText xml:space="preserve">particularly churches </w:delText>
        </w:r>
        <w:commentRangeEnd w:id="921"/>
        <w:r w:rsidR="0024723A" w:rsidRPr="000F026B" w:rsidDel="00973796">
          <w:rPr>
            <w:rStyle w:val="CommentReference"/>
            <w:sz w:val="24"/>
            <w:szCs w:val="24"/>
            <w:shd w:val="clear" w:color="auto" w:fill="00FF00"/>
          </w:rPr>
          <w:commentReference w:id="921"/>
        </w:r>
      </w:del>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r w:rsidR="006647B3" w:rsidRPr="000F026B">
        <w:rPr>
          <w:shd w:val="clear" w:color="auto" w:fill="00FF00"/>
        </w:rPr>
      </w:r>
      <w:proofErr w:type="gramStart"/>
      <w:r w:rsidR="006647B3" w:rsidRPr="000F026B">
        <w:rPr>
          <w:shd w:val="clear" w:color="auto" w:fill="00FF00"/>
        </w:rPr>
      </w:r>
      <w:r w:rsidRPr="000F026B">
        <w:rPr>
          <w:shd w:val="clear" w:color="auto" w:fill="00FF00"/>
        </w:rPr>
      </w:r>
      <w:proofErr w:type="gramEnd"/>
      <w:r w:rsidRPr="000F026B">
        <w:rPr>
          <w:shd w:val="clear" w:color="auto" w:fill="00FF00"/>
        </w:rPr>
      </w:r>
      <w:r w:rsidR="006647B3" w:rsidRPr="000F026B">
        <w:rPr>
          <w:shd w:val="clear" w:color="auto" w:fill="00FF00"/>
        </w:rPr>
      </w:r>
      <w:ins w:id="923" w:author="Microsoft account" w:date="2026-02-05T06:13:00Z">
        <w:r w:rsidR="00C8470E" w:rsidRPr="000F026B">
          <w:rPr>
            <w:shd w:val="clear" w:color="auto" w:fill="00FF00"/>
          </w:rPr>
          <w:t xml:space="preserve"> (</w:t>
        </w:r>
        <w:proofErr w:type="spellStart"/>
        <w:r w:rsidR="00C8470E" w:rsidRPr="000F026B">
          <w:rPr>
            <w:shd w:val="clear" w:color="auto" w:fill="00FF00"/>
          </w:rPr>
          <w:t>Ojerinde</w:t>
        </w:r>
        <w:proofErr w:type="spellEnd"/>
        <w:r w:rsidR="00C8470E" w:rsidRPr="000F026B">
          <w:rPr>
            <w:shd w:val="clear" w:color="auto" w:fill="00FF00"/>
          </w:rPr>
          <w:t xml:space="preserve">, </w:t>
        </w:r>
        <w:proofErr w:type="spellStart"/>
        <w:r w:rsidR="00C8470E" w:rsidRPr="000F026B">
          <w:rPr>
            <w:shd w:val="clear" w:color="auto" w:fill="00FF00"/>
          </w:rPr>
          <w:t>Oyerinde</w:t>
        </w:r>
        <w:proofErr w:type="spellEnd"/>
        <w:r w:rsidR="00C8470E" w:rsidRPr="000F026B">
          <w:rPr>
            <w:shd w:val="clear" w:color="auto" w:fill="00FF00"/>
          </w:rPr>
          <w:t xml:space="preserve">, </w:t>
        </w:r>
        <w:proofErr w:type="spellStart"/>
        <w:r w:rsidR="00C8470E" w:rsidRPr="000F026B">
          <w:rPr>
            <w:shd w:val="clear" w:color="auto" w:fill="00FF00"/>
          </w:rPr>
          <w:t>Ajike</w:t>
        </w:r>
        <w:proofErr w:type="spellEnd"/>
        <w:r w:rsidR="00C8470E" w:rsidRPr="000F026B">
          <w:rPr>
            <w:shd w:val="clear" w:color="auto" w:fill="00FF00"/>
          </w:rPr>
          <w:t xml:space="preserve"> and </w:t>
        </w:r>
        <w:proofErr w:type="spellStart"/>
        <w:r w:rsidR="00C8470E" w:rsidRPr="000F026B">
          <w:rPr>
            <w:shd w:val="clear" w:color="auto" w:fill="00FF00"/>
          </w:rPr>
          <w:t>Olaoye</w:t>
        </w:r>
        <w:proofErr w:type="spellEnd"/>
        <w:r w:rsidR="00C8470E" w:rsidRPr="000F026B">
          <w:rPr>
            <w:shd w:val="clear" w:color="auto" w:fill="00FF00"/>
          </w:rPr>
          <w:t>, 2023)</w:t>
        </w:r>
      </w:ins>
      <w:ins w:id="924" w:author="Microsoft account" w:date="2026-02-05T06:11:00Z">
        <w:r w:rsidR="00C8470E" w:rsidRPr="000F026B">
          <w:rPr>
            <w:shd w:val="clear" w:color="auto" w:fill="00FF00"/>
          </w:rPr>
          <w:t>.</w:t>
        </w:r>
        <w:bookmarkEnd w:id="920"/>
        <w:r w:rsidR="00C8470E" w:rsidRPr="000F026B">
          <w:rPr>
            <w:shd w:val="clear" w:color="auto" w:fill="00FF00"/>
          </w:rPr>
          <w:t xml:space="preserve"> </w:t>
        </w:r>
      </w:ins>
    </w:p>
    <w:p w14:paraId="79F019D8" w14:textId="2E96F4CF" w:rsidR="009A4657" w:rsidRPr="000F026B" w:rsidRDefault="001A30E1">
      <w:pPr>
        <w:pStyle w:val="BodyText"/>
        <w:spacing w:before="60" w:line="360" w:lineRule="auto"/>
        <w:ind w:right="132"/>
        <w:jc w:val="both"/>
        <w:rPr>
          <w:shd w:val="clear" w:color="auto" w:fill="00FF00"/>
        </w:rPr>
      </w:pPr>
      <w:bookmarkStart w:id="925" w:name="_Hlk237514600"/>
      <w:r w:rsidRPr="000F026B">
        <w:rPr>
          <w:shd w:val="clear" w:color="auto" w:fill="00FF00"/>
        </w:rPr>
        <w:t>Adolescents are particularly at risk because mental health literacy is often low among those responsible for their guidance, resulting in missed opportunities for early detection of symptoms (Velasco (Cruz et al., 2020) Given their accessibility and influence, churches represent strategic avenues for early identification and intervention</w:t>
      </w:r>
      <w:del w:id="926" w:author="CCAM" w:date="2026-09-22T22:19:00Z">
        <w:r w:rsidRPr="000F026B" w:rsidDel="0024723A">
          <w:rPr>
            <w:shd w:val="clear" w:color="auto" w:fill="00FF00"/>
          </w:rPr>
          <w:delText>). Globally, as many as 70% of adolescents with mental health disorders do not receive appropriate care (Jörns-Presentati 2021), with this gap more severe in low- and middle-income countries such as Nigeria.</w:delText>
        </w:r>
      </w:del>
      <w:ins w:id="927" w:author="CCAM" w:date="2026-09-22T22:19:00Z">
        <w:r w:rsidR="0024723A">
          <w:rPr>
            <w:shd w:val="clear" w:color="auto" w:fill="00FF00"/>
          </w:rPr>
          <w:t>).</w:t>
        </w:r>
      </w:ins>
      <w:r w:rsidRPr="000F026B">
        <w:rPr>
          <w:shd w:val="clear" w:color="auto" w:fill="00FF00"/>
        </w:rPr>
      </w:r>
      <w:ins w:id="928" w:author="CCAM" w:date="2026-09-22T22:19:00Z">
        <w:r w:rsidR="0024723A">
          <w:rPr>
            <w:shd w:val="clear" w:color="auto" w:fill="00FF00"/>
          </w:rPr>
          <w:t xml:space="preserve">religious organization - </w:t>
        </w:r>
      </w:ins>
      <w:r w:rsidRPr="000F026B">
        <w:rPr>
          <w:shd w:val="clear" w:color="auto" w:fill="00FF00"/>
        </w:rPr>
      </w:r>
      <w:ins w:id="929" w:author="BELLA- AWUSAH, TOLULOPE (PGR)" w:date="2026-01-29T15:01:00Z">
        <w:r w:rsidR="006647B3" w:rsidRPr="000F026B">
          <w:rPr>
            <w:shd w:val="clear" w:color="auto" w:fill="00FF00"/>
          </w:rPr>
          <w:t xml:space="preserve"> </w:t>
        </w:r>
      </w:ins>
      <w:ins w:id="930" w:author="Microsoft account" w:date="2026-02-05T06:24:00Z">
        <w:r w:rsidR="006A1D72" w:rsidRPr="000F026B">
          <w:rPr>
            <w:shd w:val="clear" w:color="auto" w:fill="00FF00"/>
          </w:rPr>
          <w:t xml:space="preserve">(Iheanacho, </w:t>
        </w:r>
        <w:proofErr w:type="spellStart"/>
        <w:r w:rsidR="006A1D72" w:rsidRPr="000F026B">
          <w:rPr>
            <w:shd w:val="clear" w:color="auto" w:fill="00FF00"/>
          </w:rPr>
          <w:t>Nduanya</w:t>
        </w:r>
        <w:proofErr w:type="spellEnd"/>
        <w:r w:rsidR="006A1D72" w:rsidRPr="000F026B">
          <w:rPr>
            <w:shd w:val="clear" w:color="auto" w:fill="00FF00"/>
          </w:rPr>
          <w:t xml:space="preserve">, </w:t>
        </w:r>
        <w:proofErr w:type="spellStart"/>
        <w:r w:rsidR="006A1D72" w:rsidRPr="000F026B">
          <w:rPr>
            <w:shd w:val="clear" w:color="auto" w:fill="00FF00"/>
          </w:rPr>
          <w:t>Slinkard</w:t>
        </w:r>
        <w:proofErr w:type="spellEnd"/>
        <w:r w:rsidR="006A1D72" w:rsidRPr="000F026B">
          <w:rPr>
            <w:shd w:val="clear" w:color="auto" w:fill="00FF00"/>
          </w:rPr>
          <w:t xml:space="preserve">, </w:t>
        </w:r>
        <w:proofErr w:type="spellStart"/>
        <w:r w:rsidR="006A1D72" w:rsidRPr="000F026B">
          <w:rPr>
            <w:shd w:val="clear" w:color="auto" w:fill="00FF00"/>
          </w:rPr>
          <w:t>Ogidi</w:t>
        </w:r>
        <w:proofErr w:type="spellEnd"/>
        <w:r w:rsidR="006A1D72" w:rsidRPr="000F026B">
          <w:rPr>
            <w:shd w:val="clear" w:color="auto" w:fill="00FF00"/>
          </w:rPr>
          <w:t xml:space="preserve">, Patel, </w:t>
        </w:r>
        <w:proofErr w:type="spellStart"/>
        <w:r w:rsidR="006A1D72" w:rsidRPr="000F026B">
          <w:rPr>
            <w:shd w:val="clear" w:color="auto" w:fill="00FF00"/>
          </w:rPr>
          <w:t>Itanyi</w:t>
        </w:r>
        <w:proofErr w:type="spellEnd"/>
        <w:r w:rsidR="006A1D72" w:rsidRPr="000F026B">
          <w:rPr>
            <w:shd w:val="clear" w:color="auto" w:fill="00FF00"/>
          </w:rPr>
          <w:t>, Naeem,</w:t>
        </w:r>
        <w:r w:rsidR="0090332A" w:rsidRPr="000F026B">
          <w:rPr>
            <w:shd w:val="clear" w:color="auto" w:fill="00FF00"/>
          </w:rPr>
          <w:t xml:space="preserve"> Spiegelman, and </w:t>
        </w:r>
        <w:proofErr w:type="spellStart"/>
        <w:r w:rsidR="0090332A" w:rsidRPr="000F026B">
          <w:rPr>
            <w:shd w:val="clear" w:color="auto" w:fill="00FF00"/>
          </w:rPr>
          <w:t>Ezeanolue</w:t>
        </w:r>
        <w:proofErr w:type="spellEnd"/>
        <w:r w:rsidR="0090332A" w:rsidRPr="000F026B">
          <w:rPr>
            <w:shd w:val="clear" w:color="auto" w:fill="00FF00"/>
          </w:rPr>
          <w:t>, 2021</w:t>
        </w:r>
        <w:r w:rsidR="006A1D72" w:rsidRPr="000F026B">
          <w:rPr>
            <w:shd w:val="clear" w:color="auto" w:fill="00FF00"/>
          </w:rPr>
          <w:t xml:space="preserve">). </w:t>
        </w:r>
      </w:ins>
    </w:p>
    <w:p w14:paraId="0B1C7C4B" w14:textId="69D89D4C" w:rsidR="009A4657" w:rsidRPr="000F026B" w:rsidRDefault="001A30E1">
      <w:pPr>
        <w:pStyle w:val="BodyText"/>
        <w:spacing w:before="60" w:line="360" w:lineRule="auto"/>
        <w:ind w:right="132"/>
        <w:jc w:val="both"/>
      </w:pPr>
      <w:r w:rsidRPr="000F026B">
        <w:rPr>
          <w:shd w:val="clear" w:color="auto" w:fill="00FF00"/>
        </w:rPr>
        <w:t>When mental health conditions such as depression go unrecognized during adolescence, long-term consequences are likely. Delayed intervention increases risks of self-harm, substance misuse, declining academic performance, impaired social functioning, and persistent mental health problems into adulthood</w:t>
      </w:r>
      <w:ins w:id="931" w:author="BELLA- AWUSAH, TOLULOPE (PGR)" w:date="2026-01-29T15:01:00Z">
        <w:r w:rsidR="006647B3" w:rsidRPr="000F026B">
          <w:rPr>
            <w:shd w:val="clear" w:color="auto" w:fill="00FF00"/>
          </w:rPr>
          <w:t xml:space="preserve"> </w:t>
        </w:r>
      </w:ins>
      <w:r w:rsidR="00E1550E" w:rsidRPr="000F026B">
        <w:rPr>
          <w:shd w:val="clear" w:color="auto" w:fill="00FF00"/>
        </w:rPr>
        <w:t>(</w:t>
      </w:r>
      <w:proofErr w:type="spellStart"/>
      <w:r w:rsidR="00E1550E" w:rsidRPr="000F026B">
        <w:rPr>
          <w:color w:val="000000"/>
          <w:rPrChange w:id="932" w:author="usher" w:date="2026-06-05T05:43:00Z">
            <w:rPr>
              <w:color w:val="000000"/>
              <w:sz w:val="27"/>
              <w:szCs w:val="27"/>
            </w:rPr>
          </w:rPrChange>
        </w:rPr>
        <w:t>Edet</w:t>
      </w:r>
      <w:proofErr w:type="spellEnd"/>
      <w:r w:rsidR="00E1550E" w:rsidRPr="000F026B">
        <w:rPr>
          <w:color w:val="000000"/>
          <w:rPrChange w:id="933" w:author="usher" w:date="2026-06-05T05:43:00Z">
            <w:rPr>
              <w:color w:val="000000"/>
              <w:sz w:val="27"/>
              <w:szCs w:val="27"/>
            </w:rPr>
          </w:rPrChange>
        </w:rPr>
        <w:t xml:space="preserve">, Essien, </w:t>
      </w:r>
      <w:proofErr w:type="spellStart"/>
      <w:r w:rsidR="00E1550E" w:rsidRPr="000F026B">
        <w:rPr>
          <w:color w:val="000000"/>
          <w:rPrChange w:id="934" w:author="usher" w:date="2026-06-05T05:43:00Z">
            <w:rPr>
              <w:color w:val="000000"/>
              <w:sz w:val="27"/>
              <w:szCs w:val="27"/>
            </w:rPr>
          </w:rPrChange>
        </w:rPr>
        <w:t>Eleazu</w:t>
      </w:r>
      <w:proofErr w:type="spellEnd"/>
      <w:r w:rsidR="00E1550E" w:rsidRPr="000F026B">
        <w:rPr>
          <w:color w:val="000000"/>
          <w:rPrChange w:id="935" w:author="usher" w:date="2026-06-05T05:43:00Z">
            <w:rPr>
              <w:color w:val="000000"/>
              <w:sz w:val="27"/>
              <w:szCs w:val="27"/>
            </w:rPr>
          </w:rPrChange>
        </w:rPr>
        <w:t xml:space="preserve">, </w:t>
      </w:r>
      <w:proofErr w:type="spellStart"/>
      <w:r w:rsidR="00E1550E" w:rsidRPr="000F026B">
        <w:rPr>
          <w:color w:val="000000"/>
          <w:rPrChange w:id="936" w:author="usher" w:date="2026-06-05T05:43:00Z">
            <w:rPr>
              <w:color w:val="000000"/>
              <w:sz w:val="27"/>
              <w:szCs w:val="27"/>
            </w:rPr>
          </w:rPrChange>
        </w:rPr>
        <w:t>Atu</w:t>
      </w:r>
      <w:proofErr w:type="spellEnd"/>
      <w:r w:rsidR="00E1550E" w:rsidRPr="000F026B">
        <w:rPr>
          <w:color w:val="000000"/>
          <w:rPrChange w:id="937" w:author="usher" w:date="2026-06-05T05:43:00Z">
            <w:rPr>
              <w:color w:val="000000"/>
              <w:sz w:val="27"/>
              <w:szCs w:val="27"/>
            </w:rPr>
          </w:rPrChange>
        </w:rPr>
        <w:t xml:space="preserve">, &amp; </w:t>
      </w:r>
      <w:proofErr w:type="spellStart"/>
      <w:r w:rsidR="00E1550E" w:rsidRPr="000F026B">
        <w:rPr>
          <w:color w:val="000000"/>
          <w:rPrChange w:id="938" w:author="usher" w:date="2026-06-05T05:43:00Z">
            <w:rPr>
              <w:color w:val="000000"/>
              <w:sz w:val="27"/>
              <w:szCs w:val="27"/>
            </w:rPr>
          </w:rPrChange>
        </w:rPr>
        <w:t>Ogunkola</w:t>
      </w:r>
      <w:proofErr w:type="spellEnd"/>
      <w:r w:rsidR="00E1550E" w:rsidRPr="000F026B">
        <w:rPr>
          <w:color w:val="000000"/>
          <w:rPrChange w:id="939" w:author="usher" w:date="2026-06-05T05:43:00Z">
            <w:rPr>
              <w:color w:val="000000"/>
              <w:sz w:val="27"/>
              <w:szCs w:val="27"/>
            </w:rPr>
          </w:rPrChange>
        </w:rPr>
        <w:t xml:space="preserve">, </w:t>
      </w:r>
      <w:r w:rsidR="00E1550E" w:rsidRPr="008654E4">
        <w:fldChar w:fldCharType="begin"/>
      </w:r>
      <w:r w:rsidR="00E1550E" w:rsidRPr="000F026B">
        <w:instrText xml:space="preserve"> HYPERLINK "tel:2022" </w:instrText>
      </w:r>
      <w:r w:rsidR="00E1550E" w:rsidRPr="008654E4">
        <w:fldChar w:fldCharType="separate"/>
      </w:r>
      <w:r w:rsidR="00E1550E" w:rsidRPr="000F026B">
        <w:rPr>
          <w:rStyle w:val="Hyperlink"/>
          <w:rPrChange w:id="940" w:author="usher" w:date="2026-06-05T05:43:00Z">
            <w:rPr>
              <w:rStyle w:val="Hyperlink"/>
              <w:sz w:val="27"/>
              <w:szCs w:val="27"/>
            </w:rPr>
          </w:rPrChange>
        </w:rPr>
        <w:t>2022</w:t>
      </w:r>
      <w:r w:rsidR="00E1550E" w:rsidRPr="008654E4">
        <w:fldChar w:fldCharType="end"/>
      </w:r>
      <w:r w:rsidR="00E1550E" w:rsidRPr="000F026B">
        <w:rPr>
          <w:color w:val="000000"/>
          <w:rPrChange w:id="941" w:author="usher" w:date="2026-06-05T05:43:00Z">
            <w:rPr>
              <w:color w:val="000000"/>
              <w:sz w:val="27"/>
              <w:szCs w:val="27"/>
            </w:rPr>
          </w:rPrChange>
        </w:rPr>
        <w:t>)</w:t>
      </w:r>
      <w:r w:rsidR="00E1550E" w:rsidRPr="000F026B">
        <w:rPr>
          <w:shd w:val="clear" w:color="auto" w:fill="00FF00"/>
        </w:rPr>
        <w:t xml:space="preserve">. </w:t>
      </w:r>
      <w:r w:rsidRPr="000F026B">
        <w:rPr>
          <w:shd w:val="clear" w:color="auto" w:fill="00FF00"/>
        </w:rPr>
        <w:t>Therefore, there is a critical need to develop structured training programs that equip youth educators and mentors within religious institutions to identify signs of depression</w:t>
      </w:r>
      <w:r w:rsidR="006647B3" w:rsidRPr="000F026B">
        <w:rPr>
          <w:shd w:val="clear" w:color="auto" w:fill="00FF00"/>
        </w:rPr>
        <w:t>, support,</w:t>
      </w:r>
      <w:r w:rsidRPr="000F026B">
        <w:rPr>
          <w:shd w:val="clear" w:color="auto" w:fill="00FF00"/>
        </w:rPr>
        <w:t xml:space="preserve"> and refer affected adolescents for </w:t>
      </w:r>
      <w:r w:rsidR="006647B3" w:rsidRPr="000F026B">
        <w:rPr>
          <w:shd w:val="clear" w:color="auto" w:fill="00FF00"/>
        </w:rPr>
        <w:t>further</w:t>
      </w:r>
      <w:r w:rsidRPr="000F026B">
        <w:rPr>
          <w:shd w:val="clear" w:color="auto" w:fill="00FF00"/>
        </w:rPr>
        <w:t xml:space="preserve"> support and treatment</w:t>
      </w:r>
      <w:r w:rsidR="006647B3" w:rsidRPr="000F026B">
        <w:rPr>
          <w:shd w:val="clear" w:color="auto" w:fill="00FF00"/>
        </w:rPr>
        <w:t xml:space="preserve"> when needed</w:t>
      </w:r>
      <w:r w:rsidRPr="000F026B">
        <w:rPr>
          <w:shd w:val="clear" w:color="auto" w:fill="00FF00"/>
        </w:rPr>
        <w:t>.</w:t>
      </w:r>
    </w:p>
    <w:bookmarkEnd w:id="872"/>
    <w:bookmarkEnd w:id="925"/>
    <w:p w14:paraId="5ED8F06F" w14:textId="77777777" w:rsidR="009A4657" w:rsidRPr="000F026B" w:rsidRDefault="009A4657">
      <w:pPr>
        <w:pStyle w:val="BodyText"/>
        <w:spacing w:before="60" w:line="360" w:lineRule="auto"/>
        <w:ind w:right="132"/>
        <w:jc w:val="both"/>
      </w:pPr>
    </w:p>
    <w:p w14:paraId="438CAC17" w14:textId="77777777" w:rsidR="009A4657" w:rsidRPr="000F026B" w:rsidRDefault="001A30E1">
      <w:pPr>
        <w:spacing w:line="360" w:lineRule="auto"/>
        <w:jc w:val="both"/>
        <w:rPr>
          <w:rFonts w:ascii="Times New Roman" w:hAnsi="Times New Roman"/>
          <w:b/>
          <w:sz w:val="24"/>
          <w:szCs w:val="24"/>
        </w:rPr>
      </w:pPr>
      <w:r w:rsidRPr="000F026B">
        <w:rPr>
          <w:rFonts w:ascii="Times New Roman" w:hAnsi="Times New Roman"/>
          <w:b/>
          <w:sz w:val="24"/>
          <w:szCs w:val="24"/>
        </w:rPr>
        <w:t xml:space="preserve">1.3 </w:t>
      </w:r>
      <w:bookmarkStart w:id="942" w:name="_Hlk237514636"/>
      <w:r w:rsidRPr="000F026B">
        <w:rPr>
          <w:rFonts w:ascii="Times New Roman" w:hAnsi="Times New Roman"/>
          <w:b/>
          <w:sz w:val="24"/>
          <w:szCs w:val="24"/>
        </w:rPr>
        <w:t>Purpose of the Study</w:t>
      </w:r>
      <w:bookmarkEnd w:id="942"/>
    </w:p>
    <w:p w14:paraId="06B2B910" w14:textId="220033E3" w:rsidR="009A4657" w:rsidRPr="000F026B" w:rsidRDefault="001A30E1">
      <w:pPr>
        <w:pStyle w:val="BodyText"/>
        <w:spacing w:before="60" w:line="360" w:lineRule="auto"/>
        <w:ind w:right="132"/>
        <w:jc w:val="both"/>
      </w:pPr>
      <w:bookmarkStart w:id="943" w:name="_Hlk237514666"/>
      <w:r w:rsidRPr="000F026B">
        <w:t xml:space="preserve">This study aims to assess the effect of a mental health training </w:t>
      </w:r>
      <w:proofErr w:type="spellStart"/>
      <w:r w:rsidRPr="000F026B">
        <w:t>programme</w:t>
      </w:r>
      <w:proofErr w:type="spellEnd"/>
      <w:r w:rsidRPr="000F026B">
        <w:t xml:space="preserve"> for religious educators</w:t>
      </w:r>
      <w:r w:rsidRPr="000F026B">
        <w:rPr>
          <w:spacing w:val="60"/>
        </w:rPr>
        <w:t xml:space="preserve"> </w:t>
      </w:r>
      <w:r w:rsidRPr="000F026B">
        <w:t xml:space="preserve">on their ability to identify depression among </w:t>
      </w:r>
      <w:del w:id="944" w:author="usher" w:date="2026-06-05T05:39:00Z">
        <w:r w:rsidRPr="000F026B" w:rsidDel="00E83294">
          <w:delText>young individuals</w:delText>
        </w:r>
      </w:del>
      <w:ins w:id="945" w:author="usher" w:date="2026-06-05T05:39:00Z">
        <w:r w:rsidR="00E83294" w:rsidRPr="000F026B">
          <w:t>adolescents</w:t>
        </w:r>
      </w:ins>
      <w:r w:rsidRPr="000F026B">
        <w:t>. It seeks</w:t>
      </w:r>
      <w:r w:rsidRPr="000F026B">
        <w:rPr>
          <w:spacing w:val="1"/>
        </w:rPr>
        <w:t xml:space="preserve"> </w:t>
      </w:r>
      <w:r w:rsidRPr="000F026B">
        <w:t xml:space="preserve">to determine </w:t>
      </w:r>
      <w:r w:rsidRPr="000F026B">
        <w:lastRenderedPageBreak/>
        <w:t xml:space="preserve">whether the training improves the educators' mental health literacy and their ability </w:t>
      </w:r>
      <w:proofErr w:type="gramStart"/>
      <w:r w:rsidRPr="000F026B">
        <w:t xml:space="preserve">to </w:t>
      </w:r>
      <w:r w:rsidRPr="000F026B">
        <w:rPr>
          <w:spacing w:val="-58"/>
        </w:rPr>
        <w:t xml:space="preserve"> </w:t>
      </w:r>
      <w:bookmarkStart w:id="946" w:name="_Hlk237514680"/>
      <w:bookmarkEnd w:id="943"/>
      <w:r w:rsidRPr="000F026B">
        <w:t>identify</w:t>
      </w:r>
      <w:proofErr w:type="gramEnd"/>
      <w:r w:rsidRPr="000F026B">
        <w:rPr>
          <w:spacing w:val="1"/>
        </w:rPr>
        <w:t xml:space="preserve"> </w:t>
      </w:r>
      <w:r w:rsidRPr="000F026B">
        <w:t>and</w:t>
      </w:r>
      <w:r w:rsidRPr="000F026B">
        <w:rPr>
          <w:spacing w:val="1"/>
        </w:rPr>
        <w:t xml:space="preserve"> </w:t>
      </w:r>
      <w:r w:rsidRPr="000F026B">
        <w:t>refer</w:t>
      </w:r>
      <w:r w:rsidRPr="000F026B">
        <w:rPr>
          <w:spacing w:val="45"/>
        </w:rPr>
        <w:t xml:space="preserve"> </w:t>
      </w:r>
      <w:r w:rsidRPr="000F026B">
        <w:t>adolescents</w:t>
      </w:r>
      <w:r w:rsidRPr="000F026B">
        <w:rPr>
          <w:spacing w:val="45"/>
        </w:rPr>
        <w:t xml:space="preserve"> </w:t>
      </w:r>
      <w:r w:rsidRPr="000F026B">
        <w:t>experiencing</w:t>
      </w:r>
      <w:r w:rsidRPr="000F026B">
        <w:rPr>
          <w:spacing w:val="45"/>
        </w:rPr>
        <w:t xml:space="preserve"> </w:t>
      </w:r>
      <w:r w:rsidRPr="000F026B">
        <w:t>depression</w:t>
      </w:r>
      <w:r w:rsidRPr="000F026B">
        <w:rPr>
          <w:spacing w:val="45"/>
        </w:rPr>
        <w:t xml:space="preserve"> </w:t>
      </w:r>
      <w:r w:rsidRPr="000F026B">
        <w:t>for</w:t>
      </w:r>
      <w:r w:rsidRPr="000F026B">
        <w:rPr>
          <w:spacing w:val="45"/>
        </w:rPr>
        <w:t xml:space="preserve"> </w:t>
      </w:r>
      <w:r w:rsidRPr="000F026B">
        <w:t>professional</w:t>
      </w:r>
      <w:r w:rsidRPr="000F026B">
        <w:rPr>
          <w:spacing w:val="45"/>
        </w:rPr>
        <w:t xml:space="preserve"> </w:t>
      </w:r>
      <w:r w:rsidRPr="000F026B">
        <w:t>care. By enhancing</w:t>
      </w:r>
      <w:r w:rsidRPr="000F026B">
        <w:rPr>
          <w:spacing w:val="30"/>
        </w:rPr>
        <w:t xml:space="preserve"> </w:t>
      </w:r>
      <w:r w:rsidRPr="000F026B">
        <w:t>the</w:t>
      </w:r>
      <w:r w:rsidRPr="000F026B">
        <w:rPr>
          <w:spacing w:val="30"/>
        </w:rPr>
        <w:t xml:space="preserve"> </w:t>
      </w:r>
      <w:r w:rsidRPr="000F026B">
        <w:t>skills</w:t>
      </w:r>
      <w:r w:rsidRPr="000F026B">
        <w:rPr>
          <w:spacing w:val="30"/>
        </w:rPr>
        <w:t xml:space="preserve"> </w:t>
      </w:r>
      <w:r w:rsidRPr="000F026B">
        <w:t>of</w:t>
      </w:r>
      <w:r w:rsidRPr="000F026B">
        <w:rPr>
          <w:spacing w:val="30"/>
        </w:rPr>
        <w:t xml:space="preserve"> </w:t>
      </w:r>
      <w:r w:rsidRPr="000F026B">
        <w:t>religious educators,</w:t>
      </w:r>
      <w:r w:rsidRPr="000F026B">
        <w:rPr>
          <w:spacing w:val="30"/>
        </w:rPr>
        <w:t xml:space="preserve"> </w:t>
      </w:r>
      <w:r w:rsidRPr="000F026B">
        <w:t>the</w:t>
      </w:r>
      <w:r w:rsidRPr="000F026B">
        <w:rPr>
          <w:spacing w:val="30"/>
        </w:rPr>
        <w:t xml:space="preserve"> </w:t>
      </w:r>
      <w:r w:rsidRPr="000F026B">
        <w:t>study</w:t>
      </w:r>
      <w:r w:rsidRPr="000F026B">
        <w:rPr>
          <w:spacing w:val="30"/>
        </w:rPr>
        <w:t xml:space="preserve"> </w:t>
      </w:r>
      <w:commentRangeStart w:id="947"/>
      <w:r w:rsidRPr="000F026B">
        <w:t>ultimately</w:t>
      </w:r>
      <w:r w:rsidRPr="000F026B">
        <w:rPr>
          <w:spacing w:val="30"/>
        </w:rPr>
        <w:t xml:space="preserve"> </w:t>
      </w:r>
      <w:r w:rsidRPr="000F026B">
        <w:t>aims</w:t>
      </w:r>
      <w:r w:rsidRPr="000F026B">
        <w:rPr>
          <w:spacing w:val="30"/>
        </w:rPr>
        <w:t xml:space="preserve"> </w:t>
      </w:r>
      <w:r w:rsidRPr="000F026B">
        <w:t>to</w:t>
      </w:r>
      <w:ins w:id="948" w:author="usher" w:date="2026-02-14T03:41:00Z">
        <w:r w:rsidR="002E494C" w:rsidRPr="000F026B">
          <w:t xml:space="preserve"> contribute to research looking at h</w:t>
        </w:r>
      </w:ins>
      <w:ins w:id="949" w:author="usher" w:date="2026-02-14T03:42:00Z">
        <w:r w:rsidR="002E494C" w:rsidRPr="000F026B">
          <w:t>o</w:t>
        </w:r>
      </w:ins>
      <w:ins w:id="950" w:author="usher" w:date="2026-02-14T03:41:00Z">
        <w:r w:rsidR="002E494C" w:rsidRPr="000F026B">
          <w:t>w t</w:t>
        </w:r>
      </w:ins>
      <w:ins w:id="951" w:author="usher" w:date="2026-02-14T03:42:00Z">
        <w:r w:rsidR="002E494C" w:rsidRPr="000F026B">
          <w:t>o reduce</w:t>
        </w:r>
      </w:ins>
      <w:del w:id="952" w:author="usher" w:date="2026-02-14T03:41:00Z">
        <w:r w:rsidRPr="000F026B" w:rsidDel="002E494C">
          <w:rPr>
            <w:spacing w:val="30"/>
          </w:rPr>
          <w:delText xml:space="preserve"> </w:delText>
        </w:r>
        <w:r w:rsidRPr="000F026B" w:rsidDel="002E494C">
          <w:delText>address</w:delText>
        </w:r>
      </w:del>
      <w:r w:rsidRPr="000F026B">
        <w:rPr>
          <w:spacing w:val="30"/>
        </w:rPr>
        <w:t xml:space="preserve"> </w:t>
      </w:r>
      <w:r w:rsidRPr="000F026B">
        <w:t>the</w:t>
      </w:r>
      <w:r w:rsidRPr="000F026B">
        <w:rPr>
          <w:spacing w:val="15"/>
        </w:rPr>
        <w:t xml:space="preserve"> </w:t>
      </w:r>
      <w:commentRangeEnd w:id="947"/>
      <w:r w:rsidR="006647B3" w:rsidRPr="000F026B">
        <w:rPr>
          <w:rStyle w:val="CommentReference"/>
          <w:sz w:val="24"/>
          <w:szCs w:val="24"/>
        </w:rPr>
        <w:commentReference w:id="947"/>
      </w:r>
      <w:r w:rsidRPr="000F026B">
        <w:t xml:space="preserve">treatment gap in mental health services within religious settings in Nigeria. </w:t>
      </w:r>
      <w:bookmarkEnd w:id="946"/>
    </w:p>
    <w:p w14:paraId="117251F7" w14:textId="77777777" w:rsidR="009A4657" w:rsidRPr="000F026B" w:rsidRDefault="009A4657">
      <w:pPr>
        <w:pStyle w:val="BodyText"/>
        <w:spacing w:before="60" w:line="360" w:lineRule="auto"/>
        <w:ind w:right="132"/>
        <w:jc w:val="both"/>
      </w:pPr>
    </w:p>
    <w:p w14:paraId="69BF1837" w14:textId="77777777" w:rsidR="009A4657" w:rsidRPr="000F026B" w:rsidRDefault="001A30E1">
      <w:pPr>
        <w:spacing w:line="360" w:lineRule="auto"/>
        <w:jc w:val="both"/>
        <w:rPr>
          <w:rFonts w:ascii="Times New Roman" w:hAnsi="Times New Roman"/>
          <w:b/>
          <w:sz w:val="24"/>
          <w:szCs w:val="24"/>
        </w:rPr>
      </w:pPr>
      <w:bookmarkStart w:id="953" w:name="_Hlk237514717"/>
      <w:r w:rsidRPr="000F026B">
        <w:rPr>
          <w:rFonts w:ascii="Times New Roman" w:hAnsi="Times New Roman"/>
          <w:b/>
          <w:sz w:val="24"/>
          <w:szCs w:val="24"/>
        </w:rPr>
        <w:t>1.4 Research Objectives</w:t>
      </w:r>
    </w:p>
    <w:p w14:paraId="6310EB9E" w14:textId="77777777" w:rsidR="009A4657" w:rsidRPr="000F026B" w:rsidRDefault="001A30E1">
      <w:pPr>
        <w:pStyle w:val="BodyText"/>
        <w:spacing w:before="1" w:line="360" w:lineRule="auto"/>
        <w:jc w:val="both"/>
      </w:pPr>
      <w:r w:rsidRPr="000F026B">
        <w:t>The objectives of this study are:</w:t>
      </w:r>
    </w:p>
    <w:p w14:paraId="12D4454C" w14:textId="26EEFEA4" w:rsidR="00B42EC0" w:rsidRPr="000F026B" w:rsidRDefault="00B42EC0" w:rsidP="00B42EC0">
      <w:pPr>
        <w:pStyle w:val="BodyText"/>
        <w:numPr>
          <w:ilvl w:val="0"/>
          <w:numId w:val="2"/>
        </w:numPr>
        <w:spacing w:before="1" w:line="360" w:lineRule="auto"/>
        <w:jc w:val="both"/>
      </w:pPr>
      <w:bookmarkStart w:id="954" w:name="_Hlk237502312"/>
      <w:r w:rsidRPr="000F026B">
        <w:t xml:space="preserve">To </w:t>
      </w:r>
      <w:bookmarkStart w:id="955" w:name="_Hlk237250361"/>
      <w:r w:rsidRPr="000F026B">
        <w:t xml:space="preserve">conduct a mental health training </w:t>
      </w:r>
      <w:proofErr w:type="spellStart"/>
      <w:r w:rsidRPr="000F026B">
        <w:t>programme</w:t>
      </w:r>
      <w:proofErr w:type="spellEnd"/>
      <w:r w:rsidRPr="000F026B">
        <w:t xml:space="preserve"> focused on adolescent depression for religious educators</w:t>
      </w:r>
      <w:bookmarkEnd w:id="954"/>
      <w:bookmarkEnd w:id="955"/>
      <w:r w:rsidRPr="000F026B">
        <w:t>.</w:t>
      </w:r>
    </w:p>
    <w:p w14:paraId="1D2F2F14" w14:textId="7B5FB27C" w:rsidR="00950D16" w:rsidRPr="000F026B" w:rsidRDefault="00B42EC0" w:rsidP="00950D16">
      <w:pPr>
        <w:pStyle w:val="BodyText"/>
        <w:numPr>
          <w:ilvl w:val="0"/>
          <w:numId w:val="2"/>
        </w:numPr>
        <w:spacing w:before="1" w:line="360" w:lineRule="auto"/>
        <w:jc w:val="both"/>
      </w:pPr>
      <w:bookmarkStart w:id="956" w:name="_Hlk237502332"/>
      <w:r w:rsidRPr="000F026B">
        <w:t xml:space="preserve">To </w:t>
      </w:r>
      <w:bookmarkStart w:id="957" w:name="_Hlk237250403"/>
      <w:r w:rsidRPr="000F026B">
        <w:t xml:space="preserve">determine the effect of the intervention on religious educators’ perception (knowledge and </w:t>
      </w:r>
      <w:r w:rsidR="00950D16" w:rsidRPr="000F026B">
        <w:t>attitude</w:t>
      </w:r>
      <w:r w:rsidRPr="000F026B">
        <w:t>) of depression</w:t>
      </w:r>
      <w:bookmarkEnd w:id="956"/>
      <w:bookmarkEnd w:id="957"/>
      <w:r w:rsidRPr="000F026B">
        <w:t>.</w:t>
      </w:r>
      <w:r w:rsidR="00950D16" w:rsidRPr="000F026B">
        <w:t xml:space="preserve"> </w:t>
      </w:r>
    </w:p>
    <w:p w14:paraId="715B46DC" w14:textId="7EF56113" w:rsidR="00950D16" w:rsidRPr="000F026B" w:rsidRDefault="00950D16" w:rsidP="00950D16">
      <w:pPr>
        <w:pStyle w:val="BodyText"/>
        <w:numPr>
          <w:ilvl w:val="0"/>
          <w:numId w:val="2"/>
        </w:numPr>
        <w:spacing w:before="1" w:line="360" w:lineRule="auto"/>
        <w:jc w:val="both"/>
      </w:pPr>
      <w:bookmarkStart w:id="958" w:name="_Hlk237502347"/>
      <w:r w:rsidRPr="000F026B">
        <w:t>To determine the effect on their perceived confidence in identification and willingness to refer</w:t>
      </w:r>
      <w:ins w:id="959" w:author="usher" w:date="2026-08-10T10:33:00Z">
        <w:r w:rsidR="00FC7A82">
          <w:t>.</w:t>
        </w:r>
      </w:ins>
      <w:bookmarkEnd w:id="958"/>
      <w:del w:id="960" w:author="usher" w:date="2026-08-10T10:33:00Z">
        <w:r w:rsidR="006F4539" w:rsidRPr="000F026B" w:rsidDel="00FC7A82">
          <w:delText>?</w:delText>
        </w:r>
      </w:del>
    </w:p>
    <w:p w14:paraId="3E1F96AF" w14:textId="55BA624D" w:rsidR="00950D16" w:rsidRPr="000F026B" w:rsidRDefault="00950D16" w:rsidP="00950D16">
      <w:pPr>
        <w:pStyle w:val="BodyText"/>
        <w:numPr>
          <w:ilvl w:val="0"/>
          <w:numId w:val="2"/>
        </w:numPr>
        <w:spacing w:before="1" w:line="360" w:lineRule="auto"/>
        <w:jc w:val="both"/>
      </w:pPr>
      <w:bookmarkStart w:id="961" w:name="_Hlk237502380"/>
      <w:r w:rsidRPr="000F026B">
        <w:t xml:space="preserve">To </w:t>
      </w:r>
      <w:bookmarkStart w:id="962" w:name="_Hlk237502407"/>
      <w:r w:rsidRPr="000F026B">
        <w:t>determine religious educators’ training satisfaction</w:t>
      </w:r>
      <w:bookmarkEnd w:id="962"/>
    </w:p>
    <w:p w14:paraId="6B7C6894" w14:textId="77777777" w:rsidR="009A4657" w:rsidRPr="000F026B" w:rsidRDefault="001A30E1">
      <w:pPr>
        <w:spacing w:line="360" w:lineRule="auto"/>
        <w:jc w:val="both"/>
        <w:rPr>
          <w:rFonts w:ascii="Times New Roman" w:hAnsi="Times New Roman"/>
          <w:b/>
          <w:sz w:val="24"/>
          <w:szCs w:val="24"/>
        </w:rPr>
      </w:pPr>
      <w:bookmarkStart w:id="963" w:name="_Hlk237514731"/>
      <w:bookmarkEnd w:id="953"/>
      <w:bookmarkEnd w:id="961"/>
      <w:r w:rsidRPr="000F026B">
        <w:rPr>
          <w:rFonts w:ascii="Times New Roman" w:hAnsi="Times New Roman"/>
          <w:b/>
          <w:sz w:val="24"/>
          <w:szCs w:val="24"/>
        </w:rPr>
        <w:t xml:space="preserve">1.5 Research Questions </w:t>
      </w:r>
    </w:p>
    <w:p w14:paraId="1EC4D71A" w14:textId="77777777" w:rsidR="009A4657" w:rsidRPr="000F026B" w:rsidRDefault="001A30E1">
      <w:pPr>
        <w:pStyle w:val="BodyText"/>
        <w:spacing w:before="41" w:line="360" w:lineRule="auto"/>
        <w:jc w:val="both"/>
      </w:pPr>
      <w:bookmarkStart w:id="964" w:name="_Hlk237514758"/>
      <w:bookmarkEnd w:id="963"/>
      <w:r w:rsidRPr="000F026B">
        <w:t>This study will address the following research questions:</w:t>
      </w:r>
    </w:p>
    <w:p w14:paraId="007CB221" w14:textId="7E43EE46" w:rsidR="009A4657" w:rsidRPr="00A51B1F" w:rsidDel="00A51B1F" w:rsidRDefault="00A51B1F" w:rsidP="006F4539">
      <w:pPr>
        <w:pStyle w:val="ListParagraph"/>
        <w:numPr>
          <w:ilvl w:val="0"/>
          <w:numId w:val="3"/>
        </w:numPr>
        <w:tabs>
          <w:tab w:val="left" w:pos="40"/>
        </w:tabs>
        <w:spacing w:before="42" w:line="360" w:lineRule="auto"/>
        <w:ind w:right="129"/>
        <w:rPr>
          <w:del w:id="965" w:author="CCAM" w:date="2026-09-27T21:48:00Z"/>
          <w:sz w:val="24"/>
          <w:szCs w:val="24"/>
          <w:highlight w:val="green"/>
          <w:rPrChange w:id="966" w:author="CCAM" w:date="2026-09-27T21:49:00Z">
            <w:rPr>
              <w:del w:id="967" w:author="CCAM" w:date="2026-09-27T21:48:00Z"/>
              <w:sz w:val="24"/>
              <w:szCs w:val="24"/>
              <w:shd w:val="clear" w:color="auto" w:fill="00FF00"/>
            </w:rPr>
          </w:rPrChange>
        </w:rPr>
      </w:pPr>
      <w:ins w:id="968" w:author="CCAM" w:date="2026-09-27T21:48:00Z">
        <w:r w:rsidRPr="00A51B1F">
          <w:rPr>
            <w:sz w:val="24"/>
            <w:szCs w:val="24"/>
            <w:highlight w:val="green"/>
            <w:shd w:val="clear" w:color="auto" w:fill="00FF00"/>
            <w:rPrChange w:id="969" w:author="CCAM" w:date="2026-09-27T21:49:00Z">
              <w:rPr>
                <w:sz w:val="24"/>
                <w:szCs w:val="24"/>
                <w:shd w:val="clear" w:color="auto" w:fill="00FF00"/>
              </w:rPr>
            </w:rPrChange>
          </w:rPr>
          <w:t>What is the baseline level of knowledge of adolescent depression among religious educators?</w:t>
        </w:r>
      </w:ins>
      <w:del w:id="970" w:author="CCAM" w:date="2026-09-27T21:48:00Z">
        <w:r w:rsidR="001A30E1" w:rsidRPr="00A51B1F" w:rsidDel="00A51B1F">
          <w:rPr>
            <w:sz w:val="24"/>
            <w:szCs w:val="24"/>
            <w:highlight w:val="green"/>
            <w:shd w:val="clear" w:color="auto" w:fill="00FF00"/>
            <w:rPrChange w:id="971" w:author="CCAM" w:date="2026-09-27T21:49:00Z">
              <w:rPr>
                <w:sz w:val="24"/>
                <w:szCs w:val="24"/>
                <w:shd w:val="clear" w:color="auto" w:fill="00FF00"/>
              </w:rPr>
            </w:rPrChange>
          </w:rPr>
          <w:delText>What is the baseline</w:delText>
        </w:r>
        <w:r w:rsidR="00BF7B29" w:rsidRPr="00A51B1F" w:rsidDel="00A51B1F">
          <w:rPr>
            <w:sz w:val="24"/>
            <w:szCs w:val="24"/>
            <w:highlight w:val="green"/>
            <w:shd w:val="clear" w:color="auto" w:fill="00FF00"/>
            <w:rPrChange w:id="972" w:author="CCAM" w:date="2026-09-27T21:49:00Z">
              <w:rPr>
                <w:sz w:val="24"/>
                <w:szCs w:val="24"/>
                <w:shd w:val="clear" w:color="auto" w:fill="00FF00"/>
              </w:rPr>
            </w:rPrChange>
          </w:rPr>
          <w:delText xml:space="preserve"> knowledge</w:delText>
        </w:r>
        <w:r w:rsidR="001A30E1" w:rsidRPr="00A51B1F" w:rsidDel="00A51B1F">
          <w:rPr>
            <w:sz w:val="24"/>
            <w:szCs w:val="24"/>
            <w:highlight w:val="green"/>
            <w:shd w:val="clear" w:color="auto" w:fill="00FF00"/>
            <w:rPrChange w:id="973" w:author="CCAM" w:date="2026-09-27T21:49:00Z">
              <w:rPr>
                <w:sz w:val="24"/>
                <w:szCs w:val="24"/>
                <w:shd w:val="clear" w:color="auto" w:fill="00FF00"/>
              </w:rPr>
            </w:rPrChange>
          </w:rPr>
          <w:delText xml:space="preserve"> of adolescent depression among religious educators and how willing are they to refer adolescents with depressive symptoms to health facilities?</w:delText>
        </w:r>
        <w:r w:rsidR="001A30E1" w:rsidRPr="00A51B1F" w:rsidDel="00A51B1F">
          <w:rPr>
            <w:sz w:val="24"/>
            <w:szCs w:val="24"/>
            <w:highlight w:val="green"/>
            <w:rPrChange w:id="974" w:author="CCAM" w:date="2026-09-27T21:49:00Z">
              <w:rPr>
                <w:sz w:val="24"/>
                <w:szCs w:val="24"/>
              </w:rPr>
            </w:rPrChange>
          </w:rPr>
          <w:delText xml:space="preserve"> </w:delText>
        </w:r>
      </w:del>
    </w:p>
    <w:p w14:paraId="41766A2D" w14:textId="77777777" w:rsidR="00A51B1F" w:rsidRPr="00A51B1F" w:rsidRDefault="00A51B1F">
      <w:pPr>
        <w:pStyle w:val="ListParagraph"/>
        <w:numPr>
          <w:ilvl w:val="0"/>
          <w:numId w:val="3"/>
        </w:numPr>
        <w:tabs>
          <w:tab w:val="left" w:pos="40"/>
        </w:tabs>
        <w:spacing w:before="42" w:line="360" w:lineRule="auto"/>
        <w:ind w:right="129"/>
        <w:rPr>
          <w:ins w:id="975" w:author="CCAM" w:date="2026-09-27T21:48:00Z"/>
          <w:sz w:val="24"/>
          <w:szCs w:val="24"/>
          <w:highlight w:val="green"/>
          <w:rPrChange w:id="976" w:author="CCAM" w:date="2026-09-27T21:49:00Z">
            <w:rPr>
              <w:ins w:id="977" w:author="CCAM" w:date="2026-09-27T21:48:00Z"/>
            </w:rPr>
          </w:rPrChange>
        </w:rPr>
      </w:pPr>
    </w:p>
    <w:p w14:paraId="4DEB89E1" w14:textId="488B25F4" w:rsidR="006F4539" w:rsidRPr="00A51B1F" w:rsidRDefault="00A51B1F" w:rsidP="006F4539">
      <w:pPr>
        <w:pStyle w:val="ListParagraph"/>
        <w:numPr>
          <w:ilvl w:val="0"/>
          <w:numId w:val="3"/>
        </w:numPr>
        <w:tabs>
          <w:tab w:val="left" w:pos="40"/>
        </w:tabs>
        <w:spacing w:before="42" w:line="360" w:lineRule="auto"/>
        <w:ind w:right="129"/>
        <w:rPr>
          <w:sz w:val="24"/>
          <w:szCs w:val="24"/>
          <w:highlight w:val="green"/>
          <w:rPrChange w:id="978" w:author="CCAM" w:date="2026-09-27T21:49:00Z">
            <w:rPr>
              <w:sz w:val="24"/>
              <w:szCs w:val="24"/>
            </w:rPr>
          </w:rPrChange>
        </w:rPr>
      </w:pPr>
      <w:ins w:id="979" w:author="CCAM" w:date="2026-09-27T21:49:00Z">
        <w:r w:rsidRPr="00A51B1F">
          <w:rPr>
            <w:sz w:val="24"/>
            <w:szCs w:val="24"/>
            <w:highlight w:val="green"/>
            <w:rPrChange w:id="980" w:author="CCAM" w:date="2026-09-27T21:49:00Z">
              <w:rPr>
                <w:sz w:val="24"/>
                <w:szCs w:val="24"/>
              </w:rPr>
            </w:rPrChange>
          </w:rPr>
          <w:t>Does mental health training improve religious educators’ knowledge of adolescent depression, attitudes towards adolescent depression, and referral skills</w:t>
        </w:r>
      </w:ins>
      <w:del w:id="981" w:author="CCAM" w:date="2026-09-27T21:49:00Z">
        <w:r w:rsidR="006F4539" w:rsidRPr="00A51B1F" w:rsidDel="00A51B1F">
          <w:rPr>
            <w:sz w:val="24"/>
            <w:szCs w:val="24"/>
            <w:highlight w:val="green"/>
            <w:rPrChange w:id="982" w:author="CCAM" w:date="2026-09-27T21:49:00Z">
              <w:rPr>
                <w:sz w:val="24"/>
                <w:szCs w:val="24"/>
              </w:rPr>
            </w:rPrChange>
          </w:rPr>
          <w:delText>Can a mental health training improve the knowledge, attitudes and referral skills of religious educators</w:delText>
        </w:r>
      </w:del>
      <w:r w:rsidR="006F4539" w:rsidRPr="00A51B1F">
        <w:rPr>
          <w:sz w:val="24"/>
          <w:szCs w:val="24"/>
          <w:highlight w:val="green"/>
          <w:rPrChange w:id="983" w:author="CCAM" w:date="2026-09-27T21:49:00Z">
            <w:rPr>
              <w:sz w:val="24"/>
              <w:szCs w:val="24"/>
            </w:rPr>
          </w:rPrChange>
        </w:rPr>
        <w:t>?</w:t>
      </w:r>
      <w:r w:rsidR="006F4539" w:rsidRPr="00A51B1F" w:rsidDel="006F4539">
        <w:rPr>
          <w:sz w:val="24"/>
          <w:szCs w:val="24"/>
          <w:highlight w:val="green"/>
          <w:rPrChange w:id="984" w:author="CCAM" w:date="2026-09-27T21:49:00Z">
            <w:rPr>
              <w:sz w:val="24"/>
              <w:szCs w:val="24"/>
            </w:rPr>
          </w:rPrChange>
        </w:rPr>
        <w:t xml:space="preserve"> </w:t>
      </w:r>
    </w:p>
    <w:p w14:paraId="6839FA8F" w14:textId="2FFA3F63" w:rsidR="006F4539" w:rsidRPr="00A51B1F" w:rsidDel="00A51B1F" w:rsidRDefault="00A51B1F">
      <w:pPr>
        <w:tabs>
          <w:tab w:val="left" w:pos="820"/>
        </w:tabs>
        <w:spacing w:before="41" w:line="360" w:lineRule="auto"/>
        <w:jc w:val="both"/>
        <w:rPr>
          <w:del w:id="985" w:author="CCAM" w:date="2026-09-27T21:49:00Z"/>
          <w:sz w:val="24"/>
          <w:szCs w:val="24"/>
          <w:highlight w:val="green"/>
          <w:rPrChange w:id="986" w:author="CCAM" w:date="2026-09-27T21:49:00Z">
            <w:rPr>
              <w:del w:id="987" w:author="CCAM" w:date="2026-09-27T21:49:00Z"/>
              <w:sz w:val="24"/>
              <w:szCs w:val="24"/>
            </w:rPr>
          </w:rPrChange>
        </w:rPr>
      </w:pPr>
      <w:ins w:id="988" w:author="CCAM" w:date="2026-09-27T21:49:00Z">
        <w:r w:rsidRPr="00A51B1F">
          <w:rPr>
            <w:sz w:val="24"/>
            <w:szCs w:val="24"/>
            <w:highlight w:val="green"/>
            <w:rPrChange w:id="989" w:author="CCAM" w:date="2026-09-27T21:49:00Z">
              <w:rPr>
                <w:sz w:val="24"/>
                <w:szCs w:val="24"/>
              </w:rPr>
            </w:rPrChange>
          </w:rPr>
          <w:t>Does mental health training improve religious educators’ perceived confidence in identifying depression among adolescents and their willingness to refer adolescents with depression?</w:t>
        </w:r>
      </w:ins>
      <w:del w:id="990" w:author="CCAM" w:date="2026-09-27T21:49:00Z">
        <w:r w:rsidR="006F4539" w:rsidRPr="00A51B1F" w:rsidDel="00A51B1F">
          <w:rPr>
            <w:sz w:val="24"/>
            <w:szCs w:val="24"/>
            <w:highlight w:val="green"/>
            <w:rPrChange w:id="991" w:author="CCAM" w:date="2026-09-27T21:49:00Z">
              <w:rPr/>
            </w:rPrChange>
          </w:rPr>
          <w:delText xml:space="preserve">Can a mental health training on depression improve religious educators’ perceived confidence in identification and willingness to refer depressed adolescents? </w:delText>
        </w:r>
      </w:del>
    </w:p>
    <w:p w14:paraId="19BC8F98" w14:textId="77777777" w:rsidR="00A51B1F" w:rsidRPr="000F026B" w:rsidRDefault="00A51B1F" w:rsidP="006F4539">
      <w:pPr>
        <w:pStyle w:val="ListParagraph"/>
        <w:numPr>
          <w:ilvl w:val="0"/>
          <w:numId w:val="3"/>
        </w:numPr>
        <w:tabs>
          <w:tab w:val="left" w:pos="40"/>
        </w:tabs>
        <w:spacing w:before="42" w:line="360" w:lineRule="auto"/>
        <w:ind w:right="129"/>
        <w:rPr>
          <w:ins w:id="992" w:author="CCAM" w:date="2026-09-27T21:49:00Z"/>
          <w:sz w:val="24"/>
          <w:szCs w:val="24"/>
          <w:rPrChange w:id="993" w:author="usher" w:date="2026-06-05T05:43:00Z">
            <w:rPr>
              <w:ins w:id="994" w:author="CCAM" w:date="2026-09-27T21:49:00Z"/>
            </w:rPr>
          </w:rPrChange>
        </w:rPr>
      </w:pPr>
    </w:p>
    <w:p w14:paraId="5189A5CE" w14:textId="77777777" w:rsidR="009A4657" w:rsidRPr="000F026B" w:rsidRDefault="001A30E1">
      <w:pPr>
        <w:tabs>
          <w:tab w:val="left" w:pos="820"/>
        </w:tabs>
        <w:spacing w:before="41" w:line="360" w:lineRule="auto"/>
        <w:jc w:val="both"/>
        <w:rPr>
          <w:rFonts w:ascii="Times New Roman" w:hAnsi="Times New Roman"/>
          <w:b/>
          <w:sz w:val="24"/>
          <w:szCs w:val="24"/>
        </w:rPr>
      </w:pPr>
      <w:bookmarkStart w:id="995" w:name="_Hlk237514819"/>
      <w:bookmarkEnd w:id="964"/>
      <w:r w:rsidRPr="000F026B">
        <w:rPr>
          <w:rFonts w:ascii="Times New Roman" w:hAnsi="Times New Roman"/>
          <w:b/>
          <w:sz w:val="24"/>
          <w:szCs w:val="24"/>
        </w:rPr>
        <w:t>1.6 Research Hypothesis</w:t>
      </w:r>
    </w:p>
    <w:p w14:paraId="28AAC1BB" w14:textId="77777777" w:rsidR="009A4657" w:rsidRPr="000F026B" w:rsidRDefault="001A30E1">
      <w:pPr>
        <w:spacing w:line="360" w:lineRule="auto"/>
        <w:rPr>
          <w:rFonts w:ascii="Times New Roman" w:hAnsi="Times New Roman"/>
          <w:sz w:val="24"/>
          <w:szCs w:val="24"/>
          <w:shd w:val="clear" w:color="auto" w:fill="00FF00"/>
          <w:rPrChange w:id="996" w:author="usher" w:date="2026-06-05T05:43:00Z">
            <w:rPr>
              <w:sz w:val="24"/>
              <w:szCs w:val="24"/>
              <w:shd w:val="clear" w:color="auto" w:fill="00FF00"/>
            </w:rPr>
          </w:rPrChange>
        </w:rPr>
      </w:pPr>
      <w:bookmarkStart w:id="997" w:name="_Hlk237514835"/>
      <w:bookmarkEnd w:id="995"/>
      <w:r w:rsidRPr="000F026B">
        <w:rPr>
          <w:rFonts w:ascii="Times New Roman" w:hAnsi="Times New Roman"/>
          <w:sz w:val="24"/>
          <w:szCs w:val="24"/>
          <w:shd w:val="clear" w:color="auto" w:fill="00FF00"/>
          <w:rPrChange w:id="998" w:author="usher" w:date="2026-06-05T05:43:00Z">
            <w:rPr>
              <w:sz w:val="24"/>
              <w:szCs w:val="24"/>
              <w:shd w:val="clear" w:color="auto" w:fill="00FF00"/>
            </w:rPr>
          </w:rPrChange>
        </w:rPr>
        <w:t>To evaluate the effectiveness of the intervention, the following hypothesis were tested:</w:t>
      </w:r>
      <w:bookmarkEnd w:id="997"/>
      <w:r w:rsidRPr="000F026B">
        <w:rPr>
          <w:rFonts w:ascii="Times New Roman" w:hAnsi="Times New Roman"/>
          <w:sz w:val="24"/>
          <w:szCs w:val="24"/>
          <w:shd w:val="clear" w:color="auto" w:fill="00FF00"/>
          <w:rPrChange w:id="999" w:author="usher" w:date="2026-06-05T05:43:00Z">
            <w:rPr>
              <w:sz w:val="24"/>
              <w:szCs w:val="24"/>
              <w:shd w:val="clear" w:color="auto" w:fill="00FF00"/>
            </w:rPr>
          </w:rPrChange>
        </w:rPr>
        <w:t xml:space="preserve"> </w:t>
      </w:r>
    </w:p>
    <w:p w14:paraId="39D6DA02" w14:textId="77777777" w:rsidR="009A4657" w:rsidRPr="00A51B1F" w:rsidRDefault="001A30E1">
      <w:pPr>
        <w:pStyle w:val="ListParagraph"/>
        <w:numPr>
          <w:ilvl w:val="0"/>
          <w:numId w:val="4"/>
        </w:numPr>
        <w:spacing w:line="360" w:lineRule="auto"/>
        <w:rPr>
          <w:sz w:val="24"/>
          <w:szCs w:val="24"/>
          <w:highlight w:val="green"/>
          <w:shd w:val="clear" w:color="auto" w:fill="00FF00"/>
          <w:rPrChange w:id="1000" w:author="CCAM" w:date="2026-09-27T21:52:00Z">
            <w:rPr>
              <w:sz w:val="24"/>
              <w:szCs w:val="24"/>
              <w:shd w:val="clear" w:color="auto" w:fill="00FF00"/>
            </w:rPr>
          </w:rPrChange>
        </w:rPr>
      </w:pPr>
      <w:bookmarkStart w:id="1001" w:name="_Hlk237514853"/>
      <w:r w:rsidRPr="00A51B1F">
        <w:rPr>
          <w:sz w:val="24"/>
          <w:szCs w:val="24"/>
          <w:highlight w:val="green"/>
          <w:shd w:val="clear" w:color="auto" w:fill="00FF00"/>
          <w:rPrChange w:id="1002" w:author="CCAM" w:date="2026-09-27T21:52:00Z">
            <w:rPr>
              <w:sz w:val="24"/>
              <w:szCs w:val="24"/>
              <w:shd w:val="clear" w:color="auto" w:fill="00FF00"/>
            </w:rPr>
          </w:rPrChange>
        </w:rPr>
        <w:t>Knowledge</w:t>
      </w:r>
    </w:p>
    <w:p w14:paraId="74CD8FA9" w14:textId="77777777" w:rsidR="00A51B1F" w:rsidRPr="00A51B1F" w:rsidRDefault="00A51B1F" w:rsidP="00A51B1F">
      <w:pPr>
        <w:pStyle w:val="pdq2pgselectionanchorcontainer"/>
        <w:numPr>
          <w:ilvl w:val="0"/>
          <w:numId w:val="4"/>
        </w:numPr>
        <w:rPr>
          <w:ins w:id="1003" w:author="CCAM" w:date="2026-09-27T21:51:00Z"/>
          <w:highlight w:val="green"/>
          <w:rPrChange w:id="1004" w:author="CCAM" w:date="2026-09-27T21:52:00Z">
            <w:rPr>
              <w:ins w:id="1005" w:author="CCAM" w:date="2026-09-27T21:51:00Z"/>
            </w:rPr>
          </w:rPrChange>
        </w:rPr>
      </w:pPr>
      <w:ins w:id="1006" w:author="CCAM" w:date="2026-09-27T21:51:00Z">
        <w:r w:rsidRPr="00A51B1F">
          <w:rPr>
            <w:rStyle w:val="Strong"/>
            <w:b w:val="0"/>
            <w:bCs w:val="0"/>
            <w:highlight w:val="green"/>
            <w:rPrChange w:id="1007" w:author="CCAM" w:date="2026-09-27T21:52:00Z">
              <w:rPr>
                <w:rStyle w:val="Strong"/>
              </w:rPr>
            </w:rPrChange>
          </w:rPr>
          <w:t>H0₁:</w:t>
        </w:r>
        <w:r w:rsidRPr="00A51B1F">
          <w:rPr>
            <w:highlight w:val="green"/>
            <w:rPrChange w:id="1008" w:author="CCAM" w:date="2026-09-27T21:52:00Z">
              <w:rPr/>
            </w:rPrChange>
          </w:rPr>
          <w:t xml:space="preserve"> There is no significant difference in religious educators’ knowledge of adolescent depression before and after the mental health training.</w:t>
        </w:r>
      </w:ins>
    </w:p>
    <w:p w14:paraId="0D0D4759" w14:textId="77777777" w:rsidR="00A51B1F" w:rsidRPr="00A51B1F" w:rsidRDefault="00A51B1F" w:rsidP="00A51B1F">
      <w:pPr>
        <w:pStyle w:val="NormalWeb"/>
        <w:numPr>
          <w:ilvl w:val="0"/>
          <w:numId w:val="4"/>
        </w:numPr>
        <w:rPr>
          <w:ins w:id="1009" w:author="CCAM" w:date="2026-09-27T21:51:00Z"/>
          <w:highlight w:val="green"/>
          <w:rPrChange w:id="1010" w:author="CCAM" w:date="2026-09-27T21:52:00Z">
            <w:rPr>
              <w:ins w:id="1011" w:author="CCAM" w:date="2026-09-27T21:51:00Z"/>
            </w:rPr>
          </w:rPrChange>
        </w:rPr>
      </w:pPr>
      <w:ins w:id="1012" w:author="CCAM" w:date="2026-09-27T21:51:00Z">
        <w:r w:rsidRPr="00A51B1F">
          <w:rPr>
            <w:rStyle w:val="Strong"/>
            <w:b w:val="0"/>
            <w:bCs w:val="0"/>
            <w:highlight w:val="green"/>
            <w:rPrChange w:id="1013" w:author="CCAM" w:date="2026-09-27T21:52:00Z">
              <w:rPr>
                <w:rStyle w:val="Strong"/>
              </w:rPr>
            </w:rPrChange>
          </w:rPr>
          <w:t>H0₂:</w:t>
        </w:r>
        <w:r w:rsidRPr="00A51B1F">
          <w:rPr>
            <w:highlight w:val="green"/>
            <w:rPrChange w:id="1014" w:author="CCAM" w:date="2026-09-27T21:52:00Z">
              <w:rPr/>
            </w:rPrChange>
          </w:rPr>
          <w:t xml:space="preserve"> There is no significant difference in religious educators’ attitudes towards adolescent depression before and after the mental health training.</w:t>
        </w:r>
      </w:ins>
    </w:p>
    <w:p w14:paraId="0276459D" w14:textId="52572905" w:rsidR="009A4657" w:rsidRPr="00A51B1F" w:rsidDel="00A51B1F" w:rsidRDefault="001A30E1">
      <w:pPr>
        <w:pStyle w:val="ListParagraph"/>
        <w:numPr>
          <w:ilvl w:val="0"/>
          <w:numId w:val="5"/>
        </w:numPr>
        <w:spacing w:line="360" w:lineRule="auto"/>
        <w:rPr>
          <w:del w:id="1015" w:author="CCAM" w:date="2026-09-27T21:51:00Z"/>
          <w:sz w:val="24"/>
          <w:szCs w:val="24"/>
          <w:highlight w:val="green"/>
          <w:rPrChange w:id="1016" w:author="CCAM" w:date="2026-09-27T21:52:00Z">
            <w:rPr>
              <w:del w:id="1017" w:author="CCAM" w:date="2026-09-27T21:51:00Z"/>
            </w:rPr>
          </w:rPrChange>
        </w:rPr>
      </w:pPr>
      <w:del w:id="1018" w:author="CCAM" w:date="2026-09-27T21:51:00Z">
        <w:r w:rsidRPr="00A51B1F" w:rsidDel="00A51B1F">
          <w:rPr>
            <w:sz w:val="24"/>
            <w:szCs w:val="24"/>
            <w:highlight w:val="green"/>
            <w:shd w:val="clear" w:color="auto" w:fill="00FF00"/>
            <w:rPrChange w:id="1019" w:author="CCAM" w:date="2026-09-27T21:52:00Z">
              <w:rPr>
                <w:sz w:val="24"/>
                <w:szCs w:val="24"/>
                <w:shd w:val="clear" w:color="auto" w:fill="00FF00"/>
              </w:rPr>
            </w:rPrChange>
          </w:rPr>
          <w:delText>H</w:delText>
        </w:r>
        <w:r w:rsidRPr="00A51B1F" w:rsidDel="00A51B1F">
          <w:rPr>
            <w:sz w:val="24"/>
            <w:szCs w:val="24"/>
            <w:highlight w:val="green"/>
            <w:shd w:val="clear" w:color="auto" w:fill="00FF00"/>
            <w:vertAlign w:val="subscript"/>
            <w:rPrChange w:id="1020" w:author="CCAM" w:date="2026-09-27T21:52:00Z">
              <w:rPr>
                <w:sz w:val="24"/>
                <w:szCs w:val="24"/>
                <w:shd w:val="clear" w:color="auto" w:fill="00FF00"/>
                <w:vertAlign w:val="subscript"/>
              </w:rPr>
            </w:rPrChange>
          </w:rPr>
          <w:delText>0</w:delText>
        </w:r>
        <w:r w:rsidRPr="00A51B1F" w:rsidDel="00A51B1F">
          <w:rPr>
            <w:sz w:val="24"/>
            <w:szCs w:val="24"/>
            <w:highlight w:val="green"/>
            <w:shd w:val="clear" w:color="auto" w:fill="00FF00"/>
            <w:rPrChange w:id="1021" w:author="CCAM" w:date="2026-09-27T21:52:00Z">
              <w:rPr>
                <w:sz w:val="24"/>
                <w:szCs w:val="24"/>
                <w:shd w:val="clear" w:color="auto" w:fill="00FF00"/>
              </w:rPr>
            </w:rPrChange>
          </w:rPr>
          <w:delText xml:space="preserve">a: There is no significant difference in participants’ </w:delText>
        </w:r>
      </w:del>
      <w:ins w:id="1022" w:author="Microsoft account" w:date="2026-02-05T07:30:00Z">
        <w:del w:id="1023" w:author="CCAM" w:date="2026-09-27T21:51:00Z">
          <w:r w:rsidR="006F4539" w:rsidRPr="00A51B1F" w:rsidDel="00A51B1F">
            <w:rPr>
              <w:sz w:val="24"/>
              <w:szCs w:val="24"/>
              <w:highlight w:val="green"/>
              <w:shd w:val="clear" w:color="auto" w:fill="00FF00"/>
              <w:rPrChange w:id="1024" w:author="CCAM" w:date="2026-09-27T21:52:00Z">
                <w:rPr>
                  <w:sz w:val="24"/>
                  <w:szCs w:val="24"/>
                  <w:shd w:val="clear" w:color="auto" w:fill="00FF00"/>
                </w:rPr>
              </w:rPrChange>
            </w:rPr>
            <w:delText xml:space="preserve">perception </w:delText>
          </w:r>
        </w:del>
      </w:ins>
      <w:del w:id="1025" w:author="CCAM" w:date="2026-09-27T21:51:00Z">
        <w:r w:rsidRPr="00A51B1F" w:rsidDel="00A51B1F">
          <w:rPr>
            <w:sz w:val="24"/>
            <w:szCs w:val="24"/>
            <w:highlight w:val="green"/>
            <w:shd w:val="clear" w:color="auto" w:fill="00FF00"/>
            <w:rPrChange w:id="1026" w:author="CCAM" w:date="2026-09-27T21:52:00Z">
              <w:rPr>
                <w:sz w:val="24"/>
                <w:szCs w:val="24"/>
                <w:shd w:val="clear" w:color="auto" w:fill="00FF00"/>
              </w:rPr>
            </w:rPrChange>
          </w:rPr>
          <w:delText xml:space="preserve">of </w:delText>
        </w:r>
      </w:del>
      <w:ins w:id="1027" w:author="Microsoft account" w:date="2026-02-05T07:30:00Z">
        <w:del w:id="1028" w:author="CCAM" w:date="2026-09-27T21:51:00Z">
          <w:r w:rsidR="006F4539" w:rsidRPr="00A51B1F" w:rsidDel="00A51B1F">
            <w:rPr>
              <w:sz w:val="24"/>
              <w:szCs w:val="24"/>
              <w:highlight w:val="green"/>
              <w:shd w:val="clear" w:color="auto" w:fill="00FF00"/>
              <w:rPrChange w:id="1029" w:author="CCAM" w:date="2026-09-27T21:52:00Z">
                <w:rPr>
                  <w:sz w:val="24"/>
                  <w:szCs w:val="24"/>
                  <w:shd w:val="clear" w:color="auto" w:fill="00FF00"/>
                </w:rPr>
              </w:rPrChange>
            </w:rPr>
            <w:delText>depression</w:delText>
          </w:r>
        </w:del>
      </w:ins>
      <w:del w:id="1030" w:author="CCAM" w:date="2026-09-27T21:51:00Z">
        <w:r w:rsidRPr="00A51B1F" w:rsidDel="00A51B1F">
          <w:rPr>
            <w:sz w:val="24"/>
            <w:szCs w:val="24"/>
            <w:highlight w:val="green"/>
            <w:shd w:val="clear" w:color="auto" w:fill="00FF00"/>
            <w:rPrChange w:id="1031" w:author="CCAM" w:date="2026-09-27T21:52:00Z">
              <w:rPr>
                <w:sz w:val="24"/>
                <w:szCs w:val="24"/>
                <w:shd w:val="clear" w:color="auto" w:fill="00FF00"/>
              </w:rPr>
            </w:rPrChange>
          </w:rPr>
          <w:delText xml:space="preserve"> before and after the training.</w:delText>
        </w:r>
      </w:del>
    </w:p>
    <w:p w14:paraId="0E594512" w14:textId="31AAF731" w:rsidR="009A4657" w:rsidRPr="00A51B1F" w:rsidRDefault="001A30E1">
      <w:pPr>
        <w:pStyle w:val="ListParagraph"/>
        <w:numPr>
          <w:ilvl w:val="0"/>
          <w:numId w:val="4"/>
        </w:numPr>
        <w:spacing w:line="360" w:lineRule="auto"/>
        <w:rPr>
          <w:sz w:val="24"/>
          <w:szCs w:val="24"/>
          <w:highlight w:val="green"/>
          <w:shd w:val="clear" w:color="auto" w:fill="00FF00"/>
          <w:rPrChange w:id="1032" w:author="CCAM" w:date="2026-09-27T21:52:00Z">
            <w:rPr>
              <w:sz w:val="24"/>
              <w:szCs w:val="24"/>
              <w:shd w:val="clear" w:color="auto" w:fill="00FF00"/>
            </w:rPr>
          </w:rPrChange>
        </w:rPr>
      </w:pPr>
      <w:r w:rsidRPr="00A51B1F">
        <w:rPr>
          <w:sz w:val="24"/>
          <w:szCs w:val="24"/>
          <w:highlight w:val="green"/>
          <w:shd w:val="clear" w:color="auto" w:fill="00FF00"/>
          <w:rPrChange w:id="1033" w:author="CCAM" w:date="2026-09-27T21:52:00Z">
            <w:rPr>
              <w:sz w:val="24"/>
              <w:szCs w:val="24"/>
              <w:shd w:val="clear" w:color="auto" w:fill="00FF00"/>
            </w:rPr>
          </w:rPrChange>
        </w:rPr>
        <w:t>Identification</w:t>
      </w:r>
      <w:ins w:id="1034" w:author="Microsoft account" w:date="2026-02-05T07:35:00Z">
        <w:r w:rsidR="00BB209C" w:rsidRPr="00A51B1F">
          <w:rPr>
            <w:sz w:val="24"/>
            <w:szCs w:val="24"/>
            <w:highlight w:val="green"/>
            <w:shd w:val="clear" w:color="auto" w:fill="00FF00"/>
            <w:rPrChange w:id="1035" w:author="CCAM" w:date="2026-09-27T21:52:00Z">
              <w:rPr>
                <w:sz w:val="24"/>
                <w:szCs w:val="24"/>
                <w:shd w:val="clear" w:color="auto" w:fill="00FF00"/>
              </w:rPr>
            </w:rPrChange>
          </w:rPr>
          <w:t xml:space="preserve"> and Referral</w:t>
        </w:r>
      </w:ins>
    </w:p>
    <w:p w14:paraId="355ABF79" w14:textId="679F1489" w:rsidR="00A51B1F" w:rsidRPr="00A51B1F" w:rsidRDefault="00A51B1F" w:rsidP="00A51B1F">
      <w:pPr>
        <w:pStyle w:val="pdq2pgselectionanchorcontainer"/>
        <w:numPr>
          <w:ilvl w:val="0"/>
          <w:numId w:val="4"/>
        </w:numPr>
        <w:rPr>
          <w:ins w:id="1036" w:author="CCAM" w:date="2026-09-27T21:51:00Z"/>
          <w:highlight w:val="green"/>
          <w:rPrChange w:id="1037" w:author="CCAM" w:date="2026-09-27T21:52:00Z">
            <w:rPr>
              <w:ins w:id="1038" w:author="CCAM" w:date="2026-09-27T21:51:00Z"/>
            </w:rPr>
          </w:rPrChange>
        </w:rPr>
      </w:pPr>
      <w:ins w:id="1039" w:author="CCAM" w:date="2026-09-27T21:51:00Z">
        <w:r w:rsidRPr="00A51B1F">
          <w:rPr>
            <w:rStyle w:val="Strong"/>
            <w:b w:val="0"/>
            <w:bCs w:val="0"/>
            <w:highlight w:val="green"/>
            <w:rPrChange w:id="1040" w:author="CCAM" w:date="2026-09-27T21:52:00Z">
              <w:rPr>
                <w:rStyle w:val="Strong"/>
              </w:rPr>
            </w:rPrChange>
          </w:rPr>
          <w:lastRenderedPageBreak/>
          <w:t>H0₃:</w:t>
        </w:r>
        <w:r w:rsidRPr="00A51B1F">
          <w:rPr>
            <w:highlight w:val="green"/>
            <w:rPrChange w:id="1041" w:author="CCAM" w:date="2026-09-27T21:52:00Z">
              <w:rPr/>
            </w:rPrChange>
          </w:rPr>
          <w:t xml:space="preserve"> There is no significant difference in relig</w:t>
        </w:r>
      </w:ins>
      <w:ins w:id="1042" w:author="CCAM" w:date="2026-09-27T21:56:00Z">
        <w:r w:rsidR="002C79BC">
          <w:rPr>
            <w:highlight w:val="green"/>
          </w:rPr>
          <w:t xml:space="preserve"> </w:t>
        </w:r>
      </w:ins>
      <w:ins w:id="1043" w:author="CCAM" w:date="2026-09-27T21:51:00Z">
        <w:r w:rsidRPr="00A51B1F">
          <w:rPr>
            <w:highlight w:val="green"/>
            <w:rPrChange w:id="1044" w:author="CCAM" w:date="2026-09-27T21:52:00Z">
              <w:rPr/>
            </w:rPrChange>
          </w:rPr>
          <w:t>ious educators’ referral skills for adolescents with depression before and after the mental health training.</w:t>
        </w:r>
      </w:ins>
    </w:p>
    <w:p w14:paraId="75705235" w14:textId="77777777" w:rsidR="00A51B1F" w:rsidRPr="00A51B1F" w:rsidRDefault="00A51B1F" w:rsidP="00A51B1F">
      <w:pPr>
        <w:pStyle w:val="NormalWeb"/>
        <w:numPr>
          <w:ilvl w:val="0"/>
          <w:numId w:val="4"/>
        </w:numPr>
        <w:rPr>
          <w:ins w:id="1045" w:author="CCAM" w:date="2026-09-27T21:51:00Z"/>
          <w:highlight w:val="green"/>
          <w:rPrChange w:id="1046" w:author="CCAM" w:date="2026-09-27T21:52:00Z">
            <w:rPr>
              <w:ins w:id="1047" w:author="CCAM" w:date="2026-09-27T21:51:00Z"/>
            </w:rPr>
          </w:rPrChange>
        </w:rPr>
      </w:pPr>
      <w:ins w:id="1048" w:author="CCAM" w:date="2026-09-27T21:51:00Z">
        <w:r w:rsidRPr="00A51B1F">
          <w:rPr>
            <w:rStyle w:val="Strong"/>
            <w:b w:val="0"/>
            <w:bCs w:val="0"/>
            <w:highlight w:val="green"/>
            <w:rPrChange w:id="1049" w:author="CCAM" w:date="2026-09-27T21:52:00Z">
              <w:rPr>
                <w:rStyle w:val="Strong"/>
              </w:rPr>
            </w:rPrChange>
          </w:rPr>
          <w:t>H0₄:</w:t>
        </w:r>
        <w:r w:rsidRPr="00A51B1F">
          <w:rPr>
            <w:highlight w:val="green"/>
            <w:rPrChange w:id="1050" w:author="CCAM" w:date="2026-09-27T21:52:00Z">
              <w:rPr/>
            </w:rPrChange>
          </w:rPr>
          <w:t xml:space="preserve"> There is no significant difference in religious educators’ perceived confidence in identifying depression among adolescents before and after the mental health training.</w:t>
        </w:r>
      </w:ins>
    </w:p>
    <w:p w14:paraId="710E9F81" w14:textId="77777777" w:rsidR="00A51B1F" w:rsidRPr="00A51B1F" w:rsidRDefault="00A51B1F" w:rsidP="00A51B1F">
      <w:pPr>
        <w:pStyle w:val="NormalWeb"/>
        <w:numPr>
          <w:ilvl w:val="0"/>
          <w:numId w:val="4"/>
        </w:numPr>
        <w:rPr>
          <w:ins w:id="1051" w:author="CCAM" w:date="2026-09-27T21:51:00Z"/>
          <w:highlight w:val="green"/>
          <w:rPrChange w:id="1052" w:author="CCAM" w:date="2026-09-27T21:52:00Z">
            <w:rPr>
              <w:ins w:id="1053" w:author="CCAM" w:date="2026-09-27T21:51:00Z"/>
            </w:rPr>
          </w:rPrChange>
        </w:rPr>
      </w:pPr>
      <w:ins w:id="1054" w:author="CCAM" w:date="2026-09-27T21:51:00Z">
        <w:r w:rsidRPr="00A51B1F">
          <w:rPr>
            <w:rStyle w:val="Strong"/>
            <w:b w:val="0"/>
            <w:bCs w:val="0"/>
            <w:highlight w:val="green"/>
            <w:rPrChange w:id="1055" w:author="CCAM" w:date="2026-09-27T21:52:00Z">
              <w:rPr>
                <w:rStyle w:val="Strong"/>
              </w:rPr>
            </w:rPrChange>
          </w:rPr>
          <w:t>H0₅:</w:t>
        </w:r>
        <w:r w:rsidRPr="00A51B1F">
          <w:rPr>
            <w:highlight w:val="green"/>
            <w:rPrChange w:id="1056" w:author="CCAM" w:date="2026-09-27T21:52:00Z">
              <w:rPr/>
            </w:rPrChange>
          </w:rPr>
          <w:t xml:space="preserve"> There is no significant difference in religious educators’ willingness to refer adolescents with depression before and after the mental health training.</w:t>
        </w:r>
      </w:ins>
    </w:p>
    <w:p w14:paraId="06BD129A" w14:textId="2A8116F7" w:rsidR="002261C9" w:rsidRPr="000F026B" w:rsidRDefault="001A30E1">
      <w:pPr>
        <w:pStyle w:val="ListParagraph"/>
        <w:spacing w:line="360" w:lineRule="auto"/>
        <w:ind w:left="720" w:firstLine="0"/>
        <w:rPr>
          <w:ins w:id="1057" w:author="Microsoft account" w:date="2026-02-05T07:33:00Z"/>
          <w:sz w:val="24"/>
          <w:szCs w:val="24"/>
          <w:shd w:val="clear" w:color="auto" w:fill="00FF00"/>
        </w:rPr>
        <w:pPrChange w:id="1058" w:author="Microsoft account" w:date="2026-02-05T07:34:00Z">
          <w:pPr>
            <w:pStyle w:val="ListParagraph"/>
            <w:numPr>
              <w:numId w:val="4"/>
            </w:numPr>
            <w:spacing w:line="360" w:lineRule="auto"/>
            <w:ind w:left="720"/>
          </w:pPr>
        </w:pPrChange>
      </w:pPr>
      <w:del w:id="1059" w:author="CCAM" w:date="2026-09-27T21:51:00Z">
        <w:r w:rsidRPr="000F026B" w:rsidDel="00A51B1F">
          <w:rPr>
            <w:sz w:val="24"/>
            <w:szCs w:val="24"/>
            <w:shd w:val="clear" w:color="auto" w:fill="00FF00"/>
          </w:rPr>
          <w:delText>H</w:delText>
        </w:r>
        <w:r w:rsidRPr="000F026B" w:rsidDel="00A51B1F">
          <w:rPr>
            <w:sz w:val="24"/>
            <w:szCs w:val="24"/>
            <w:shd w:val="clear" w:color="auto" w:fill="00FF00"/>
            <w:vertAlign w:val="subscript"/>
          </w:rPr>
          <w:delText>0</w:delText>
        </w:r>
        <w:r w:rsidRPr="000F026B" w:rsidDel="00A51B1F">
          <w:rPr>
            <w:sz w:val="24"/>
            <w:szCs w:val="24"/>
            <w:shd w:val="clear" w:color="auto" w:fill="00FF00"/>
          </w:rPr>
          <w:delText xml:space="preserve">b: There is no significant difference in </w:delText>
        </w:r>
        <w:r w:rsidR="002261C9" w:rsidRPr="000F026B" w:rsidDel="00A51B1F">
          <w:rPr>
            <w:sz w:val="24"/>
            <w:szCs w:val="24"/>
            <w:shd w:val="clear" w:color="auto" w:fill="00FF00"/>
          </w:rPr>
          <w:delText xml:space="preserve">participants’ </w:delText>
        </w:r>
        <w:r w:rsidR="002261C9" w:rsidRPr="000F026B" w:rsidDel="00A51B1F">
          <w:rPr>
            <w:sz w:val="24"/>
            <w:szCs w:val="24"/>
            <w:rPrChange w:id="1060" w:author="usher" w:date="2026-06-05T05:43:00Z">
              <w:rPr/>
            </w:rPrChange>
          </w:rPr>
          <w:delText>perceived confidence in identification and willingness to refer</w:delText>
        </w:r>
      </w:del>
      <w:ins w:id="1061" w:author="Microsoft account" w:date="2026-02-05T07:34:00Z">
        <w:del w:id="1062" w:author="CCAM" w:date="2026-09-27T21:51:00Z">
          <w:r w:rsidR="002261C9" w:rsidRPr="000F026B" w:rsidDel="00A51B1F">
            <w:rPr>
              <w:sz w:val="24"/>
              <w:szCs w:val="24"/>
              <w:shd w:val="clear" w:color="auto" w:fill="00FF00"/>
            </w:rPr>
            <w:delText xml:space="preserve"> adolescents</w:delText>
          </w:r>
        </w:del>
      </w:ins>
      <w:ins w:id="1063" w:author="Microsoft account" w:date="2026-02-05T07:36:00Z">
        <w:del w:id="1064" w:author="CCAM" w:date="2026-09-27T21:51:00Z">
          <w:r w:rsidR="00BB209C" w:rsidRPr="000F026B" w:rsidDel="00A51B1F">
            <w:rPr>
              <w:sz w:val="24"/>
              <w:szCs w:val="24"/>
              <w:shd w:val="clear" w:color="auto" w:fill="00FF00"/>
            </w:rPr>
            <w:delText xml:space="preserve"> with depression</w:delText>
          </w:r>
        </w:del>
        <w:r w:rsidR="00BB209C" w:rsidRPr="000F026B">
          <w:rPr>
            <w:sz w:val="24"/>
            <w:szCs w:val="24"/>
            <w:shd w:val="clear" w:color="auto" w:fill="00FF00"/>
          </w:rPr>
          <w:t>.</w:t>
        </w:r>
      </w:ins>
      <w:del w:id="1065" w:author="Microsoft account" w:date="2026-02-05T07:34:00Z">
        <w:r w:rsidR="002261C9" w:rsidRPr="000F026B" w:rsidDel="002261C9">
          <w:rPr>
            <w:sz w:val="24"/>
            <w:szCs w:val="24"/>
            <w:shd w:val="clear" w:color="auto" w:fill="00FF00"/>
          </w:rPr>
          <w:delText xml:space="preserve"> </w:delText>
        </w:r>
      </w:del>
    </w:p>
    <w:bookmarkEnd w:id="1001"/>
    <w:p w14:paraId="14F17E15" w14:textId="77777777" w:rsidR="009A4657" w:rsidRPr="000F026B" w:rsidRDefault="009A4657">
      <w:pPr>
        <w:spacing w:line="360" w:lineRule="auto"/>
        <w:jc w:val="both"/>
        <w:rPr>
          <w:rFonts w:ascii="Times New Roman" w:eastAsia="Times New Roman" w:hAnsi="Times New Roman"/>
          <w:sz w:val="24"/>
          <w:szCs w:val="24"/>
        </w:rPr>
      </w:pPr>
    </w:p>
    <w:p w14:paraId="0F7EAA1F" w14:textId="77777777" w:rsidR="009A4657" w:rsidRPr="000F026B" w:rsidRDefault="001A30E1">
      <w:pPr>
        <w:spacing w:line="360" w:lineRule="auto"/>
        <w:jc w:val="both"/>
        <w:rPr>
          <w:rFonts w:ascii="Times New Roman" w:hAnsi="Times New Roman"/>
          <w:b/>
          <w:sz w:val="24"/>
          <w:szCs w:val="24"/>
        </w:rPr>
      </w:pPr>
      <w:bookmarkStart w:id="1066" w:name="_Hlk237514900"/>
      <w:r w:rsidRPr="000F026B">
        <w:rPr>
          <w:rFonts w:ascii="Times New Roman" w:hAnsi="Times New Roman"/>
          <w:b/>
          <w:sz w:val="24"/>
          <w:szCs w:val="24"/>
        </w:rPr>
        <w:t>1.7 Significance of the Study</w:t>
      </w:r>
    </w:p>
    <w:p w14:paraId="3B30976E" w14:textId="67CDD6A0" w:rsidR="00C178C3" w:rsidRPr="000F026B" w:rsidRDefault="001A30E1">
      <w:pPr>
        <w:pStyle w:val="BodyText"/>
        <w:spacing w:before="42" w:line="360" w:lineRule="auto"/>
        <w:ind w:right="123"/>
        <w:jc w:val="both"/>
        <w:rPr>
          <w:ins w:id="1067" w:author="usher" w:date="2026-03-20T02:44:00Z"/>
        </w:rPr>
      </w:pPr>
      <w:bookmarkStart w:id="1068" w:name="_Hlk237514915"/>
      <w:bookmarkEnd w:id="1066"/>
      <w:r w:rsidRPr="000F026B">
        <w:t xml:space="preserve">The significance of this study lies in its potential to address a major gap in mental health </w:t>
      </w:r>
      <w:proofErr w:type="gramStart"/>
      <w:r w:rsidRPr="000F026B">
        <w:t>services</w:t>
      </w:r>
      <w:ins w:id="1069" w:author="usher" w:date="2026-03-20T02:20:00Z">
        <w:r w:rsidR="00C178C3" w:rsidRPr="000F026B">
          <w:t xml:space="preserve"> </w:t>
        </w:r>
      </w:ins>
      <w:r w:rsidRPr="000F026B">
        <w:rPr>
          <w:spacing w:val="-57"/>
        </w:rPr>
        <w:t xml:space="preserve"> </w:t>
      </w:r>
      <w:r w:rsidRPr="000F026B">
        <w:t>for</w:t>
      </w:r>
      <w:proofErr w:type="gramEnd"/>
      <w:r w:rsidRPr="000F026B">
        <w:t xml:space="preserve"> adolescents in Nigeria by leveraging the influence of </w:t>
      </w:r>
      <w:del w:id="1070" w:author="usher" w:date="2026-03-20T02:19:00Z">
        <w:r w:rsidRPr="000F026B" w:rsidDel="00517CFF">
          <w:delText>church institutions</w:delText>
        </w:r>
      </w:del>
      <w:ins w:id="1071" w:author="usher" w:date="2026-03-23T19:58:00Z">
        <w:r w:rsidR="00DB2FE8" w:rsidRPr="000F026B">
          <w:t>r</w:t>
        </w:r>
      </w:ins>
      <w:ins w:id="1072" w:author="usher" w:date="2026-03-20T02:19:00Z">
        <w:r w:rsidR="00517CFF" w:rsidRPr="000F026B">
          <w:t>eligious Institutions</w:t>
        </w:r>
      </w:ins>
      <w:r w:rsidRPr="000F026B">
        <w:t>.</w:t>
      </w:r>
      <w:ins w:id="1073" w:author="usher" w:date="2026-03-20T02:44:00Z">
        <w:r w:rsidR="004B6537" w:rsidRPr="000F026B">
          <w:t xml:space="preserve"> </w:t>
        </w:r>
      </w:ins>
    </w:p>
    <w:p w14:paraId="2E4E1B3D" w14:textId="77777777" w:rsidR="00310F81" w:rsidRPr="000F026B" w:rsidRDefault="004B6537" w:rsidP="00310F81">
      <w:pPr>
        <w:pStyle w:val="BodyText"/>
        <w:spacing w:before="42" w:line="360" w:lineRule="auto"/>
        <w:ind w:right="123"/>
        <w:jc w:val="both"/>
        <w:rPr>
          <w:ins w:id="1074" w:author="usher" w:date="2026-03-23T19:59:00Z"/>
        </w:rPr>
      </w:pPr>
      <w:ins w:id="1075" w:author="usher" w:date="2026-03-20T02:44:00Z">
        <w:r w:rsidRPr="000F026B">
          <w:t xml:space="preserve">Religion is a prominent influence </w:t>
        </w:r>
      </w:ins>
      <w:ins w:id="1076" w:author="usher" w:date="2026-03-20T02:45:00Z">
        <w:r w:rsidRPr="000F026B">
          <w:t>shaping the lives of many young people in sub-Saharan Africa</w:t>
        </w:r>
      </w:ins>
      <w:ins w:id="1077" w:author="usher" w:date="2026-03-20T02:46:00Z">
        <w:r w:rsidRPr="000F026B">
          <w:t xml:space="preserve"> </w:t>
        </w:r>
      </w:ins>
      <w:ins w:id="1078" w:author="usher" w:date="2026-03-20T02:47:00Z">
        <w:r w:rsidRPr="000F026B">
          <w:t>(</w:t>
        </w:r>
      </w:ins>
      <w:proofErr w:type="spellStart"/>
      <w:ins w:id="1079" w:author="usher" w:date="2026-03-20T02:46:00Z">
        <w:r w:rsidRPr="000F026B">
          <w:rPr>
            <w:color w:val="222222"/>
            <w:shd w:val="clear" w:color="auto" w:fill="FFFFFF"/>
            <w:rPrChange w:id="1080" w:author="usher" w:date="2026-06-05T05:43:00Z">
              <w:rPr>
                <w:rFonts w:ascii="Arial" w:hAnsi="Arial" w:cs="Arial"/>
                <w:color w:val="222222"/>
                <w:sz w:val="20"/>
                <w:szCs w:val="20"/>
                <w:shd w:val="clear" w:color="auto" w:fill="FFFFFF"/>
              </w:rPr>
            </w:rPrChange>
          </w:rPr>
          <w:t>Somefun</w:t>
        </w:r>
        <w:proofErr w:type="spellEnd"/>
        <w:r w:rsidRPr="000F026B">
          <w:rPr>
            <w:color w:val="222222"/>
            <w:shd w:val="clear" w:color="auto" w:fill="FFFFFF"/>
            <w:rPrChange w:id="1081" w:author="usher" w:date="2026-06-05T05:43:00Z">
              <w:rPr>
                <w:rFonts w:ascii="Arial" w:hAnsi="Arial" w:cs="Arial"/>
                <w:color w:val="222222"/>
                <w:sz w:val="20"/>
                <w:szCs w:val="20"/>
                <w:shd w:val="clear" w:color="auto" w:fill="FFFFFF"/>
              </w:rPr>
            </w:rPrChange>
          </w:rPr>
          <w:t>, 2019</w:t>
        </w:r>
      </w:ins>
      <w:ins w:id="1082" w:author="usher" w:date="2026-03-20T02:47:00Z">
        <w:r w:rsidRPr="000F026B">
          <w:rPr>
            <w:color w:val="222222"/>
            <w:shd w:val="clear" w:color="auto" w:fill="FFFFFF"/>
          </w:rPr>
          <w:t>).</w:t>
        </w:r>
      </w:ins>
    </w:p>
    <w:p w14:paraId="09512D79" w14:textId="25404970" w:rsidR="009A4657" w:rsidRPr="000F026B" w:rsidRDefault="001A30E1" w:rsidP="00310F81">
      <w:pPr>
        <w:pStyle w:val="BodyText"/>
        <w:spacing w:before="42" w:line="360" w:lineRule="auto"/>
        <w:ind w:right="123"/>
        <w:jc w:val="both"/>
      </w:pPr>
      <w:del w:id="1083" w:author="usher" w:date="2026-03-23T19:59:00Z">
        <w:r w:rsidRPr="000F026B" w:rsidDel="00310F81">
          <w:delText xml:space="preserve"> </w:delText>
        </w:r>
      </w:del>
      <w:r w:rsidRPr="000F026B">
        <w:t>Churches play a</w:t>
      </w:r>
      <w:r w:rsidRPr="000F026B">
        <w:rPr>
          <w:spacing w:val="1"/>
        </w:rPr>
        <w:t xml:space="preserve"> </w:t>
      </w:r>
      <w:r w:rsidRPr="000F026B">
        <w:t>crucial</w:t>
      </w:r>
      <w:r w:rsidRPr="000F026B">
        <w:rPr>
          <w:spacing w:val="1"/>
        </w:rPr>
        <w:t xml:space="preserve"> </w:t>
      </w:r>
      <w:r w:rsidRPr="000F026B">
        <w:t>role</w:t>
      </w:r>
      <w:r w:rsidRPr="000F026B">
        <w:rPr>
          <w:spacing w:val="1"/>
        </w:rPr>
        <w:t xml:space="preserve"> </w:t>
      </w:r>
      <w:r w:rsidRPr="000F026B">
        <w:t>in</w:t>
      </w:r>
      <w:r w:rsidRPr="000F026B">
        <w:rPr>
          <w:spacing w:val="1"/>
        </w:rPr>
        <w:t xml:space="preserve"> </w:t>
      </w:r>
      <w:r w:rsidRPr="000F026B">
        <w:t>the</w:t>
      </w:r>
      <w:r w:rsidRPr="000F026B">
        <w:rPr>
          <w:spacing w:val="1"/>
        </w:rPr>
        <w:t xml:space="preserve"> </w:t>
      </w:r>
      <w:r w:rsidRPr="000F026B">
        <w:t>social</w:t>
      </w:r>
      <w:r w:rsidRPr="000F026B">
        <w:rPr>
          <w:spacing w:val="1"/>
        </w:rPr>
        <w:t xml:space="preserve"> </w:t>
      </w:r>
      <w:r w:rsidRPr="000F026B">
        <w:t>and</w:t>
      </w:r>
      <w:r w:rsidRPr="000F026B">
        <w:rPr>
          <w:spacing w:val="1"/>
        </w:rPr>
        <w:t xml:space="preserve"> </w:t>
      </w:r>
      <w:r w:rsidRPr="000F026B">
        <w:t>moral</w:t>
      </w:r>
      <w:r w:rsidRPr="000F026B">
        <w:rPr>
          <w:spacing w:val="1"/>
        </w:rPr>
        <w:t xml:space="preserve"> </w:t>
      </w:r>
      <w:r w:rsidRPr="000F026B">
        <w:t>development</w:t>
      </w:r>
      <w:r w:rsidRPr="000F026B">
        <w:rPr>
          <w:spacing w:val="1"/>
        </w:rPr>
        <w:t xml:space="preserve"> </w:t>
      </w:r>
      <w:r w:rsidRPr="000F026B">
        <w:t>of</w:t>
      </w:r>
      <w:r w:rsidRPr="000F026B">
        <w:rPr>
          <w:spacing w:val="1"/>
        </w:rPr>
        <w:t xml:space="preserve"> </w:t>
      </w:r>
      <w:r w:rsidRPr="000F026B">
        <w:t>adolescents, (</w:t>
      </w:r>
      <w:r w:rsidRPr="000F026B">
        <w:rPr>
          <w:color w:val="222222"/>
          <w:shd w:val="clear" w:color="auto" w:fill="FFFFFF"/>
        </w:rPr>
        <w:t>Babalola-Jacobs, A.B., 2020</w:t>
      </w:r>
      <w:r w:rsidRPr="000F026B">
        <w:t>)</w:t>
      </w:r>
      <w:r w:rsidRPr="000F026B">
        <w:rPr>
          <w:spacing w:val="1"/>
        </w:rPr>
        <w:t xml:space="preserve"> </w:t>
      </w:r>
      <w:r w:rsidRPr="000F026B">
        <w:t>and</w:t>
      </w:r>
      <w:r w:rsidRPr="000F026B">
        <w:rPr>
          <w:spacing w:val="1"/>
        </w:rPr>
        <w:t xml:space="preserve"> </w:t>
      </w:r>
      <w:r w:rsidRPr="000F026B">
        <w:t>equipping</w:t>
      </w:r>
      <w:r w:rsidRPr="000F026B">
        <w:rPr>
          <w:spacing w:val="1"/>
        </w:rPr>
        <w:t xml:space="preserve"> </w:t>
      </w:r>
      <w:r w:rsidRPr="000F026B">
        <w:t xml:space="preserve">adolescent </w:t>
      </w:r>
      <w:r w:rsidRPr="000F026B">
        <w:rPr>
          <w:spacing w:val="-57"/>
        </w:rPr>
        <w:t xml:space="preserve">   </w:t>
      </w:r>
      <w:r w:rsidRPr="000F026B">
        <w:t>educators with mental health screening skills can have far-reaching benefits. By improving the</w:t>
      </w:r>
      <w:r w:rsidRPr="000F026B">
        <w:rPr>
          <w:spacing w:val="1"/>
        </w:rPr>
        <w:t xml:space="preserve"> </w:t>
      </w:r>
      <w:r w:rsidRPr="000F026B">
        <w:t xml:space="preserve">ability of these educators to identify and refer adolescents with depression, findings from this study may contribute to reducing the treatment gap and enhancing early intervention. </w:t>
      </w:r>
    </w:p>
    <w:p w14:paraId="0A4A3601" w14:textId="77777777" w:rsidR="009A4657" w:rsidRPr="000F026B" w:rsidRDefault="001A30E1">
      <w:pPr>
        <w:pStyle w:val="BodyText"/>
        <w:spacing w:before="42" w:line="360" w:lineRule="auto"/>
        <w:ind w:right="123"/>
        <w:jc w:val="both"/>
      </w:pPr>
      <w:r w:rsidRPr="000F026B">
        <w:t>The exposure of the selected religious educators to this intervention, could help reduce the stigma surrounding mental health within religious</w:t>
      </w:r>
      <w:r w:rsidRPr="000F026B">
        <w:rPr>
          <w:spacing w:val="1"/>
        </w:rPr>
        <w:t xml:space="preserve"> </w:t>
      </w:r>
      <w:r w:rsidRPr="000F026B">
        <w:t>settings,</w:t>
      </w:r>
      <w:r w:rsidRPr="000F026B">
        <w:rPr>
          <w:spacing w:val="1"/>
        </w:rPr>
        <w:t xml:space="preserve"> </w:t>
      </w:r>
      <w:r w:rsidRPr="000F026B">
        <w:t>encouraging</w:t>
      </w:r>
      <w:r w:rsidRPr="000F026B">
        <w:rPr>
          <w:spacing w:val="1"/>
        </w:rPr>
        <w:t xml:space="preserve"> </w:t>
      </w:r>
      <w:r w:rsidRPr="000F026B">
        <w:t>adolescents to seek help without fear of judgment. The findings may</w:t>
      </w:r>
      <w:r w:rsidRPr="000F026B">
        <w:rPr>
          <w:spacing w:val="1"/>
        </w:rPr>
        <w:t xml:space="preserve"> </w:t>
      </w:r>
      <w:r w:rsidRPr="000F026B">
        <w:t xml:space="preserve">inform future mental health interventions targeting religious </w:t>
      </w:r>
      <w:proofErr w:type="spellStart"/>
      <w:r w:rsidRPr="000F026B">
        <w:t>organisations</w:t>
      </w:r>
      <w:proofErr w:type="spellEnd"/>
      <w:r w:rsidRPr="000F026B">
        <w:t xml:space="preserve"> and provide a model</w:t>
      </w:r>
      <w:r w:rsidRPr="000F026B">
        <w:rPr>
          <w:spacing w:val="1"/>
        </w:rPr>
        <w:t xml:space="preserve"> </w:t>
      </w:r>
      <w:r w:rsidRPr="000F026B">
        <w:t xml:space="preserve">for incorporating mental health literacy into adolescent education </w:t>
      </w:r>
      <w:proofErr w:type="spellStart"/>
      <w:r w:rsidRPr="000F026B">
        <w:t>programmes</w:t>
      </w:r>
      <w:proofErr w:type="spellEnd"/>
      <w:r w:rsidRPr="000F026B">
        <w:t xml:space="preserve"> within churches.</w:t>
      </w:r>
    </w:p>
    <w:bookmarkEnd w:id="1068"/>
    <w:p w14:paraId="5C067CEF" w14:textId="77777777" w:rsidR="009A4657" w:rsidRPr="000F026B" w:rsidRDefault="009A4657">
      <w:pPr>
        <w:pStyle w:val="BodyText"/>
        <w:spacing w:line="360" w:lineRule="auto"/>
        <w:ind w:left="0" w:right="123"/>
        <w:jc w:val="both"/>
      </w:pPr>
    </w:p>
    <w:p w14:paraId="7FF3BBFB" w14:textId="77777777" w:rsidR="009A4657" w:rsidRPr="000F026B" w:rsidRDefault="001A30E1">
      <w:pPr>
        <w:spacing w:line="360" w:lineRule="auto"/>
        <w:jc w:val="both"/>
        <w:rPr>
          <w:rFonts w:ascii="Times New Roman" w:hAnsi="Times New Roman"/>
          <w:b/>
          <w:sz w:val="24"/>
          <w:szCs w:val="24"/>
        </w:rPr>
      </w:pPr>
      <w:bookmarkStart w:id="1084" w:name="_Hlk237514956"/>
      <w:r w:rsidRPr="000F026B">
        <w:rPr>
          <w:rFonts w:ascii="Times New Roman" w:hAnsi="Times New Roman"/>
          <w:b/>
          <w:sz w:val="24"/>
          <w:szCs w:val="24"/>
        </w:rPr>
        <w:t>1.8 Scope of the Study</w:t>
      </w:r>
    </w:p>
    <w:p w14:paraId="447F803F" w14:textId="77777777" w:rsidR="009A4657" w:rsidRPr="000F026B" w:rsidRDefault="001A30E1">
      <w:pPr>
        <w:pStyle w:val="BodyText"/>
        <w:spacing w:before="60" w:line="360" w:lineRule="auto"/>
        <w:ind w:right="120"/>
        <w:jc w:val="both"/>
      </w:pPr>
      <w:bookmarkStart w:id="1085" w:name="_Hlk237514968"/>
      <w:bookmarkEnd w:id="1084"/>
      <w:r w:rsidRPr="000F026B">
        <w:t>This study focuses on religious educators in churches within Oyo State, Nigeria, and examines</w:t>
      </w:r>
      <w:r w:rsidRPr="000F026B">
        <w:rPr>
          <w:spacing w:val="1"/>
        </w:rPr>
        <w:t xml:space="preserve"> </w:t>
      </w:r>
      <w:r w:rsidRPr="000F026B">
        <w:t>the</w:t>
      </w:r>
      <w:r w:rsidRPr="000F026B">
        <w:rPr>
          <w:spacing w:val="1"/>
        </w:rPr>
        <w:t xml:space="preserve"> </w:t>
      </w:r>
      <w:r w:rsidRPr="000F026B">
        <w:t>impact</w:t>
      </w:r>
      <w:r w:rsidRPr="000F026B">
        <w:rPr>
          <w:spacing w:val="1"/>
        </w:rPr>
        <w:t xml:space="preserve"> </w:t>
      </w:r>
      <w:r w:rsidRPr="000F026B">
        <w:t>of</w:t>
      </w:r>
      <w:r w:rsidRPr="000F026B">
        <w:rPr>
          <w:spacing w:val="1"/>
        </w:rPr>
        <w:t xml:space="preserve"> </w:t>
      </w:r>
      <w:r w:rsidRPr="000F026B">
        <w:t>a</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training</w:t>
      </w:r>
      <w:r w:rsidRPr="000F026B">
        <w:rPr>
          <w:spacing w:val="1"/>
        </w:rPr>
        <w:t xml:space="preserve"> </w:t>
      </w:r>
      <w:proofErr w:type="spellStart"/>
      <w:r w:rsidRPr="000F026B">
        <w:t>programme</w:t>
      </w:r>
      <w:proofErr w:type="spellEnd"/>
      <w:r w:rsidRPr="000F026B">
        <w:rPr>
          <w:spacing w:val="1"/>
        </w:rPr>
        <w:t xml:space="preserve"> </w:t>
      </w:r>
      <w:r w:rsidRPr="000F026B">
        <w:t>on</w:t>
      </w:r>
      <w:r w:rsidRPr="000F026B">
        <w:rPr>
          <w:spacing w:val="1"/>
        </w:rPr>
        <w:t xml:space="preserve"> </w:t>
      </w:r>
      <w:r w:rsidRPr="000F026B">
        <w:t>their</w:t>
      </w:r>
      <w:r w:rsidRPr="000F026B">
        <w:rPr>
          <w:spacing w:val="1"/>
        </w:rPr>
        <w:t xml:space="preserve"> </w:t>
      </w:r>
      <w:r w:rsidRPr="000F026B">
        <w:t>ability</w:t>
      </w:r>
      <w:r w:rsidRPr="000F026B">
        <w:rPr>
          <w:spacing w:val="1"/>
        </w:rPr>
        <w:t xml:space="preserve"> </w:t>
      </w:r>
      <w:r w:rsidRPr="000F026B">
        <w:t>to</w:t>
      </w:r>
      <w:r w:rsidRPr="000F026B">
        <w:rPr>
          <w:spacing w:val="1"/>
        </w:rPr>
        <w:t xml:space="preserve"> </w:t>
      </w:r>
      <w:r w:rsidRPr="000F026B">
        <w:t>identify</w:t>
      </w:r>
      <w:r w:rsidRPr="000F026B">
        <w:rPr>
          <w:spacing w:val="1"/>
        </w:rPr>
        <w:t xml:space="preserve"> </w:t>
      </w:r>
      <w:r w:rsidRPr="000F026B">
        <w:t>and</w:t>
      </w:r>
      <w:r w:rsidRPr="000F026B">
        <w:rPr>
          <w:spacing w:val="60"/>
        </w:rPr>
        <w:t xml:space="preserve"> </w:t>
      </w:r>
      <w:r w:rsidRPr="000F026B">
        <w:t>refer</w:t>
      </w:r>
      <w:r w:rsidRPr="000F026B">
        <w:rPr>
          <w:spacing w:val="1"/>
        </w:rPr>
        <w:t xml:space="preserve"> </w:t>
      </w:r>
      <w:r w:rsidRPr="000F026B">
        <w:t>adolescents</w:t>
      </w:r>
      <w:r w:rsidRPr="000F026B">
        <w:rPr>
          <w:spacing w:val="1"/>
        </w:rPr>
        <w:t xml:space="preserve"> </w:t>
      </w:r>
      <w:r w:rsidRPr="000F026B">
        <w:t>with</w:t>
      </w:r>
      <w:r w:rsidRPr="000F026B">
        <w:rPr>
          <w:spacing w:val="1"/>
        </w:rPr>
        <w:t xml:space="preserve"> </w:t>
      </w:r>
      <w:r w:rsidRPr="000F026B">
        <w:t>depression.</w:t>
      </w:r>
      <w:r w:rsidRPr="000F026B">
        <w:rPr>
          <w:spacing w:val="1"/>
        </w:rPr>
        <w:t xml:space="preserve"> </w:t>
      </w:r>
      <w:r w:rsidRPr="000F026B">
        <w:t>The</w:t>
      </w:r>
      <w:r w:rsidRPr="000F026B">
        <w:rPr>
          <w:spacing w:val="1"/>
        </w:rPr>
        <w:t xml:space="preserve"> </w:t>
      </w:r>
      <w:r w:rsidRPr="000F026B">
        <w:t>training</w:t>
      </w:r>
      <w:r w:rsidRPr="000F026B">
        <w:rPr>
          <w:spacing w:val="1"/>
        </w:rPr>
        <w:t xml:space="preserve"> </w:t>
      </w:r>
      <w:proofErr w:type="spellStart"/>
      <w:r w:rsidRPr="000F026B">
        <w:t>programme</w:t>
      </w:r>
      <w:proofErr w:type="spellEnd"/>
      <w:r w:rsidRPr="000F026B">
        <w:rPr>
          <w:spacing w:val="1"/>
        </w:rPr>
        <w:t xml:space="preserve"> </w:t>
      </w:r>
      <w:r w:rsidRPr="000F026B">
        <w:t>will</w:t>
      </w:r>
      <w:r w:rsidRPr="000F026B">
        <w:rPr>
          <w:spacing w:val="1"/>
        </w:rPr>
        <w:t xml:space="preserve"> </w:t>
      </w:r>
      <w:r w:rsidRPr="000F026B">
        <w:t>cover</w:t>
      </w:r>
      <w:r w:rsidRPr="000F026B">
        <w:rPr>
          <w:spacing w:val="1"/>
        </w:rPr>
        <w:t xml:space="preserve"> </w:t>
      </w:r>
      <w:r w:rsidRPr="000F026B">
        <w:t xml:space="preserve">mental </w:t>
      </w:r>
      <w:proofErr w:type="gramStart"/>
      <w:r w:rsidRPr="000F026B">
        <w:t xml:space="preserve">health </w:t>
      </w:r>
      <w:r w:rsidRPr="000F026B">
        <w:rPr>
          <w:spacing w:val="-57"/>
        </w:rPr>
        <w:t xml:space="preserve"> </w:t>
      </w:r>
      <w:r w:rsidRPr="000F026B">
        <w:t>literacy</w:t>
      </w:r>
      <w:proofErr w:type="gramEnd"/>
      <w:r w:rsidRPr="000F026B">
        <w:t>,</w:t>
      </w:r>
      <w:r w:rsidRPr="000F026B">
        <w:rPr>
          <w:spacing w:val="1"/>
        </w:rPr>
        <w:t xml:space="preserve"> </w:t>
      </w:r>
      <w:r w:rsidRPr="000F026B">
        <w:t>focusing</w:t>
      </w:r>
      <w:r w:rsidRPr="000F026B">
        <w:rPr>
          <w:spacing w:val="1"/>
        </w:rPr>
        <w:t xml:space="preserve"> </w:t>
      </w:r>
      <w:r w:rsidRPr="000F026B">
        <w:t>on</w:t>
      </w:r>
      <w:r w:rsidRPr="000F026B">
        <w:rPr>
          <w:spacing w:val="1"/>
        </w:rPr>
        <w:t xml:space="preserve"> </w:t>
      </w:r>
      <w:r w:rsidRPr="000F026B">
        <w:t>symptoms,</w:t>
      </w:r>
      <w:r w:rsidRPr="000F026B">
        <w:rPr>
          <w:spacing w:val="1"/>
        </w:rPr>
        <w:t xml:space="preserve"> </w:t>
      </w:r>
      <w:r w:rsidRPr="000F026B">
        <w:t>early</w:t>
      </w:r>
      <w:r w:rsidRPr="000F026B">
        <w:rPr>
          <w:spacing w:val="1"/>
        </w:rPr>
        <w:t xml:space="preserve"> </w:t>
      </w:r>
      <w:r w:rsidRPr="000F026B">
        <w:t>identification,</w:t>
      </w:r>
      <w:r w:rsidRPr="000F026B">
        <w:rPr>
          <w:spacing w:val="1"/>
        </w:rPr>
        <w:t xml:space="preserve"> </w:t>
      </w:r>
      <w:r w:rsidRPr="000F026B">
        <w:t>and</w:t>
      </w:r>
      <w:r w:rsidRPr="000F026B">
        <w:rPr>
          <w:spacing w:val="1"/>
        </w:rPr>
        <w:t xml:space="preserve"> </w:t>
      </w:r>
      <w:r w:rsidRPr="000F026B">
        <w:t>referral</w:t>
      </w:r>
      <w:r w:rsidRPr="000F026B">
        <w:rPr>
          <w:spacing w:val="1"/>
        </w:rPr>
        <w:t xml:space="preserve"> </w:t>
      </w:r>
      <w:r w:rsidRPr="000F026B">
        <w:t>processes</w:t>
      </w:r>
      <w:r w:rsidRPr="000F026B">
        <w:rPr>
          <w:spacing w:val="1"/>
        </w:rPr>
        <w:t xml:space="preserve"> </w:t>
      </w:r>
      <w:r w:rsidRPr="000F026B">
        <w:t>for</w:t>
      </w:r>
      <w:r w:rsidRPr="000F026B">
        <w:rPr>
          <w:spacing w:val="1"/>
        </w:rPr>
        <w:t xml:space="preserve"> </w:t>
      </w:r>
      <w:r w:rsidRPr="000F026B">
        <w:t>depression.</w:t>
      </w:r>
    </w:p>
    <w:p w14:paraId="6A67D8A9" w14:textId="77777777" w:rsidR="009A4657" w:rsidRPr="000F026B" w:rsidRDefault="001A30E1">
      <w:pPr>
        <w:pStyle w:val="BodyText"/>
        <w:spacing w:line="360" w:lineRule="auto"/>
        <w:ind w:right="121"/>
        <w:jc w:val="both"/>
      </w:pPr>
      <w:r w:rsidRPr="000F026B">
        <w:t>The scope of the study is limited to churches, as religious institutions have significant influence</w:t>
      </w:r>
      <w:r w:rsidRPr="000F026B">
        <w:rPr>
          <w:spacing w:val="1"/>
        </w:rPr>
        <w:t xml:space="preserve"> </w:t>
      </w:r>
      <w:r w:rsidRPr="000F026B">
        <w:t>on adolescents in Nigeria. The study does not extend to other mental health disorders beyond</w:t>
      </w:r>
      <w:r w:rsidRPr="000F026B">
        <w:rPr>
          <w:spacing w:val="1"/>
        </w:rPr>
        <w:t xml:space="preserve"> </w:t>
      </w:r>
      <w:r w:rsidRPr="000F026B">
        <w:t>depression, and it will only include adolescent educators, excluding other church</w:t>
      </w:r>
      <w:r w:rsidRPr="000F026B">
        <w:rPr>
          <w:spacing w:val="1"/>
        </w:rPr>
        <w:t xml:space="preserve"> </w:t>
      </w:r>
      <w:r w:rsidRPr="000F026B">
        <w:t>personnel or community members.</w:t>
      </w:r>
    </w:p>
    <w:bookmarkEnd w:id="1085"/>
    <w:p w14:paraId="2CEFBB30" w14:textId="77777777" w:rsidR="009A4657" w:rsidRPr="000F026B" w:rsidRDefault="009A4657">
      <w:pPr>
        <w:spacing w:line="360" w:lineRule="auto"/>
        <w:jc w:val="both"/>
        <w:rPr>
          <w:rFonts w:ascii="Times New Roman" w:hAnsi="Times New Roman"/>
          <w:sz w:val="24"/>
          <w:szCs w:val="24"/>
        </w:rPr>
      </w:pPr>
    </w:p>
    <w:p w14:paraId="03ECFA95" w14:textId="77777777" w:rsidR="009A4657" w:rsidRPr="000F026B" w:rsidRDefault="001A30E1">
      <w:pPr>
        <w:spacing w:line="360" w:lineRule="auto"/>
        <w:jc w:val="both"/>
        <w:rPr>
          <w:rFonts w:ascii="Times New Roman" w:hAnsi="Times New Roman"/>
          <w:b/>
          <w:sz w:val="24"/>
          <w:szCs w:val="24"/>
        </w:rPr>
      </w:pPr>
      <w:bookmarkStart w:id="1086" w:name="_Hlk237514984"/>
      <w:r w:rsidRPr="000F026B">
        <w:rPr>
          <w:rFonts w:ascii="Times New Roman" w:hAnsi="Times New Roman"/>
          <w:b/>
          <w:sz w:val="24"/>
          <w:szCs w:val="24"/>
        </w:rPr>
        <w:t xml:space="preserve">1.9 Operational Definition of Terms </w:t>
      </w:r>
    </w:p>
    <w:p w14:paraId="3555C6F3" w14:textId="77777777" w:rsidR="009A4657" w:rsidRPr="000F026B" w:rsidRDefault="001A30E1">
      <w:pPr>
        <w:pStyle w:val="ListParagraph"/>
        <w:numPr>
          <w:ilvl w:val="0"/>
          <w:numId w:val="10"/>
        </w:numPr>
        <w:tabs>
          <w:tab w:val="left" w:pos="-260"/>
        </w:tabs>
        <w:spacing w:before="42" w:line="360" w:lineRule="auto"/>
        <w:ind w:right="127"/>
        <w:rPr>
          <w:sz w:val="24"/>
          <w:szCs w:val="24"/>
          <w:rPrChange w:id="1087" w:author="usher" w:date="2026-06-05T05:43:00Z">
            <w:rPr/>
          </w:rPrChange>
        </w:rPr>
      </w:pPr>
      <w:bookmarkStart w:id="1088" w:name="_Hlk237514993"/>
      <w:bookmarkEnd w:id="1086"/>
      <w:r w:rsidRPr="000F026B">
        <w:rPr>
          <w:sz w:val="24"/>
          <w:szCs w:val="24"/>
        </w:rPr>
        <w:t>Adolescents: Individuals aged between 10 and 19 years, according to the World Health</w:t>
      </w:r>
      <w:r w:rsidRPr="000F026B">
        <w:rPr>
          <w:spacing w:val="1"/>
          <w:sz w:val="24"/>
          <w:szCs w:val="24"/>
        </w:rPr>
        <w:t xml:space="preserve"> </w:t>
      </w:r>
      <w:r w:rsidRPr="000F026B">
        <w:rPr>
          <w:sz w:val="24"/>
          <w:szCs w:val="24"/>
        </w:rPr>
        <w:t>Organization's (WHO) definition. Adolescence is a critical developmental stage marked</w:t>
      </w:r>
      <w:r w:rsidRPr="000F026B">
        <w:rPr>
          <w:spacing w:val="1"/>
          <w:sz w:val="24"/>
          <w:szCs w:val="24"/>
        </w:rPr>
        <w:t xml:space="preserve"> </w:t>
      </w:r>
      <w:r w:rsidRPr="000F026B">
        <w:rPr>
          <w:sz w:val="24"/>
          <w:szCs w:val="24"/>
        </w:rPr>
        <w:t>by physical, emotional, and social changes.</w:t>
      </w:r>
    </w:p>
    <w:p w14:paraId="36BE212F" w14:textId="77777777" w:rsidR="009A4657" w:rsidRPr="000F026B" w:rsidRDefault="001A30E1">
      <w:pPr>
        <w:pStyle w:val="ListParagraph"/>
        <w:numPr>
          <w:ilvl w:val="0"/>
          <w:numId w:val="10"/>
        </w:numPr>
        <w:tabs>
          <w:tab w:val="left" w:pos="-260"/>
        </w:tabs>
        <w:spacing w:before="1" w:line="360" w:lineRule="auto"/>
        <w:ind w:right="126"/>
        <w:rPr>
          <w:sz w:val="24"/>
          <w:szCs w:val="24"/>
          <w:rPrChange w:id="1089" w:author="usher" w:date="2026-06-05T05:43:00Z">
            <w:rPr/>
          </w:rPrChange>
        </w:rPr>
      </w:pPr>
      <w:r w:rsidRPr="000F026B">
        <w:rPr>
          <w:sz w:val="24"/>
          <w:szCs w:val="24"/>
        </w:rPr>
        <w:t>Depression: A mental health disorder marked by persistent feelings of sadness, loss of</w:t>
      </w:r>
      <w:r w:rsidRPr="000F026B">
        <w:rPr>
          <w:spacing w:val="1"/>
          <w:sz w:val="24"/>
          <w:szCs w:val="24"/>
        </w:rPr>
        <w:t xml:space="preserve"> </w:t>
      </w:r>
      <w:r w:rsidRPr="000F026B">
        <w:rPr>
          <w:sz w:val="24"/>
          <w:szCs w:val="24"/>
        </w:rPr>
        <w:t>interest or pleasure, and a variety of cognitive and physical symptoms, including fatigue,</w:t>
      </w:r>
      <w:r w:rsidRPr="000F026B">
        <w:rPr>
          <w:spacing w:val="1"/>
          <w:sz w:val="24"/>
          <w:szCs w:val="24"/>
        </w:rPr>
        <w:t xml:space="preserve"> </w:t>
      </w:r>
      <w:r w:rsidRPr="000F026B">
        <w:rPr>
          <w:sz w:val="24"/>
          <w:szCs w:val="24"/>
        </w:rPr>
        <w:t>impaired concentration, and thoughts of self-harm or suicide.</w:t>
      </w:r>
      <w:bookmarkEnd w:id="1088"/>
    </w:p>
    <w:p w14:paraId="370BD7CC" w14:textId="77777777" w:rsidR="009A4657" w:rsidRPr="000F026B" w:rsidRDefault="001A30E1">
      <w:pPr>
        <w:pStyle w:val="ListParagraph"/>
        <w:numPr>
          <w:ilvl w:val="0"/>
          <w:numId w:val="10"/>
        </w:numPr>
        <w:tabs>
          <w:tab w:val="left" w:pos="-260"/>
        </w:tabs>
        <w:spacing w:before="2" w:line="360" w:lineRule="auto"/>
        <w:ind w:right="125"/>
        <w:rPr>
          <w:sz w:val="24"/>
          <w:szCs w:val="24"/>
          <w:rPrChange w:id="1090" w:author="usher" w:date="2026-06-05T05:43:00Z">
            <w:rPr/>
          </w:rPrChange>
        </w:rPr>
      </w:pPr>
      <w:bookmarkStart w:id="1091" w:name="_Hlk237515029"/>
      <w:r w:rsidRPr="000F026B">
        <w:rPr>
          <w:sz w:val="24"/>
          <w:szCs w:val="24"/>
          <w:shd w:val="clear" w:color="auto" w:fill="00FF00"/>
        </w:rPr>
        <w:t>Religious Educators</w:t>
      </w:r>
      <w:r w:rsidRPr="000F026B">
        <w:rPr>
          <w:sz w:val="24"/>
          <w:szCs w:val="24"/>
        </w:rPr>
        <w:t>:</w:t>
      </w:r>
      <w:r w:rsidRPr="000F026B">
        <w:rPr>
          <w:spacing w:val="1"/>
          <w:sz w:val="24"/>
          <w:szCs w:val="24"/>
        </w:rPr>
        <w:t xml:space="preserve"> </w:t>
      </w:r>
      <w:r w:rsidRPr="000F026B">
        <w:rPr>
          <w:sz w:val="24"/>
          <w:szCs w:val="24"/>
        </w:rPr>
        <w:t>Educators</w:t>
      </w:r>
      <w:r w:rsidRPr="000F026B">
        <w:rPr>
          <w:spacing w:val="1"/>
          <w:sz w:val="24"/>
          <w:szCs w:val="24"/>
        </w:rPr>
        <w:t xml:space="preserve"> </w:t>
      </w:r>
      <w:r w:rsidRPr="000F026B">
        <w:rPr>
          <w:sz w:val="24"/>
          <w:szCs w:val="24"/>
        </w:rPr>
        <w:t>or</w:t>
      </w:r>
      <w:r w:rsidRPr="000F026B">
        <w:rPr>
          <w:spacing w:val="1"/>
          <w:sz w:val="24"/>
          <w:szCs w:val="24"/>
        </w:rPr>
        <w:t xml:space="preserve"> </w:t>
      </w:r>
      <w:r w:rsidRPr="000F026B">
        <w:rPr>
          <w:sz w:val="24"/>
          <w:szCs w:val="24"/>
        </w:rPr>
        <w:t>mentors</w:t>
      </w:r>
      <w:r w:rsidRPr="000F026B">
        <w:rPr>
          <w:spacing w:val="1"/>
          <w:sz w:val="24"/>
          <w:szCs w:val="24"/>
        </w:rPr>
        <w:t xml:space="preserve"> </w:t>
      </w:r>
      <w:r w:rsidRPr="000F026B">
        <w:rPr>
          <w:sz w:val="24"/>
          <w:szCs w:val="24"/>
        </w:rPr>
        <w:t>in</w:t>
      </w:r>
      <w:r w:rsidRPr="000F026B">
        <w:rPr>
          <w:spacing w:val="1"/>
          <w:sz w:val="24"/>
          <w:szCs w:val="24"/>
        </w:rPr>
        <w:t xml:space="preserve"> </w:t>
      </w:r>
      <w:r w:rsidRPr="000F026B">
        <w:rPr>
          <w:sz w:val="24"/>
          <w:szCs w:val="24"/>
        </w:rPr>
        <w:t>church</w:t>
      </w:r>
      <w:r w:rsidRPr="000F026B">
        <w:rPr>
          <w:spacing w:val="1"/>
          <w:sz w:val="24"/>
          <w:szCs w:val="24"/>
        </w:rPr>
        <w:t xml:space="preserve"> </w:t>
      </w:r>
      <w:r w:rsidRPr="000F026B">
        <w:rPr>
          <w:sz w:val="24"/>
          <w:szCs w:val="24"/>
        </w:rPr>
        <w:t>settings</w:t>
      </w:r>
      <w:r w:rsidRPr="000F026B">
        <w:rPr>
          <w:spacing w:val="1"/>
          <w:sz w:val="24"/>
          <w:szCs w:val="24"/>
        </w:rPr>
        <w:t xml:space="preserve"> </w:t>
      </w:r>
      <w:r w:rsidRPr="000F026B">
        <w:rPr>
          <w:sz w:val="24"/>
          <w:szCs w:val="24"/>
        </w:rPr>
        <w:t>responsible</w:t>
      </w:r>
      <w:r w:rsidRPr="000F026B">
        <w:rPr>
          <w:spacing w:val="1"/>
          <w:sz w:val="24"/>
          <w:szCs w:val="24"/>
        </w:rPr>
        <w:t xml:space="preserve"> </w:t>
      </w:r>
      <w:r w:rsidRPr="000F026B">
        <w:rPr>
          <w:sz w:val="24"/>
          <w:szCs w:val="24"/>
        </w:rPr>
        <w:t>for</w:t>
      </w:r>
      <w:r w:rsidRPr="000F026B">
        <w:rPr>
          <w:spacing w:val="60"/>
          <w:sz w:val="24"/>
          <w:szCs w:val="24"/>
        </w:rPr>
        <w:t xml:space="preserve"> </w:t>
      </w:r>
      <w:r w:rsidRPr="000F026B">
        <w:rPr>
          <w:sz w:val="24"/>
          <w:szCs w:val="24"/>
        </w:rPr>
        <w:t>the</w:t>
      </w:r>
      <w:r w:rsidRPr="000F026B">
        <w:rPr>
          <w:spacing w:val="1"/>
          <w:sz w:val="24"/>
          <w:szCs w:val="24"/>
        </w:rPr>
        <w:t xml:space="preserve"> </w:t>
      </w:r>
      <w:r w:rsidRPr="000F026B">
        <w:rPr>
          <w:sz w:val="24"/>
          <w:szCs w:val="24"/>
        </w:rPr>
        <w:t>education and guidance of adolescents, particularly within religious institutions</w:t>
      </w:r>
      <w:bookmarkEnd w:id="1091"/>
      <w:r w:rsidRPr="000F026B">
        <w:rPr>
          <w:sz w:val="24"/>
          <w:szCs w:val="24"/>
        </w:rPr>
        <w:t>.</w:t>
      </w:r>
    </w:p>
    <w:p w14:paraId="5C629123" w14:textId="77777777" w:rsidR="009A4657" w:rsidRPr="000F026B" w:rsidRDefault="009A4657">
      <w:pPr>
        <w:tabs>
          <w:tab w:val="left" w:pos="820"/>
        </w:tabs>
        <w:spacing w:before="2" w:line="360" w:lineRule="auto"/>
        <w:ind w:right="125"/>
        <w:jc w:val="both"/>
        <w:rPr>
          <w:rFonts w:ascii="Times New Roman" w:hAnsi="Times New Roman"/>
          <w:sz w:val="24"/>
          <w:szCs w:val="24"/>
        </w:rPr>
      </w:pPr>
    </w:p>
    <w:p w14:paraId="4C66D85C" w14:textId="4BF53108" w:rsidR="009A4657" w:rsidRPr="000F026B" w:rsidDel="00C35428" w:rsidRDefault="009A4657">
      <w:pPr>
        <w:tabs>
          <w:tab w:val="left" w:pos="820"/>
        </w:tabs>
        <w:spacing w:before="2" w:line="360" w:lineRule="auto"/>
        <w:ind w:right="125"/>
        <w:jc w:val="both"/>
        <w:rPr>
          <w:del w:id="1092" w:author="usher" w:date="2026-02-14T03:42:00Z"/>
          <w:rFonts w:ascii="Times New Roman" w:hAnsi="Times New Roman"/>
          <w:sz w:val="24"/>
          <w:szCs w:val="24"/>
        </w:rPr>
      </w:pPr>
    </w:p>
    <w:p w14:paraId="1866E417" w14:textId="3E48F436" w:rsidR="00C35428" w:rsidRPr="000F026B" w:rsidRDefault="00C35428">
      <w:pPr>
        <w:tabs>
          <w:tab w:val="left" w:pos="820"/>
        </w:tabs>
        <w:spacing w:before="2" w:line="360" w:lineRule="auto"/>
        <w:ind w:right="125"/>
        <w:jc w:val="both"/>
        <w:rPr>
          <w:ins w:id="1093" w:author="usher" w:date="2026-03-20T03:41:00Z"/>
          <w:rFonts w:ascii="Times New Roman" w:hAnsi="Times New Roman"/>
          <w:sz w:val="24"/>
          <w:szCs w:val="24"/>
        </w:rPr>
      </w:pPr>
    </w:p>
    <w:p w14:paraId="208729CD" w14:textId="77777777" w:rsidR="009A4657" w:rsidRPr="000F026B" w:rsidDel="00691CA1" w:rsidRDefault="009A4657">
      <w:pPr>
        <w:tabs>
          <w:tab w:val="left" w:pos="820"/>
        </w:tabs>
        <w:spacing w:before="2" w:line="360" w:lineRule="auto"/>
        <w:ind w:right="125"/>
        <w:jc w:val="both"/>
        <w:rPr>
          <w:del w:id="1094" w:author="usher" w:date="2026-02-14T03:42:00Z"/>
          <w:rFonts w:ascii="Times New Roman" w:hAnsi="Times New Roman"/>
          <w:sz w:val="24"/>
          <w:szCs w:val="24"/>
        </w:rPr>
      </w:pPr>
    </w:p>
    <w:p w14:paraId="7C5B51EB" w14:textId="77777777" w:rsidR="009A4657" w:rsidRPr="000F026B" w:rsidDel="00691CA1" w:rsidRDefault="009A4657">
      <w:pPr>
        <w:tabs>
          <w:tab w:val="left" w:pos="820"/>
        </w:tabs>
        <w:spacing w:before="2" w:line="360" w:lineRule="auto"/>
        <w:ind w:right="125"/>
        <w:jc w:val="both"/>
        <w:rPr>
          <w:del w:id="1095" w:author="usher" w:date="2026-02-14T03:42:00Z"/>
          <w:rFonts w:ascii="Times New Roman" w:hAnsi="Times New Roman"/>
          <w:sz w:val="24"/>
          <w:szCs w:val="24"/>
        </w:rPr>
      </w:pPr>
    </w:p>
    <w:p w14:paraId="5662AA44" w14:textId="77777777" w:rsidR="009A4657" w:rsidRPr="000F026B" w:rsidDel="00691CA1" w:rsidRDefault="009A4657">
      <w:pPr>
        <w:tabs>
          <w:tab w:val="left" w:pos="820"/>
        </w:tabs>
        <w:spacing w:before="2" w:line="360" w:lineRule="auto"/>
        <w:ind w:right="125"/>
        <w:jc w:val="both"/>
        <w:rPr>
          <w:del w:id="1096" w:author="usher" w:date="2026-02-14T03:42:00Z"/>
          <w:rFonts w:ascii="Times New Roman" w:hAnsi="Times New Roman"/>
          <w:sz w:val="24"/>
          <w:szCs w:val="24"/>
        </w:rPr>
      </w:pPr>
    </w:p>
    <w:p w14:paraId="222AE353" w14:textId="77777777" w:rsidR="009A4657" w:rsidRPr="000F026B" w:rsidDel="00691CA1" w:rsidRDefault="009A4657">
      <w:pPr>
        <w:tabs>
          <w:tab w:val="left" w:pos="820"/>
        </w:tabs>
        <w:spacing w:before="2" w:line="360" w:lineRule="auto"/>
        <w:ind w:right="125"/>
        <w:jc w:val="both"/>
        <w:rPr>
          <w:del w:id="1097" w:author="usher" w:date="2026-02-14T03:42:00Z"/>
          <w:rFonts w:ascii="Times New Roman" w:hAnsi="Times New Roman"/>
          <w:sz w:val="24"/>
          <w:szCs w:val="24"/>
        </w:rPr>
      </w:pPr>
    </w:p>
    <w:p w14:paraId="625F9ADA" w14:textId="77777777" w:rsidR="009A4657" w:rsidRPr="000F026B" w:rsidDel="00691CA1" w:rsidRDefault="009A4657">
      <w:pPr>
        <w:tabs>
          <w:tab w:val="left" w:pos="820"/>
        </w:tabs>
        <w:spacing w:before="2" w:line="360" w:lineRule="auto"/>
        <w:ind w:right="125"/>
        <w:jc w:val="both"/>
        <w:rPr>
          <w:del w:id="1098" w:author="usher" w:date="2026-02-14T03:42:00Z"/>
          <w:rFonts w:ascii="Times New Roman" w:hAnsi="Times New Roman"/>
          <w:sz w:val="24"/>
          <w:szCs w:val="24"/>
        </w:rPr>
      </w:pPr>
    </w:p>
    <w:p w14:paraId="08C483C7" w14:textId="77777777" w:rsidR="009A4657" w:rsidRPr="000F026B" w:rsidDel="00691CA1" w:rsidRDefault="009A4657">
      <w:pPr>
        <w:tabs>
          <w:tab w:val="left" w:pos="820"/>
        </w:tabs>
        <w:spacing w:before="2" w:line="360" w:lineRule="auto"/>
        <w:ind w:right="125"/>
        <w:jc w:val="both"/>
        <w:rPr>
          <w:del w:id="1099" w:author="usher" w:date="2026-02-14T03:42:00Z"/>
          <w:rFonts w:ascii="Times New Roman" w:hAnsi="Times New Roman"/>
          <w:sz w:val="24"/>
          <w:szCs w:val="24"/>
        </w:rPr>
      </w:pPr>
    </w:p>
    <w:p w14:paraId="76000FF4" w14:textId="77777777" w:rsidR="009A4657" w:rsidRPr="000F026B" w:rsidDel="00691CA1" w:rsidRDefault="009A4657">
      <w:pPr>
        <w:tabs>
          <w:tab w:val="left" w:pos="820"/>
        </w:tabs>
        <w:spacing w:before="2" w:line="360" w:lineRule="auto"/>
        <w:ind w:right="125"/>
        <w:jc w:val="both"/>
        <w:rPr>
          <w:del w:id="1100" w:author="usher" w:date="2026-02-14T03:42:00Z"/>
          <w:rFonts w:ascii="Times New Roman" w:hAnsi="Times New Roman"/>
          <w:sz w:val="24"/>
          <w:szCs w:val="24"/>
        </w:rPr>
      </w:pPr>
    </w:p>
    <w:p w14:paraId="7B70F95A" w14:textId="77777777" w:rsidR="009A4657" w:rsidRPr="000F026B" w:rsidDel="00691CA1" w:rsidRDefault="009A4657">
      <w:pPr>
        <w:tabs>
          <w:tab w:val="left" w:pos="820"/>
        </w:tabs>
        <w:spacing w:before="2" w:line="360" w:lineRule="auto"/>
        <w:ind w:right="125"/>
        <w:jc w:val="both"/>
        <w:rPr>
          <w:del w:id="1101" w:author="usher" w:date="2026-02-14T03:42:00Z"/>
          <w:rFonts w:ascii="Times New Roman" w:hAnsi="Times New Roman"/>
          <w:sz w:val="24"/>
          <w:szCs w:val="24"/>
        </w:rPr>
      </w:pPr>
    </w:p>
    <w:p w14:paraId="381AD952" w14:textId="77777777" w:rsidR="009A4657" w:rsidRPr="000F026B" w:rsidDel="00691CA1" w:rsidRDefault="009A4657">
      <w:pPr>
        <w:tabs>
          <w:tab w:val="left" w:pos="820"/>
        </w:tabs>
        <w:spacing w:before="2" w:line="360" w:lineRule="auto"/>
        <w:ind w:right="125"/>
        <w:jc w:val="both"/>
        <w:rPr>
          <w:del w:id="1102" w:author="usher" w:date="2026-02-14T03:42:00Z"/>
          <w:rFonts w:ascii="Times New Roman" w:hAnsi="Times New Roman"/>
          <w:sz w:val="24"/>
          <w:szCs w:val="24"/>
        </w:rPr>
      </w:pPr>
    </w:p>
    <w:p w14:paraId="791000B8" w14:textId="77777777" w:rsidR="009A4657" w:rsidRPr="000F026B" w:rsidDel="00691CA1" w:rsidRDefault="009A4657">
      <w:pPr>
        <w:tabs>
          <w:tab w:val="left" w:pos="820"/>
        </w:tabs>
        <w:spacing w:before="2" w:line="360" w:lineRule="auto"/>
        <w:ind w:right="125"/>
        <w:jc w:val="both"/>
        <w:rPr>
          <w:del w:id="1103" w:author="usher" w:date="2026-02-14T03:42:00Z"/>
          <w:rFonts w:ascii="Times New Roman" w:hAnsi="Times New Roman"/>
          <w:sz w:val="24"/>
          <w:szCs w:val="24"/>
        </w:rPr>
      </w:pPr>
    </w:p>
    <w:p w14:paraId="75F87C31" w14:textId="77777777" w:rsidR="009A4657" w:rsidRPr="000F026B" w:rsidDel="00691CA1" w:rsidRDefault="009A4657">
      <w:pPr>
        <w:tabs>
          <w:tab w:val="left" w:pos="820"/>
        </w:tabs>
        <w:spacing w:before="2" w:line="360" w:lineRule="auto"/>
        <w:ind w:right="125"/>
        <w:jc w:val="both"/>
        <w:rPr>
          <w:del w:id="1104" w:author="usher" w:date="2026-02-14T03:42:00Z"/>
          <w:rFonts w:ascii="Times New Roman" w:hAnsi="Times New Roman"/>
          <w:sz w:val="24"/>
          <w:szCs w:val="24"/>
        </w:rPr>
      </w:pPr>
    </w:p>
    <w:p w14:paraId="58C14CA0" w14:textId="77777777" w:rsidR="009A4657" w:rsidRPr="000F026B" w:rsidDel="00691CA1" w:rsidRDefault="009A4657">
      <w:pPr>
        <w:tabs>
          <w:tab w:val="left" w:pos="820"/>
        </w:tabs>
        <w:spacing w:before="2" w:line="360" w:lineRule="auto"/>
        <w:ind w:right="125"/>
        <w:jc w:val="both"/>
        <w:rPr>
          <w:del w:id="1105" w:author="usher" w:date="2026-02-14T03:42:00Z"/>
          <w:rFonts w:ascii="Times New Roman" w:hAnsi="Times New Roman"/>
          <w:sz w:val="24"/>
          <w:szCs w:val="24"/>
        </w:rPr>
      </w:pPr>
    </w:p>
    <w:p w14:paraId="0AA57477" w14:textId="77777777" w:rsidR="009A4657" w:rsidRPr="000F026B" w:rsidDel="00691CA1" w:rsidRDefault="009A4657">
      <w:pPr>
        <w:tabs>
          <w:tab w:val="left" w:pos="820"/>
        </w:tabs>
        <w:spacing w:before="2" w:line="360" w:lineRule="auto"/>
        <w:ind w:right="125"/>
        <w:jc w:val="both"/>
        <w:rPr>
          <w:del w:id="1106" w:author="usher" w:date="2026-02-14T03:42:00Z"/>
          <w:rFonts w:ascii="Times New Roman" w:hAnsi="Times New Roman"/>
          <w:sz w:val="24"/>
          <w:szCs w:val="24"/>
        </w:rPr>
      </w:pPr>
    </w:p>
    <w:p w14:paraId="0871A0A5" w14:textId="77777777" w:rsidR="009A4657" w:rsidRPr="000F026B" w:rsidDel="00691CA1" w:rsidRDefault="009A4657">
      <w:pPr>
        <w:tabs>
          <w:tab w:val="left" w:pos="820"/>
        </w:tabs>
        <w:spacing w:before="2" w:line="360" w:lineRule="auto"/>
        <w:ind w:right="125"/>
        <w:jc w:val="both"/>
        <w:rPr>
          <w:del w:id="1107" w:author="usher" w:date="2026-02-14T03:42:00Z"/>
          <w:rFonts w:ascii="Times New Roman" w:hAnsi="Times New Roman"/>
          <w:sz w:val="24"/>
          <w:szCs w:val="24"/>
        </w:rPr>
      </w:pPr>
    </w:p>
    <w:p w14:paraId="0A2CA240" w14:textId="77777777" w:rsidR="009A4657" w:rsidRPr="000F026B" w:rsidDel="00691CA1" w:rsidRDefault="009A4657">
      <w:pPr>
        <w:tabs>
          <w:tab w:val="left" w:pos="820"/>
        </w:tabs>
        <w:spacing w:before="2" w:line="360" w:lineRule="auto"/>
        <w:ind w:right="125"/>
        <w:jc w:val="both"/>
        <w:rPr>
          <w:del w:id="1108" w:author="usher" w:date="2026-02-14T03:42:00Z"/>
          <w:rFonts w:ascii="Times New Roman" w:hAnsi="Times New Roman"/>
          <w:sz w:val="24"/>
          <w:szCs w:val="24"/>
        </w:rPr>
      </w:pPr>
    </w:p>
    <w:p w14:paraId="6D592F97" w14:textId="77777777" w:rsidR="009A4657" w:rsidRPr="000F026B" w:rsidRDefault="009A4657">
      <w:pPr>
        <w:tabs>
          <w:tab w:val="left" w:pos="820"/>
        </w:tabs>
        <w:spacing w:before="2" w:line="360" w:lineRule="auto"/>
        <w:ind w:right="125"/>
        <w:jc w:val="both"/>
        <w:rPr>
          <w:rFonts w:ascii="Times New Roman" w:hAnsi="Times New Roman"/>
          <w:sz w:val="24"/>
          <w:szCs w:val="24"/>
        </w:rPr>
      </w:pPr>
    </w:p>
    <w:p w14:paraId="711656BA" w14:textId="77777777" w:rsidR="00D52A10" w:rsidRDefault="00D52A10">
      <w:pPr>
        <w:tabs>
          <w:tab w:val="left" w:pos="820"/>
        </w:tabs>
        <w:spacing w:before="2" w:line="360" w:lineRule="auto"/>
        <w:ind w:right="125"/>
        <w:jc w:val="center"/>
        <w:rPr>
          <w:ins w:id="1109" w:author="CCAM" w:date="2026-09-27T19:32:00Z"/>
          <w:rFonts w:ascii="Times New Roman" w:hAnsi="Times New Roman"/>
          <w:b/>
          <w:sz w:val="24"/>
          <w:szCs w:val="24"/>
        </w:rPr>
      </w:pPr>
    </w:p>
    <w:p w14:paraId="0A02826C" w14:textId="77777777" w:rsidR="00D52A10" w:rsidRDefault="00D52A10">
      <w:pPr>
        <w:tabs>
          <w:tab w:val="left" w:pos="820"/>
        </w:tabs>
        <w:spacing w:before="2" w:line="360" w:lineRule="auto"/>
        <w:ind w:right="125"/>
        <w:jc w:val="center"/>
        <w:rPr>
          <w:ins w:id="1110" w:author="CCAM" w:date="2026-09-27T19:32:00Z"/>
          <w:rFonts w:ascii="Times New Roman" w:hAnsi="Times New Roman"/>
          <w:b/>
          <w:sz w:val="24"/>
          <w:szCs w:val="24"/>
        </w:rPr>
      </w:pPr>
    </w:p>
    <w:p w14:paraId="76F9DF83" w14:textId="77777777" w:rsidR="00D52A10" w:rsidRDefault="00D52A10">
      <w:pPr>
        <w:tabs>
          <w:tab w:val="left" w:pos="820"/>
        </w:tabs>
        <w:spacing w:before="2" w:line="360" w:lineRule="auto"/>
        <w:ind w:right="125"/>
        <w:jc w:val="center"/>
        <w:rPr>
          <w:ins w:id="1111" w:author="CCAM" w:date="2026-09-27T19:32:00Z"/>
          <w:rFonts w:ascii="Times New Roman" w:hAnsi="Times New Roman"/>
          <w:b/>
          <w:sz w:val="24"/>
          <w:szCs w:val="24"/>
        </w:rPr>
      </w:pPr>
    </w:p>
    <w:p w14:paraId="6A290BE4" w14:textId="77777777" w:rsidR="00D52A10" w:rsidRDefault="00D52A10">
      <w:pPr>
        <w:tabs>
          <w:tab w:val="left" w:pos="820"/>
        </w:tabs>
        <w:spacing w:before="2" w:line="360" w:lineRule="auto"/>
        <w:ind w:right="125"/>
        <w:jc w:val="center"/>
        <w:rPr>
          <w:ins w:id="1112" w:author="CCAM" w:date="2026-09-27T19:32:00Z"/>
          <w:rFonts w:ascii="Times New Roman" w:hAnsi="Times New Roman"/>
          <w:b/>
          <w:sz w:val="24"/>
          <w:szCs w:val="24"/>
        </w:rPr>
      </w:pPr>
    </w:p>
    <w:p w14:paraId="31F34F41" w14:textId="77777777" w:rsidR="00D52A10" w:rsidRDefault="00D52A10">
      <w:pPr>
        <w:tabs>
          <w:tab w:val="left" w:pos="820"/>
        </w:tabs>
        <w:spacing w:before="2" w:line="360" w:lineRule="auto"/>
        <w:ind w:right="125"/>
        <w:jc w:val="center"/>
        <w:rPr>
          <w:ins w:id="1113" w:author="CCAM" w:date="2026-09-27T19:32:00Z"/>
          <w:rFonts w:ascii="Times New Roman" w:hAnsi="Times New Roman"/>
          <w:b/>
          <w:sz w:val="24"/>
          <w:szCs w:val="24"/>
        </w:rPr>
      </w:pPr>
    </w:p>
    <w:p w14:paraId="43FBB6ED" w14:textId="77777777" w:rsidR="00D52A10" w:rsidRDefault="00D52A10">
      <w:pPr>
        <w:tabs>
          <w:tab w:val="left" w:pos="820"/>
        </w:tabs>
        <w:spacing w:before="2" w:line="360" w:lineRule="auto"/>
        <w:ind w:right="125"/>
        <w:jc w:val="center"/>
        <w:rPr>
          <w:ins w:id="1114" w:author="CCAM" w:date="2026-09-27T19:32:00Z"/>
          <w:rFonts w:ascii="Times New Roman" w:hAnsi="Times New Roman"/>
          <w:b/>
          <w:sz w:val="24"/>
          <w:szCs w:val="24"/>
        </w:rPr>
      </w:pPr>
    </w:p>
    <w:p w14:paraId="2079C9BE" w14:textId="77777777" w:rsidR="00D52A10" w:rsidRDefault="00D52A10">
      <w:pPr>
        <w:tabs>
          <w:tab w:val="left" w:pos="820"/>
        </w:tabs>
        <w:spacing w:before="2" w:line="360" w:lineRule="auto"/>
        <w:ind w:right="125"/>
        <w:jc w:val="center"/>
        <w:rPr>
          <w:ins w:id="1115" w:author="CCAM" w:date="2026-09-27T19:32:00Z"/>
          <w:rFonts w:ascii="Times New Roman" w:hAnsi="Times New Roman"/>
          <w:b/>
          <w:sz w:val="24"/>
          <w:szCs w:val="24"/>
        </w:rPr>
      </w:pPr>
    </w:p>
    <w:p w14:paraId="2231B92A" w14:textId="77777777" w:rsidR="00D52A10" w:rsidRDefault="00D52A10">
      <w:pPr>
        <w:tabs>
          <w:tab w:val="left" w:pos="820"/>
        </w:tabs>
        <w:spacing w:before="2" w:line="360" w:lineRule="auto"/>
        <w:ind w:right="125"/>
        <w:jc w:val="center"/>
        <w:rPr>
          <w:ins w:id="1116" w:author="CCAM" w:date="2026-09-27T19:32:00Z"/>
          <w:rFonts w:ascii="Times New Roman" w:hAnsi="Times New Roman"/>
          <w:b/>
          <w:sz w:val="24"/>
          <w:szCs w:val="24"/>
        </w:rPr>
      </w:pPr>
    </w:p>
    <w:p w14:paraId="55AA0627" w14:textId="77777777" w:rsidR="00D52A10" w:rsidRDefault="00D52A10">
      <w:pPr>
        <w:tabs>
          <w:tab w:val="left" w:pos="820"/>
        </w:tabs>
        <w:spacing w:before="2" w:line="360" w:lineRule="auto"/>
        <w:ind w:right="125"/>
        <w:jc w:val="center"/>
        <w:rPr>
          <w:ins w:id="1117" w:author="CCAM" w:date="2026-09-27T19:32:00Z"/>
          <w:rFonts w:ascii="Times New Roman" w:hAnsi="Times New Roman"/>
          <w:b/>
          <w:sz w:val="24"/>
          <w:szCs w:val="24"/>
        </w:rPr>
      </w:pPr>
    </w:p>
    <w:p w14:paraId="4D907F70" w14:textId="77777777" w:rsidR="00D52A10" w:rsidRDefault="00D52A10">
      <w:pPr>
        <w:tabs>
          <w:tab w:val="left" w:pos="820"/>
        </w:tabs>
        <w:spacing w:before="2" w:line="360" w:lineRule="auto"/>
        <w:ind w:right="125"/>
        <w:jc w:val="center"/>
        <w:rPr>
          <w:ins w:id="1118" w:author="CCAM" w:date="2026-09-27T19:32:00Z"/>
          <w:rFonts w:ascii="Times New Roman" w:hAnsi="Times New Roman"/>
          <w:b/>
          <w:sz w:val="24"/>
          <w:szCs w:val="24"/>
        </w:rPr>
      </w:pPr>
    </w:p>
    <w:p w14:paraId="2240272C" w14:textId="77777777" w:rsidR="00D52A10" w:rsidRDefault="00D52A10">
      <w:pPr>
        <w:tabs>
          <w:tab w:val="left" w:pos="820"/>
        </w:tabs>
        <w:spacing w:before="2" w:line="360" w:lineRule="auto"/>
        <w:ind w:right="125"/>
        <w:jc w:val="center"/>
        <w:rPr>
          <w:ins w:id="1119" w:author="CCAM" w:date="2026-09-27T19:32:00Z"/>
          <w:rFonts w:ascii="Times New Roman" w:hAnsi="Times New Roman"/>
          <w:b/>
          <w:sz w:val="24"/>
          <w:szCs w:val="24"/>
        </w:rPr>
      </w:pPr>
    </w:p>
    <w:p w14:paraId="37015371" w14:textId="77777777" w:rsidR="00D52A10" w:rsidRDefault="00D52A10">
      <w:pPr>
        <w:tabs>
          <w:tab w:val="left" w:pos="820"/>
        </w:tabs>
        <w:spacing w:before="2" w:line="360" w:lineRule="auto"/>
        <w:ind w:right="125"/>
        <w:jc w:val="center"/>
        <w:rPr>
          <w:ins w:id="1120" w:author="CCAM" w:date="2026-09-27T19:32:00Z"/>
          <w:rFonts w:ascii="Times New Roman" w:hAnsi="Times New Roman"/>
          <w:b/>
          <w:sz w:val="24"/>
          <w:szCs w:val="24"/>
        </w:rPr>
      </w:pPr>
    </w:p>
    <w:p w14:paraId="542C252B" w14:textId="77777777" w:rsidR="00D52A10" w:rsidRDefault="00D52A10">
      <w:pPr>
        <w:tabs>
          <w:tab w:val="left" w:pos="820"/>
        </w:tabs>
        <w:spacing w:before="2" w:line="360" w:lineRule="auto"/>
        <w:ind w:right="125"/>
        <w:jc w:val="center"/>
        <w:rPr>
          <w:ins w:id="1121" w:author="CCAM" w:date="2026-09-27T19:32:00Z"/>
          <w:rFonts w:ascii="Times New Roman" w:hAnsi="Times New Roman"/>
          <w:b/>
          <w:sz w:val="24"/>
          <w:szCs w:val="24"/>
        </w:rPr>
      </w:pPr>
    </w:p>
    <w:p w14:paraId="7DFA59B2" w14:textId="77777777" w:rsidR="00D52A10" w:rsidDel="001E72C2" w:rsidRDefault="00D52A10">
      <w:pPr>
        <w:tabs>
          <w:tab w:val="left" w:pos="820"/>
        </w:tabs>
        <w:spacing w:before="2" w:line="360" w:lineRule="auto"/>
        <w:ind w:right="125"/>
        <w:jc w:val="center"/>
        <w:rPr>
          <w:ins w:id="1122" w:author="CCAM" w:date="2026-09-27T19:32:00Z"/>
          <w:del w:id="1123" w:author="Daniel HENRY" w:date="2026-10-06T11:54:00Z"/>
          <w:rFonts w:ascii="Times New Roman" w:hAnsi="Times New Roman"/>
          <w:b/>
          <w:sz w:val="24"/>
          <w:szCs w:val="24"/>
        </w:rPr>
      </w:pPr>
    </w:p>
    <w:p w14:paraId="4C7E993E" w14:textId="77777777" w:rsidR="00D52A10" w:rsidDel="001E72C2" w:rsidRDefault="00D52A10">
      <w:pPr>
        <w:tabs>
          <w:tab w:val="left" w:pos="820"/>
        </w:tabs>
        <w:spacing w:before="2" w:line="360" w:lineRule="auto"/>
        <w:ind w:right="125"/>
        <w:jc w:val="center"/>
        <w:rPr>
          <w:ins w:id="1124" w:author="CCAM" w:date="2026-09-27T19:32:00Z"/>
          <w:del w:id="1125" w:author="Daniel HENRY" w:date="2026-10-06T11:54:00Z"/>
          <w:rFonts w:ascii="Times New Roman" w:hAnsi="Times New Roman"/>
          <w:b/>
          <w:sz w:val="24"/>
          <w:szCs w:val="24"/>
        </w:rPr>
      </w:pPr>
    </w:p>
    <w:p w14:paraId="3BF13961" w14:textId="77777777" w:rsidR="00D52A10" w:rsidDel="001E72C2" w:rsidRDefault="00D52A10">
      <w:pPr>
        <w:tabs>
          <w:tab w:val="left" w:pos="820"/>
        </w:tabs>
        <w:spacing w:before="2" w:line="360" w:lineRule="auto"/>
        <w:ind w:right="125"/>
        <w:jc w:val="center"/>
        <w:rPr>
          <w:ins w:id="1126" w:author="CCAM" w:date="2026-09-27T19:32:00Z"/>
          <w:del w:id="1127" w:author="Daniel HENRY" w:date="2026-10-06T11:54:00Z"/>
          <w:rFonts w:ascii="Times New Roman" w:hAnsi="Times New Roman"/>
          <w:b/>
          <w:sz w:val="24"/>
          <w:szCs w:val="24"/>
        </w:rPr>
      </w:pPr>
    </w:p>
    <w:p w14:paraId="761219A4" w14:textId="77777777" w:rsidR="00D52A10" w:rsidDel="001E72C2" w:rsidRDefault="00D52A10">
      <w:pPr>
        <w:tabs>
          <w:tab w:val="left" w:pos="820"/>
        </w:tabs>
        <w:spacing w:before="2" w:line="360" w:lineRule="auto"/>
        <w:ind w:right="125"/>
        <w:jc w:val="center"/>
        <w:rPr>
          <w:ins w:id="1128" w:author="CCAM" w:date="2026-09-27T19:32:00Z"/>
          <w:del w:id="1129" w:author="Daniel HENRY" w:date="2026-10-06T11:54:00Z"/>
          <w:rFonts w:ascii="Times New Roman" w:hAnsi="Times New Roman"/>
          <w:b/>
          <w:sz w:val="24"/>
          <w:szCs w:val="24"/>
        </w:rPr>
      </w:pPr>
    </w:p>
    <w:p w14:paraId="18605FC4" w14:textId="77777777" w:rsidR="00D52A10" w:rsidDel="001E72C2" w:rsidRDefault="00D52A10">
      <w:pPr>
        <w:tabs>
          <w:tab w:val="left" w:pos="820"/>
        </w:tabs>
        <w:spacing w:before="2" w:line="360" w:lineRule="auto"/>
        <w:ind w:right="125"/>
        <w:jc w:val="center"/>
        <w:rPr>
          <w:ins w:id="1130" w:author="CCAM" w:date="2026-09-27T19:32:00Z"/>
          <w:del w:id="1131" w:author="Daniel HENRY" w:date="2026-10-06T11:54:00Z"/>
          <w:rFonts w:ascii="Times New Roman" w:hAnsi="Times New Roman"/>
          <w:b/>
          <w:sz w:val="24"/>
          <w:szCs w:val="24"/>
        </w:rPr>
      </w:pPr>
    </w:p>
    <w:p w14:paraId="54B07779" w14:textId="77777777" w:rsidR="00D52A10" w:rsidRDefault="00D52A10" w:rsidP="001E72C2">
      <w:pPr>
        <w:tabs>
          <w:tab w:val="left" w:pos="820"/>
        </w:tabs>
        <w:spacing w:before="2" w:line="360" w:lineRule="auto"/>
        <w:ind w:right="125"/>
        <w:rPr>
          <w:ins w:id="1132" w:author="CCAM" w:date="2026-09-27T19:32:00Z"/>
          <w:rFonts w:ascii="Times New Roman" w:hAnsi="Times New Roman"/>
          <w:b/>
          <w:sz w:val="24"/>
          <w:szCs w:val="24"/>
        </w:rPr>
        <w:pPrChange w:id="1133" w:author="Daniel HENRY" w:date="2026-10-06T11:54:00Z">
          <w:pPr>
            <w:tabs>
              <w:tab w:val="left" w:pos="820"/>
            </w:tabs>
            <w:spacing w:before="2" w:line="360" w:lineRule="auto"/>
            <w:ind w:right="125"/>
            <w:jc w:val="center"/>
          </w:pPr>
        </w:pPrChange>
      </w:pPr>
    </w:p>
    <w:p w14:paraId="1183927E" w14:textId="60BD2E92" w:rsidR="009A4657" w:rsidRPr="000F026B" w:rsidRDefault="001A30E1">
      <w:pPr>
        <w:tabs>
          <w:tab w:val="left" w:pos="820"/>
        </w:tabs>
        <w:spacing w:before="2" w:line="360" w:lineRule="auto"/>
        <w:ind w:right="125"/>
        <w:jc w:val="center"/>
        <w:rPr>
          <w:rFonts w:ascii="Times New Roman" w:hAnsi="Times New Roman"/>
          <w:sz w:val="24"/>
          <w:szCs w:val="24"/>
          <w:rPrChange w:id="1134" w:author="usher" w:date="2026-06-05T05:43:00Z">
            <w:rPr/>
          </w:rPrChange>
        </w:rPr>
      </w:pPr>
      <w:r w:rsidRPr="000F026B">
        <w:rPr>
          <w:rFonts w:ascii="Times New Roman" w:hAnsi="Times New Roman"/>
          <w:b/>
          <w:sz w:val="24"/>
          <w:szCs w:val="24"/>
        </w:rPr>
        <w:lastRenderedPageBreak/>
        <w:t>Chapter Two</w:t>
      </w:r>
    </w:p>
    <w:p w14:paraId="7F97AF21" w14:textId="77777777" w:rsidR="009A4657" w:rsidRPr="000F026B" w:rsidRDefault="001A30E1">
      <w:pPr>
        <w:tabs>
          <w:tab w:val="left" w:pos="820"/>
        </w:tabs>
        <w:spacing w:before="2" w:line="360" w:lineRule="auto"/>
        <w:ind w:right="125"/>
        <w:jc w:val="center"/>
        <w:rPr>
          <w:rFonts w:ascii="Times New Roman" w:hAnsi="Times New Roman"/>
          <w:sz w:val="24"/>
          <w:szCs w:val="24"/>
          <w:rPrChange w:id="1135" w:author="usher" w:date="2026-06-05T05:43:00Z">
            <w:rPr/>
          </w:rPrChange>
        </w:rPr>
      </w:pPr>
      <w:r w:rsidRPr="000F026B">
        <w:rPr>
          <w:rFonts w:ascii="Times New Roman" w:hAnsi="Times New Roman"/>
          <w:b/>
          <w:sz w:val="24"/>
          <w:szCs w:val="24"/>
        </w:rPr>
        <w:t>Literature</w:t>
      </w:r>
      <w:r w:rsidRPr="000F026B">
        <w:rPr>
          <w:rFonts w:ascii="Times New Roman" w:hAnsi="Times New Roman"/>
          <w:b/>
          <w:spacing w:val="-20"/>
          <w:sz w:val="24"/>
          <w:szCs w:val="24"/>
        </w:rPr>
        <w:t xml:space="preserve"> </w:t>
      </w:r>
      <w:r w:rsidRPr="000F026B">
        <w:rPr>
          <w:rFonts w:ascii="Times New Roman" w:hAnsi="Times New Roman"/>
          <w:b/>
          <w:sz w:val="24"/>
          <w:szCs w:val="24"/>
        </w:rPr>
        <w:t>Review</w:t>
      </w:r>
    </w:p>
    <w:p w14:paraId="79269080" w14:textId="77777777" w:rsidR="009A4657" w:rsidRPr="000F026B" w:rsidRDefault="001A30E1">
      <w:pPr>
        <w:pStyle w:val="ListParagraph"/>
        <w:numPr>
          <w:ilvl w:val="1"/>
          <w:numId w:val="11"/>
        </w:numPr>
        <w:tabs>
          <w:tab w:val="left" w:pos="460"/>
        </w:tabs>
        <w:spacing w:before="221" w:line="360" w:lineRule="auto"/>
        <w:rPr>
          <w:b/>
          <w:sz w:val="24"/>
          <w:szCs w:val="24"/>
        </w:rPr>
      </w:pPr>
      <w:bookmarkStart w:id="1136" w:name="_Hlk237511630"/>
      <w:r w:rsidRPr="000F026B">
        <w:rPr>
          <w:b/>
          <w:sz w:val="24"/>
          <w:szCs w:val="24"/>
        </w:rPr>
        <w:t>Introduction</w:t>
      </w:r>
    </w:p>
    <w:p w14:paraId="57828718" w14:textId="77777777" w:rsidR="009A4657" w:rsidRPr="000F026B" w:rsidRDefault="001A30E1">
      <w:pPr>
        <w:pStyle w:val="BodyText"/>
        <w:spacing w:before="41" w:line="360" w:lineRule="auto"/>
        <w:ind w:right="119"/>
        <w:jc w:val="both"/>
      </w:pPr>
      <w:bookmarkStart w:id="1137" w:name="_Hlk237511651"/>
      <w:bookmarkEnd w:id="1136"/>
      <w:r w:rsidRPr="000F026B">
        <w:t>This chapter reviews the existing literature on adolescent mental health, focusing on depression,</w:t>
      </w:r>
      <w:r w:rsidRPr="000F026B">
        <w:rPr>
          <w:spacing w:val="1"/>
        </w:rPr>
        <w:t xml:space="preserve"> </w:t>
      </w:r>
      <w:r w:rsidRPr="000F026B">
        <w:t>mental health literacy, and the role of religious institutions in supporting mental health. The</w:t>
      </w:r>
      <w:r w:rsidRPr="000F026B">
        <w:rPr>
          <w:spacing w:val="1"/>
        </w:rPr>
        <w:t xml:space="preserve"> </w:t>
      </w:r>
      <w:r w:rsidRPr="000F026B">
        <w:t>review will explore the prevalence of mental health disorders among adolescents, the impact of</w:t>
      </w:r>
      <w:r w:rsidRPr="000F026B">
        <w:rPr>
          <w:spacing w:val="1"/>
        </w:rPr>
        <w:t xml:space="preserve"> </w:t>
      </w:r>
      <w:r w:rsidRPr="000F026B">
        <w:t>depression, and the effectiveness of mental health interventions. Additionally, it will</w:t>
      </w:r>
      <w:r w:rsidRPr="000F026B">
        <w:rPr>
          <w:spacing w:val="1"/>
        </w:rPr>
        <w:t xml:space="preserve"> </w:t>
      </w:r>
      <w:r w:rsidRPr="000F026B">
        <w:t xml:space="preserve">assess the potential of religious </w:t>
      </w:r>
      <w:proofErr w:type="spellStart"/>
      <w:r w:rsidRPr="000F026B">
        <w:t>organisations</w:t>
      </w:r>
      <w:proofErr w:type="spellEnd"/>
      <w:r w:rsidRPr="000F026B">
        <w:t xml:space="preserve"> in addressing mental health needs through training</w:t>
      </w:r>
      <w:r w:rsidRPr="000F026B">
        <w:rPr>
          <w:spacing w:val="1"/>
        </w:rPr>
        <w:t xml:space="preserve"> </w:t>
      </w:r>
      <w:proofErr w:type="spellStart"/>
      <w:r w:rsidRPr="000F026B">
        <w:t>programmes</w:t>
      </w:r>
      <w:proofErr w:type="spellEnd"/>
      <w:r w:rsidRPr="000F026B">
        <w:t xml:space="preserve"> for adolescent educators.</w:t>
      </w:r>
      <w:bookmarkEnd w:id="1137"/>
    </w:p>
    <w:p w14:paraId="458582A7" w14:textId="540F7A04" w:rsidR="009A4657" w:rsidRPr="000F026B" w:rsidRDefault="001A30E1">
      <w:pPr>
        <w:pStyle w:val="BodyText"/>
        <w:spacing w:before="41" w:line="360" w:lineRule="auto"/>
        <w:ind w:right="119"/>
        <w:jc w:val="both"/>
      </w:pPr>
      <w:bookmarkStart w:id="1138" w:name="_Hlk237511669"/>
      <w:r w:rsidRPr="000F026B">
        <w:t>This study was based on the study of (</w:t>
      </w:r>
      <w:proofErr w:type="spellStart"/>
      <w:r w:rsidRPr="000F026B">
        <w:rPr>
          <w:color w:val="222222"/>
          <w:shd w:val="clear" w:color="auto" w:fill="FFFFFF"/>
        </w:rPr>
        <w:t>Habeb</w:t>
      </w:r>
      <w:proofErr w:type="spellEnd"/>
      <w:r w:rsidRPr="000F026B">
        <w:rPr>
          <w:color w:val="222222"/>
          <w:shd w:val="clear" w:color="auto" w:fill="FFFFFF"/>
        </w:rPr>
        <w:t xml:space="preserve">, Ciobanu, Al-Ani, and </w:t>
      </w:r>
      <w:proofErr w:type="spellStart"/>
      <w:r w:rsidRPr="000F026B">
        <w:rPr>
          <w:color w:val="222222"/>
          <w:shd w:val="clear" w:color="auto" w:fill="FFFFFF"/>
        </w:rPr>
        <w:t>Mottershead</w:t>
      </w:r>
      <w:proofErr w:type="spellEnd"/>
      <w:r w:rsidRPr="000F026B">
        <w:rPr>
          <w:color w:val="222222"/>
          <w:shd w:val="clear" w:color="auto" w:fill="FFFFFF"/>
        </w:rPr>
        <w:t xml:space="preserve">, 2025) </w:t>
      </w:r>
      <w:r w:rsidRPr="000F026B">
        <w:t xml:space="preserve">in understanding the impact of stigma in mental health where they defined stigma as a way of thinking by which the reaction of some people toward others could ruin their confidence and identity. They pointed out that people living with mental illnesses may be perceived by those who stigmatize as displaying unacceptable social or mental attribute during social interactions. Stigma is common </w:t>
      </w:r>
      <w:r w:rsidRPr="000F026B">
        <w:rPr>
          <w:color w:val="222222"/>
        </w:rPr>
        <w:t>in psychiatric care and it is</w:t>
      </w:r>
      <w:r w:rsidRPr="000F026B">
        <w:t xml:space="preserve"> distinguished by negative stereotypes, prejudice and discrimination that result from misconceptions about mental illness. From their study, they revealed that living with mental illness carries a stigma that patients have described to be worse than the illness itself. They reported that stronger forms of stigma results in social anxiety where patients are concerned about how others perceive them, their behavior, appearance or speech. According to the authors, stigma remarkably detains access to timely and appropriate mental healthcare as patients tend to withdraw from social situations in order to avoid negative reactions of being laughed at, criticized or </w:t>
      </w:r>
      <w:ins w:id="1139" w:author="usher" w:date="2026-03-22T13:46:00Z">
        <w:del w:id="1140" w:author="Daniel HENRY" w:date="2026-10-06T11:54:00Z">
          <w:r w:rsidR="00FD4335" w:rsidRPr="000F026B" w:rsidDel="001E72C2">
            <w:delText xml:space="preserve"> </w:delText>
          </w:r>
        </w:del>
      </w:ins>
      <w:r w:rsidRPr="000F026B">
        <w:t xml:space="preserve">rejected. As a result of this, people suffer more, their cases also are left untreated and this leads to a bad outcome such as </w:t>
      </w:r>
      <w:r w:rsidRPr="000F026B">
        <w:rPr>
          <w:color w:val="222222"/>
        </w:rPr>
        <w:t xml:space="preserve">high morbidity, low quality of life, and suicide </w:t>
      </w:r>
      <w:r w:rsidRPr="000F026B">
        <w:t>in the long</w:t>
      </w:r>
      <w:bookmarkEnd w:id="1138"/>
      <w:r w:rsidRPr="000F026B">
        <w:t xml:space="preserve"> run. </w:t>
      </w:r>
    </w:p>
    <w:p w14:paraId="2DF21FD4" w14:textId="77777777" w:rsidR="009A4657" w:rsidRPr="000F026B" w:rsidRDefault="001A30E1">
      <w:pPr>
        <w:pStyle w:val="BodyText"/>
        <w:spacing w:before="41" w:line="360" w:lineRule="auto"/>
        <w:ind w:right="119"/>
        <w:jc w:val="both"/>
      </w:pPr>
      <w:bookmarkStart w:id="1141" w:name="_Hlk237511703"/>
      <w:r w:rsidRPr="000F026B">
        <w:t>Depression as a mental illness was believed by (Rey et al., 2015) to pose a substantial burden to the individual suffering from it and to the society at large. They noted that not only the individuals with depression suffer but because these individuals would withdraw socially, become emotionally distant, they become irritable, prefer to stay on their own, interpersonal relationships are likely to suffer. They also reported that when a person is depressed, it is likely to progress into a chronic, recurring disease if not treated. In young people, early identification and management are very important in the intervention for depression. These promote reduced severity, improves outcome, prevents complications, reduces physical health complications and over all, improves quality of life.  Beames, Kikas and Werner-(Seidler et al., 2021) stated that “prevention and timely early intervention efforts are necessary to lessen the burden of depression in young people.” The understanding of the members of the society on depression would increase chances of early identification and intervention in young people who may present with this disorder. When awareness is increased in the society, it improves understanding and acceptance of the people with this disorder. It further leads to a cooperative effort in management, stigma reduction, enhances open conversation around the disorder, encourage help seeking behaviors and treatment adherence, and reduces judgment. This in turn improves the overall outcome of the young people with the disorder.</w:t>
      </w:r>
      <w:proofErr w:type="spellStart"/>
      <w:r w:rsidRPr="000F026B"/>
      <w:proofErr w:type="spellEnd"/>
      <w:r w:rsidRPr="000F026B"/>
      <w:bookmarkEnd w:id="1141"/>
      <w:r w:rsidRPr="000F026B"/>
      <w:bookmarkStart w:id="1142" w:name="_Hlk237511735"/>
      <w:r w:rsidRPr="000F026B"/>
      <w:r w:rsidRPr="000F026B"/>
      <w:proofErr w:type="spellStart"/>
      <w:r w:rsidRPr="000F026B"/>
      <w:proofErr w:type="spellEnd"/>
      <w:r w:rsidRPr="000F026B"/>
      <w:proofErr w:type="spellStart"/>
      <w:r w:rsidRPr="000F026B"/>
      <w:proofErr w:type="spellEnd"/>
      <w:r w:rsidRPr="000F026B"/>
      <w:bookmarkStart w:id="1143" w:name="_Hlk237511750"/>
      <w:bookmarkEnd w:id="1142"/>
      <w:r w:rsidRPr="000F026B"/>
      <w:bookmarkEnd w:id="1143"/>
      <w:r w:rsidRPr="000F026B"/>
    </w:p>
    <w:p w14:paraId="3CBBD5B7" w14:textId="77777777" w:rsidR="009A4657" w:rsidRPr="000F026B" w:rsidRDefault="009A4657">
      <w:pPr>
        <w:pStyle w:val="BodyText"/>
        <w:spacing w:before="41" w:line="360" w:lineRule="auto"/>
        <w:ind w:right="119"/>
        <w:jc w:val="both"/>
      </w:pPr>
    </w:p>
    <w:p w14:paraId="0D02B52F" w14:textId="77777777" w:rsidR="009A4657" w:rsidRPr="000F026B" w:rsidRDefault="001A30E1">
      <w:pPr>
        <w:pStyle w:val="BodyText"/>
        <w:numPr>
          <w:ilvl w:val="1"/>
          <w:numId w:val="11"/>
        </w:numPr>
        <w:spacing w:before="41" w:line="360" w:lineRule="auto"/>
        <w:ind w:right="119"/>
        <w:jc w:val="both"/>
      </w:pPr>
      <w:bookmarkStart w:id="1144" w:name="_Hlk237511797"/>
      <w:r w:rsidRPr="000F026B">
        <w:rPr>
          <w:b/>
        </w:rPr>
        <w:t>Prevalence of Mental Health Disorders among Adolescents</w:t>
      </w:r>
    </w:p>
    <w:p w14:paraId="3BED8E89" w14:textId="511DCF37" w:rsidR="009A4657" w:rsidRPr="000F026B" w:rsidRDefault="001A30E1">
      <w:pPr>
        <w:pStyle w:val="BodyText"/>
        <w:spacing w:before="41" w:line="360" w:lineRule="auto"/>
        <w:ind w:right="119"/>
        <w:jc w:val="both"/>
      </w:pPr>
      <w:bookmarkStart w:id="1145" w:name="_Hlk237511818"/>
      <w:bookmarkEnd w:id="1144"/>
      <w:r w:rsidRPr="000F026B">
        <w:t>Adolescence</w:t>
      </w:r>
      <w:r w:rsidRPr="000F026B">
        <w:rPr>
          <w:spacing w:val="1"/>
        </w:rPr>
        <w:t xml:space="preserve"> </w:t>
      </w:r>
      <w:r w:rsidRPr="000F026B">
        <w:t>is</w:t>
      </w:r>
      <w:r w:rsidRPr="000F026B">
        <w:rPr>
          <w:spacing w:val="1"/>
        </w:rPr>
        <w:t xml:space="preserve"> </w:t>
      </w:r>
      <w:r w:rsidRPr="000F026B">
        <w:t>a</w:t>
      </w:r>
      <w:r w:rsidRPr="000F026B">
        <w:rPr>
          <w:spacing w:val="1"/>
        </w:rPr>
        <w:t xml:space="preserve"> </w:t>
      </w:r>
      <w:r w:rsidRPr="000F026B">
        <w:t>critical</w:t>
      </w:r>
      <w:r w:rsidRPr="000F026B">
        <w:rPr>
          <w:spacing w:val="1"/>
        </w:rPr>
        <w:t xml:space="preserve"> </w:t>
      </w:r>
      <w:r w:rsidRPr="000F026B">
        <w:t>period</w:t>
      </w:r>
      <w:r w:rsidRPr="000F026B">
        <w:rPr>
          <w:spacing w:val="1"/>
        </w:rPr>
        <w:t xml:space="preserve"> </w:t>
      </w:r>
      <w:r w:rsidRPr="000F026B">
        <w:t>for</w:t>
      </w:r>
      <w:r w:rsidRPr="000F026B">
        <w:rPr>
          <w:spacing w:val="1"/>
        </w:rPr>
        <w:t xml:space="preserve"> </w:t>
      </w:r>
      <w:r w:rsidRPr="000F026B">
        <w:t>the</w:t>
      </w:r>
      <w:r w:rsidRPr="000F026B">
        <w:rPr>
          <w:spacing w:val="1"/>
        </w:rPr>
        <w:t xml:space="preserve"> </w:t>
      </w:r>
      <w:r w:rsidRPr="000F026B">
        <w:t>onset</w:t>
      </w:r>
      <w:r w:rsidRPr="000F026B">
        <w:rPr>
          <w:spacing w:val="1"/>
        </w:rPr>
        <w:t xml:space="preserve"> </w:t>
      </w:r>
      <w:r w:rsidRPr="000F026B">
        <w:t>of</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disorders, with depression</w:t>
      </w:r>
      <w:r w:rsidRPr="000F026B">
        <w:rPr>
          <w:spacing w:val="1"/>
        </w:rPr>
        <w:t xml:space="preserve"> </w:t>
      </w:r>
      <w:r w:rsidRPr="000F026B">
        <w:t>being</w:t>
      </w:r>
      <w:r w:rsidRPr="000F026B">
        <w:rPr>
          <w:spacing w:val="1"/>
        </w:rPr>
        <w:t xml:space="preserve"> </w:t>
      </w:r>
      <w:r w:rsidRPr="000F026B">
        <w:t>the</w:t>
      </w:r>
      <w:r w:rsidRPr="000F026B">
        <w:rPr>
          <w:spacing w:val="1"/>
        </w:rPr>
        <w:t xml:space="preserve"> </w:t>
      </w:r>
      <w:r w:rsidRPr="000F026B">
        <w:t>most</w:t>
      </w:r>
      <w:r w:rsidRPr="000F026B">
        <w:rPr>
          <w:spacing w:val="1"/>
        </w:rPr>
        <w:t xml:space="preserve"> </w:t>
      </w:r>
      <w:r w:rsidRPr="000F026B">
        <w:t>common</w:t>
      </w:r>
      <w:r w:rsidRPr="000F026B">
        <w:rPr>
          <w:spacing w:val="1"/>
        </w:rPr>
        <w:t xml:space="preserve"> </w:t>
      </w:r>
      <w:r w:rsidRPr="000F026B">
        <w:t>conditions</w:t>
      </w:r>
      <w:r w:rsidRPr="000F026B">
        <w:rPr>
          <w:spacing w:val="1"/>
        </w:rPr>
        <w:t xml:space="preserve"> </w:t>
      </w:r>
      <w:r w:rsidRPr="000F026B">
        <w:t>(Schulte-</w:t>
      </w:r>
      <w:proofErr w:type="spellStart"/>
      <w:r w:rsidRPr="000F026B">
        <w:t>Körne</w:t>
      </w:r>
      <w:proofErr w:type="spellEnd"/>
      <w:r w:rsidRPr="000F026B">
        <w:t>,</w:t>
      </w:r>
      <w:r w:rsidRPr="000F026B">
        <w:rPr>
          <w:spacing w:val="1"/>
        </w:rPr>
        <w:t xml:space="preserve"> </w:t>
      </w:r>
      <w:r w:rsidRPr="000F026B">
        <w:t>2016).</w:t>
      </w:r>
      <w:r w:rsidRPr="000F026B">
        <w:rPr>
          <w:spacing w:val="1"/>
        </w:rPr>
        <w:t xml:space="preserve"> Mental health disorders are common in this period because of factors such as the biological, psychological and social factors</w:t>
      </w:r>
      <w:ins w:id="1146" w:author="usher" w:date="2026-03-25T08:03:00Z">
        <w:r w:rsidR="0091381A" w:rsidRPr="000F026B">
          <w:rPr>
            <w:color w:val="222222"/>
            <w:shd w:val="clear" w:color="auto" w:fill="FFFFFF"/>
            <w:rPrChange w:id="1147" w:author="usher" w:date="2026-06-05T05:43:00Z">
              <w:rPr>
                <w:rFonts w:ascii="Arial" w:hAnsi="Arial" w:cs="Arial"/>
                <w:color w:val="222222"/>
                <w:sz w:val="20"/>
                <w:szCs w:val="20"/>
                <w:shd w:val="clear" w:color="auto" w:fill="FFFFFF"/>
              </w:rPr>
            </w:rPrChange>
          </w:rPr>
          <w:t xml:space="preserve"> </w:t>
        </w:r>
      </w:ins>
      <w:ins w:id="1148" w:author="usher" w:date="2026-03-25T08:04:00Z">
        <w:r w:rsidR="00896012" w:rsidRPr="000F026B">
          <w:rPr>
            <w:color w:val="222222"/>
            <w:shd w:val="clear" w:color="auto" w:fill="FFFFFF"/>
            <w:rPrChange w:id="1149" w:author="usher" w:date="2026-06-05T05:43:00Z">
              <w:rPr>
                <w:rFonts w:ascii="Arial" w:hAnsi="Arial" w:cs="Arial"/>
                <w:color w:val="222222"/>
                <w:sz w:val="20"/>
                <w:szCs w:val="20"/>
                <w:shd w:val="clear" w:color="auto" w:fill="FFFFFF"/>
              </w:rPr>
            </w:rPrChange>
          </w:rPr>
          <w:t>(</w:t>
        </w:r>
      </w:ins>
      <w:ins w:id="1150" w:author="usher" w:date="2026-03-25T08:03:00Z">
        <w:r w:rsidR="0091381A" w:rsidRPr="000F026B">
          <w:rPr>
            <w:color w:val="222222"/>
            <w:shd w:val="clear" w:color="auto" w:fill="FFFFFF"/>
            <w:rPrChange w:id="1151" w:author="usher" w:date="2026-06-05T05:43:00Z">
              <w:rPr>
                <w:rFonts w:ascii="Arial" w:hAnsi="Arial" w:cs="Arial"/>
                <w:color w:val="222222"/>
                <w:sz w:val="20"/>
                <w:szCs w:val="20"/>
                <w:shd w:val="clear" w:color="auto" w:fill="FFFFFF"/>
              </w:rPr>
            </w:rPrChange>
          </w:rPr>
          <w:t>Blakemore</w:t>
        </w:r>
      </w:ins>
      <w:ins w:id="1152" w:author="usher" w:date="2026-03-25T08:04:00Z">
        <w:r w:rsidR="00896012" w:rsidRPr="000F026B">
          <w:rPr>
            <w:color w:val="222222"/>
            <w:shd w:val="clear" w:color="auto" w:fill="FFFFFF"/>
          </w:rPr>
          <w:t>,</w:t>
        </w:r>
      </w:ins>
      <w:ins w:id="1153" w:author="usher" w:date="2026-03-25T08:03:00Z">
        <w:r w:rsidR="0091381A" w:rsidRPr="000F026B">
          <w:rPr>
            <w:color w:val="222222"/>
            <w:shd w:val="clear" w:color="auto" w:fill="FFFFFF"/>
            <w:rPrChange w:id="1154" w:author="usher" w:date="2026-06-05T05:43:00Z">
              <w:rPr>
                <w:rFonts w:ascii="Arial" w:hAnsi="Arial" w:cs="Arial"/>
                <w:color w:val="222222"/>
                <w:sz w:val="20"/>
                <w:szCs w:val="20"/>
                <w:shd w:val="clear" w:color="auto" w:fill="FFFFFF"/>
              </w:rPr>
            </w:rPrChange>
          </w:rPr>
          <w:t xml:space="preserve"> 2019</w:t>
        </w:r>
      </w:ins>
      <w:ins w:id="1155" w:author="usher" w:date="2026-03-25T08:04:00Z">
        <w:r w:rsidR="00896012" w:rsidRPr="000F026B">
          <w:rPr>
            <w:color w:val="222222"/>
            <w:shd w:val="clear" w:color="auto" w:fill="FFFFFF"/>
          </w:rPr>
          <w:t>)</w:t>
        </w:r>
      </w:ins>
      <w:r w:rsidRPr="000F026B">
        <w:rPr>
          <w:spacing w:val="1"/>
        </w:rPr>
        <w:t>. The biological factors involve significant brain development, hormonal changes related to puberty, which makes the adolescent more vulnerable to mental health issues like depression</w:t>
      </w:r>
      <w:bookmarkEnd w:id="1145"/>
      <w:r w:rsidRPr="000F026B">
        <w:rPr>
          <w:spacing w:val="1"/>
        </w:rPr>
        <w:t>.</w:t>
      </w:r>
    </w:p>
    <w:p w14:paraId="2381FC08" w14:textId="77777777" w:rsidR="009A4657" w:rsidRPr="000F026B" w:rsidRDefault="001A30E1">
      <w:pPr>
        <w:pStyle w:val="BodyText"/>
        <w:spacing w:before="41" w:line="360" w:lineRule="auto"/>
        <w:ind w:right="119"/>
        <w:jc w:val="both"/>
        <w:rPr>
          <w:spacing w:val="1"/>
        </w:rPr>
      </w:pPr>
      <w:bookmarkStart w:id="1156" w:name="_Hlk237511839"/>
      <w:r w:rsidRPr="00061C4E">
        <w:rPr>
          <w:spacing w:val="1"/>
          <w:highlight w:val="yellow"/>
          <w:rPrChange w:id="1157" w:author="CCAM" w:date="2026-09-27T19:41:00Z">
            <w:rPr>
              <w:spacing w:val="1"/>
            </w:rPr>
          </w:rPrChange>
        </w:rPr>
        <w:t xml:space="preserve">The psychological factors involve self-esteem issues, emotional regulation problems, and identity issues. The adolescent is usually a period where self-identity is built and the way adolescents perceive themselves at this period is very important to their mental health. Environmental factors also involve the interaction of the adolescent with their immediate environments. Events happening around them at this period can either improve or affect their mental health. Factors such as abuse; physical and emotional, poverty, the loss of loved ones, school and relationship stress, cyberbullying, family dynamics such as parental divorce or separation can all affect the adolescents’ mental health and make them </w:t>
      </w:r>
      <w:bookmarkStart w:id="1158" w:name="_Hlk237511882"/>
      <w:bookmarkEnd w:id="1156"/>
      <w:r w:rsidRPr="00061C4E">
        <w:rPr>
          <w:spacing w:val="1"/>
          <w:highlight w:val="yellow"/>
          <w:rPrChange w:id="1159" w:author="CCAM" w:date="2026-09-27T19:41:00Z">
            <w:rPr>
              <w:spacing w:val="1"/>
            </w:rPr>
          </w:rPrChange>
        </w:rPr>
        <w:t>susceptible to depression</w:t>
      </w:r>
      <w:bookmarkEnd w:id="1158"/>
      <w:r w:rsidRPr="00061C4E">
        <w:rPr>
          <w:spacing w:val="1"/>
          <w:highlight w:val="yellow"/>
          <w:rPrChange w:id="1160" w:author="CCAM" w:date="2026-09-27T19:41:00Z">
            <w:rPr>
              <w:spacing w:val="1"/>
            </w:rPr>
          </w:rPrChange>
        </w:rPr>
        <w:t>.</w:t>
      </w:r>
      <w:r w:rsidRPr="000F026B">
        <w:rPr>
          <w:spacing w:val="1"/>
        </w:rPr>
        <w:t xml:space="preserve"> </w:t>
      </w:r>
    </w:p>
    <w:p w14:paraId="4CAE85B7" w14:textId="10C24D24" w:rsidR="009A4657" w:rsidRPr="000F026B" w:rsidDel="002039C5" w:rsidRDefault="001A30E1">
      <w:pPr>
        <w:pStyle w:val="BodyText"/>
        <w:spacing w:before="41" w:line="360" w:lineRule="auto"/>
        <w:ind w:right="119"/>
        <w:jc w:val="both"/>
        <w:rPr>
          <w:del w:id="1161" w:author="usher" w:date="2026-03-25T09:19:00Z"/>
        </w:rPr>
      </w:pPr>
      <w:bookmarkStart w:id="1162" w:name="_Hlk237511900"/>
      <w:r w:rsidRPr="000F026B">
        <w:t>Research shows that  about 10% to 20% of adolescents worldwide experience mental health issues, with varying degrees of severity (Nebhinani et al., 2019). The World Health Organization (WHO) estimates that depression account for a significant portion of the global burden of disease among adolescents, particularly in low- and middle-income countries (WHO, 2021). In low and middle income countries, the rate of depression is high among adolescents because of factors such as high level of poverty, which limits the adolescents’ access to education and health care servicesAdolescent’s exposure to violence such as abuse and community violence, cultural expectations, religious beliefs and practices all increase the risk of depression in the adolescents Additionally, lack of trained mental health professionals in this region, inadequate health care infrastructure and stigma significantly contribute to the increased statistics of depression among adolescents in the  countries.</w:t>
      </w:r>
      <w:r w:rsidRPr="000F026B">
        <w:rPr>
          <w:spacing w:val="1"/>
        </w:rPr>
      </w:r>
      <w:r w:rsidRPr="000F026B"/>
      <w:r w:rsidRPr="000F026B">
        <w:rPr>
          <w:spacing w:val="1"/>
        </w:rPr>
      </w:r>
      <w:proofErr w:type="gramStart"/>
      <w:r w:rsidRPr="000F026B"/>
      <w:ins w:id="1163" w:author="Daniel HENRY" w:date="2026-10-06T11:55:00Z">
        <w:r w:rsidR="000725FA">
          <w:t>,</w:t>
        </w:r>
      </w:ins>
      <w:r w:rsidRPr="000F026B"/>
      <w:r w:rsidRPr="000F026B">
        <w:rPr>
          <w:spacing w:val="-58"/>
        </w:rPr>
      </w:r>
      <w:r w:rsidRPr="000F026B"/>
      <w:proofErr w:type="gramEnd"/>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proofErr w:type="spellStart"/>
      <w:r w:rsidRPr="000F026B"/>
      <w:proofErr w:type="spellEnd"/>
      <w:r w:rsidRPr="000F026B"/>
      <w:r w:rsidRPr="000F026B">
        <w:rPr>
          <w:spacing w:val="1"/>
        </w:rPr>
      </w:r>
      <w:r w:rsidRPr="000F026B"/>
      <w:r w:rsidRPr="000F026B">
        <w:rPr>
          <w:spacing w:val="1"/>
        </w:rPr>
      </w:r>
      <w:r w:rsidRPr="000F026B"/>
      <w:proofErr w:type="gramStart"/>
      <w:r w:rsidRPr="000F026B"/>
      <w:proofErr w:type="gramEnd"/>
      <w:r w:rsidRPr="000F026B"/>
      <w:r w:rsidRPr="000F026B"/>
      <w:ins w:id="1164" w:author="usher" w:date="2026-03-25T08:11:00Z">
        <w:r w:rsidR="00844A4F" w:rsidRPr="000F026B">
          <w:t xml:space="preserve"> lack of</w:t>
        </w:r>
      </w:ins>
      <w:ins w:id="1165" w:author="usher" w:date="2026-03-25T08:12:00Z">
        <w:r w:rsidR="00844A4F" w:rsidRPr="000F026B">
          <w:t xml:space="preserve"> trained</w:t>
        </w:r>
      </w:ins>
      <w:ins w:id="1166" w:author="usher" w:date="2026-03-25T08:11:00Z">
        <w:r w:rsidR="00844A4F" w:rsidRPr="000F026B">
          <w:t xml:space="preserve"> mental health professionals</w:t>
        </w:r>
      </w:ins>
      <w:ins w:id="1167" w:author="usher" w:date="2026-03-25T08:12:00Z">
        <w:r w:rsidR="00F71B56" w:rsidRPr="000F026B">
          <w:t>,</w:t>
        </w:r>
      </w:ins>
      <w:r w:rsidRPr="000F026B"/>
      <w:ins w:id="1168" w:author="usher" w:date="2026-03-25T08:14:00Z">
        <w:r w:rsidR="007B7167" w:rsidRPr="000F026B">
          <w:t xml:space="preserve"> </w:t>
        </w:r>
        <w:r w:rsidR="004B20EE" w:rsidRPr="000F026B">
          <w:t>(</w:t>
        </w:r>
        <w:r w:rsidR="007B7167" w:rsidRPr="000F026B">
          <w:rPr>
            <w:color w:val="222222"/>
            <w:shd w:val="clear" w:color="auto" w:fill="FFFFFF"/>
            <w:rPrChange w:id="1169" w:author="usher" w:date="2026-06-05T05:43:00Z">
              <w:rPr>
                <w:rFonts w:ascii="Arial" w:hAnsi="Arial" w:cs="Arial"/>
                <w:color w:val="222222"/>
                <w:sz w:val="20"/>
                <w:szCs w:val="20"/>
                <w:shd w:val="clear" w:color="auto" w:fill="FFFFFF"/>
              </w:rPr>
            </w:rPrChange>
          </w:rPr>
          <w:t>Are,</w:t>
        </w:r>
      </w:ins>
      <w:ins w:id="1170" w:author="usher" w:date="2026-03-25T08:15:00Z">
        <w:r w:rsidR="004B20EE" w:rsidRPr="000F026B">
          <w:rPr>
            <w:color w:val="222222"/>
            <w:shd w:val="clear" w:color="auto" w:fill="FFFFFF"/>
          </w:rPr>
          <w:t xml:space="preserve"> </w:t>
        </w:r>
      </w:ins>
      <w:proofErr w:type="spellStart"/>
      <w:ins w:id="1171" w:author="usher" w:date="2026-03-25T08:14:00Z">
        <w:r w:rsidR="007B7167" w:rsidRPr="000F026B">
          <w:rPr>
            <w:color w:val="222222"/>
            <w:shd w:val="clear" w:color="auto" w:fill="FFFFFF"/>
            <w:rPrChange w:id="1172" w:author="usher" w:date="2026-06-05T05:43:00Z">
              <w:rPr>
                <w:rFonts w:ascii="Arial" w:hAnsi="Arial" w:cs="Arial"/>
                <w:color w:val="222222"/>
                <w:sz w:val="20"/>
                <w:szCs w:val="20"/>
                <w:shd w:val="clear" w:color="auto" w:fill="FFFFFF"/>
              </w:rPr>
            </w:rPrChange>
          </w:rPr>
          <w:t>Olisah</w:t>
        </w:r>
        <w:proofErr w:type="spellEnd"/>
        <w:r w:rsidR="007B7167" w:rsidRPr="000F026B">
          <w:rPr>
            <w:color w:val="222222"/>
            <w:shd w:val="clear" w:color="auto" w:fill="FFFFFF"/>
            <w:rPrChange w:id="1173" w:author="usher" w:date="2026-06-05T05:43:00Z">
              <w:rPr>
                <w:rFonts w:ascii="Arial" w:hAnsi="Arial" w:cs="Arial"/>
                <w:color w:val="222222"/>
                <w:sz w:val="20"/>
                <w:szCs w:val="20"/>
                <w:shd w:val="clear" w:color="auto" w:fill="FFFFFF"/>
              </w:rPr>
            </w:rPrChange>
          </w:rPr>
          <w:t>, Bella-</w:t>
        </w:r>
        <w:proofErr w:type="spellStart"/>
        <w:r w:rsidR="007B7167" w:rsidRPr="000F026B">
          <w:rPr>
            <w:color w:val="222222"/>
            <w:shd w:val="clear" w:color="auto" w:fill="FFFFFF"/>
            <w:rPrChange w:id="1174" w:author="usher" w:date="2026-06-05T05:43:00Z">
              <w:rPr>
                <w:rFonts w:ascii="Arial" w:hAnsi="Arial" w:cs="Arial"/>
                <w:color w:val="222222"/>
                <w:sz w:val="20"/>
                <w:szCs w:val="20"/>
                <w:shd w:val="clear" w:color="auto" w:fill="FFFFFF"/>
              </w:rPr>
            </w:rPrChange>
          </w:rPr>
          <w:t>Awusah</w:t>
        </w:r>
        <w:proofErr w:type="spellEnd"/>
        <w:r w:rsidR="007B7167" w:rsidRPr="000F026B">
          <w:rPr>
            <w:color w:val="222222"/>
            <w:shd w:val="clear" w:color="auto" w:fill="FFFFFF"/>
            <w:rPrChange w:id="1175" w:author="usher" w:date="2026-06-05T05:43:00Z">
              <w:rPr>
                <w:rFonts w:ascii="Arial" w:hAnsi="Arial" w:cs="Arial"/>
                <w:color w:val="222222"/>
                <w:sz w:val="20"/>
                <w:szCs w:val="20"/>
                <w:shd w:val="clear" w:color="auto" w:fill="FFFFFF"/>
              </w:rPr>
            </w:rPrChange>
          </w:rPr>
          <w:t>, and Ani, 2022</w:t>
        </w:r>
        <w:r w:rsidR="004B20EE" w:rsidRPr="000F026B">
          <w:rPr>
            <w:color w:val="222222"/>
            <w:shd w:val="clear" w:color="auto" w:fill="FFFFFF"/>
          </w:rPr>
          <w:t xml:space="preserve">). </w:t>
        </w:r>
      </w:ins>
      <w:del w:id="1176" w:author="usher" w:date="2026-03-25T08:14:00Z">
        <w:r w:rsidRPr="000F026B" w:rsidDel="004B20EE">
          <w:delText xml:space="preserve">. </w:delText>
        </w:r>
      </w:del>
      <w:r w:rsidRPr="000F026B"/>
      <w:ins w:id="1177" w:author="usher" w:date="2026-03-25T08:29:00Z">
        <w:r w:rsidR="00C32DD1" w:rsidRPr="000F026B">
          <w:t xml:space="preserve"> in this region</w:t>
        </w:r>
      </w:ins>
      <w:ins w:id="1178" w:author="usher" w:date="2026-03-25T08:35:00Z">
        <w:r w:rsidR="00C32DD1" w:rsidRPr="000F026B">
          <w:t xml:space="preserve"> (</w:t>
        </w:r>
        <w:proofErr w:type="spellStart"/>
        <w:r w:rsidR="00C32DD1" w:rsidRPr="000F026B">
          <w:rPr>
            <w:color w:val="222222"/>
            <w:shd w:val="clear" w:color="auto" w:fill="FFFFFF"/>
            <w:rPrChange w:id="1179" w:author="usher" w:date="2026-06-05T05:43:00Z">
              <w:rPr>
                <w:rFonts w:ascii="Arial" w:hAnsi="Arial" w:cs="Arial"/>
                <w:color w:val="222222"/>
                <w:sz w:val="20"/>
                <w:szCs w:val="20"/>
                <w:shd w:val="clear" w:color="auto" w:fill="FFFFFF"/>
              </w:rPr>
            </w:rPrChange>
          </w:rPr>
          <w:t>Fakunmoju</w:t>
        </w:r>
        <w:proofErr w:type="spellEnd"/>
        <w:r w:rsidR="00C32DD1" w:rsidRPr="000F026B">
          <w:rPr>
            <w:color w:val="222222"/>
            <w:shd w:val="clear" w:color="auto" w:fill="FFFFFF"/>
            <w:rPrChange w:id="1180" w:author="usher" w:date="2026-06-05T05:43:00Z">
              <w:rPr>
                <w:rFonts w:ascii="Arial" w:hAnsi="Arial" w:cs="Arial"/>
                <w:color w:val="222222"/>
                <w:sz w:val="20"/>
                <w:szCs w:val="20"/>
                <w:shd w:val="clear" w:color="auto" w:fill="FFFFFF"/>
              </w:rPr>
            </w:rPrChange>
          </w:rPr>
          <w:t>,</w:t>
        </w:r>
      </w:ins>
      <w:ins w:id="1181" w:author="usher" w:date="2026-03-25T08:36:00Z">
        <w:r w:rsidR="00C32DD1" w:rsidRPr="000F026B">
          <w:rPr>
            <w:color w:val="222222"/>
            <w:shd w:val="clear" w:color="auto" w:fill="FFFFFF"/>
          </w:rPr>
          <w:t xml:space="preserve"> </w:t>
        </w:r>
      </w:ins>
      <w:ins w:id="1182" w:author="usher" w:date="2026-03-25T08:35:00Z">
        <w:r w:rsidR="00C32DD1" w:rsidRPr="000F026B">
          <w:rPr>
            <w:color w:val="222222"/>
            <w:shd w:val="clear" w:color="auto" w:fill="FFFFFF"/>
            <w:rPrChange w:id="1183" w:author="usher" w:date="2026-06-05T05:43:00Z">
              <w:rPr>
                <w:rFonts w:ascii="Arial" w:hAnsi="Arial" w:cs="Arial"/>
                <w:color w:val="222222"/>
                <w:sz w:val="20"/>
                <w:szCs w:val="20"/>
                <w:shd w:val="clear" w:color="auto" w:fill="FFFFFF"/>
              </w:rPr>
            </w:rPrChange>
          </w:rPr>
          <w:t>and Rasool,</w:t>
        </w:r>
      </w:ins>
      <w:ins w:id="1184" w:author="usher" w:date="2026-03-25T08:36:00Z">
        <w:r w:rsidR="00C32DD1" w:rsidRPr="000F026B">
          <w:rPr>
            <w:color w:val="222222"/>
            <w:shd w:val="clear" w:color="auto" w:fill="FFFFFF"/>
          </w:rPr>
          <w:t xml:space="preserve"> </w:t>
        </w:r>
      </w:ins>
      <w:ins w:id="1185" w:author="usher" w:date="2026-03-25T08:35:00Z">
        <w:r w:rsidR="00C32DD1" w:rsidRPr="000F026B">
          <w:rPr>
            <w:color w:val="222222"/>
            <w:shd w:val="clear" w:color="auto" w:fill="FFFFFF"/>
            <w:rPrChange w:id="1186" w:author="usher" w:date="2026-06-05T05:43:00Z">
              <w:rPr>
                <w:rFonts w:ascii="Arial" w:hAnsi="Arial" w:cs="Arial"/>
                <w:color w:val="222222"/>
                <w:sz w:val="20"/>
                <w:szCs w:val="20"/>
                <w:shd w:val="clear" w:color="auto" w:fill="FFFFFF"/>
              </w:rPr>
            </w:rPrChange>
          </w:rPr>
          <w:t>2018</w:t>
        </w:r>
        <w:r w:rsidR="00C32DD1" w:rsidRPr="000F026B">
          <w:rPr>
            <w:color w:val="222222"/>
            <w:shd w:val="clear" w:color="auto" w:fill="FFFFFF"/>
          </w:rPr>
          <w:t>)</w:t>
        </w:r>
      </w:ins>
      <w:ins w:id="1187" w:author="usher" w:date="2026-03-25T08:29:00Z">
        <w:r w:rsidR="00C32DD1" w:rsidRPr="000F026B">
          <w:t xml:space="preserve">. </w:t>
        </w:r>
      </w:ins>
      <w:del w:id="1188" w:author="usher" w:date="2026-03-25T08:29:00Z">
        <w:r w:rsidRPr="000F026B" w:rsidDel="00C32DD1">
          <w:delText>.</w:delText>
        </w:r>
      </w:del>
      <w:r w:rsidRPr="000F026B"/>
      <w:bookmarkEnd w:id="1162"/>
      <w:r w:rsidRPr="000F026B"/>
      <w:bookmarkStart w:id="1189" w:name="_Hlk237511930"/>
      <w:r w:rsidRPr="000F026B"/>
      <w:del w:id="1190" w:author="usher" w:date="2026-03-25T08:36:00Z">
        <w:r w:rsidRPr="000F026B" w:rsidDel="00B15586">
          <w:delText>Low and Middle Income</w:delText>
        </w:r>
      </w:del>
      <w:ins w:id="1191" w:author="usher" w:date="2026-03-25T08:36:00Z">
        <w:r w:rsidR="00B15586" w:rsidRPr="000F026B">
          <w:t>Low- and Middle-Income</w:t>
        </w:r>
      </w:ins>
      <w:r w:rsidRPr="000F026B"/>
      <w:del w:id="1192" w:author="usher" w:date="2026-03-25T08:29:00Z">
        <w:r w:rsidRPr="000F026B" w:rsidDel="00C32DD1">
          <w:delText xml:space="preserve"> </w:delText>
        </w:r>
      </w:del>
      <w:ins w:id="1193" w:author="usher" w:date="2026-03-25T09:19:00Z">
        <w:r w:rsidR="002039C5" w:rsidRPr="000F026B">
          <w:t xml:space="preserve"> </w:t>
        </w:r>
      </w:ins>
    </w:p>
    <w:p w14:paraId="5E4C89E8" w14:textId="19533962" w:rsidR="009A4657" w:rsidRPr="000F026B" w:rsidRDefault="001A30E1" w:rsidP="00FC7727">
      <w:pPr>
        <w:pStyle w:val="BodyText"/>
        <w:spacing w:before="41" w:line="360" w:lineRule="auto"/>
        <w:ind w:right="119"/>
        <w:jc w:val="both"/>
        <w:rPr>
          <w:color w:val="222222"/>
          <w:shd w:val="clear" w:color="auto" w:fill="FFFFFF"/>
          <w:rPrChange w:id="1194" w:author="usher" w:date="2026-06-05T05:43:00Z">
            <w:rPr/>
          </w:rPrChange>
        </w:rPr>
      </w:pPr>
      <w:r w:rsidRPr="000F026B">
        <w:t>Depression in adolescents due to the level of impairment it causes is raising a lot of concerns among public health problemsSome studies have reported that depression carries a prevalence of 5-15%, affecting 1 in 5 people before adulthood. It has also been shown in previous studies that 3% to 9% of adolescents meet the criteria for depression at a point in their lives while about 20% of teenagers report a lifetime prevalence of depression by the end of adolescence (Lu et al., 2024). Worldwide, epidemiological surveys reported about 2.6% children and adolescents to be suffering from depression (Polanczyk et al., 2015). In some western countries, the prevalence of depression has been recorded to be as high as 5.5% to 11.3% for a period of twelve months (Tang et al., 2019).  In a cross-sectional study by  Berhane, Canavan, Darling, Sudfeld, Vuai, Adanu, Barnighausen, Dessie, Bukenya, Guwatudde, Killewo, Sando, Sie, Oduola and (Fawzi et al., 2020) in nine communities in BurkinaFaso, Ethiopia, Eswatini, Ghana, Nigeria, Tanzania and Uganda it was reported that the prevalence of low mood was generally higher among older adolescents (15 to 19 years) than younger adolescents (10 to 14 years).</w:t>
      </w:r>
      <w:ins w:id="1195" w:author="usher" w:date="2026-03-25T09:20:00Z">
        <w:r w:rsidR="002039C5" w:rsidRPr="000F026B">
          <w:t xml:space="preserve"> </w:t>
        </w:r>
      </w:ins>
      <w:ins w:id="1196" w:author="usher" w:date="2026-03-25T09:21:00Z">
        <w:r w:rsidR="002039C5" w:rsidRPr="000F026B">
          <w:t>(</w:t>
        </w:r>
      </w:ins>
      <w:proofErr w:type="spellStart"/>
      <w:ins w:id="1197" w:author="usher" w:date="2026-03-25T09:20:00Z">
        <w:r w:rsidR="002039C5" w:rsidRPr="000F026B">
          <w:rPr>
            <w:color w:val="222222"/>
            <w:shd w:val="clear" w:color="auto" w:fill="FFFFFF"/>
            <w:rPrChange w:id="1198" w:author="usher" w:date="2026-06-05T05:43:00Z">
              <w:rPr>
                <w:rFonts w:ascii="Arial" w:hAnsi="Arial" w:cs="Arial"/>
                <w:color w:val="222222"/>
                <w:sz w:val="20"/>
                <w:szCs w:val="20"/>
                <w:shd w:val="clear" w:color="auto" w:fill="FFFFFF"/>
              </w:rPr>
            </w:rPrChange>
          </w:rPr>
          <w:t>Petito</w:t>
        </w:r>
        <w:proofErr w:type="spellEnd"/>
        <w:r w:rsidR="002039C5" w:rsidRPr="000F026B">
          <w:rPr>
            <w:color w:val="222222"/>
            <w:shd w:val="clear" w:color="auto" w:fill="FFFFFF"/>
            <w:rPrChange w:id="1199" w:author="usher" w:date="2026-06-05T05:43:00Z">
              <w:rPr>
                <w:rFonts w:ascii="Arial" w:hAnsi="Arial" w:cs="Arial"/>
                <w:color w:val="222222"/>
                <w:sz w:val="20"/>
                <w:szCs w:val="20"/>
                <w:shd w:val="clear" w:color="auto" w:fill="FFFFFF"/>
              </w:rPr>
            </w:rPrChange>
          </w:rPr>
          <w:t>,</w:t>
        </w:r>
      </w:ins>
      <w:ins w:id="1200" w:author="usher" w:date="2026-03-25T09:21:00Z">
        <w:r w:rsidR="002039C5" w:rsidRPr="000F026B">
          <w:rPr>
            <w:color w:val="222222"/>
            <w:shd w:val="clear" w:color="auto" w:fill="FFFFFF"/>
          </w:rPr>
          <w:t xml:space="preserve"> </w:t>
        </w:r>
      </w:ins>
      <w:ins w:id="1201" w:author="usher" w:date="2026-03-25T09:20:00Z">
        <w:r w:rsidR="002039C5" w:rsidRPr="000F026B">
          <w:rPr>
            <w:color w:val="222222"/>
            <w:shd w:val="clear" w:color="auto" w:fill="FFFFFF"/>
            <w:rPrChange w:id="1202" w:author="usher" w:date="2026-06-05T05:43:00Z">
              <w:rPr>
                <w:rFonts w:ascii="Arial" w:hAnsi="Arial" w:cs="Arial"/>
                <w:color w:val="222222"/>
                <w:sz w:val="20"/>
                <w:szCs w:val="20"/>
                <w:shd w:val="clear" w:color="auto" w:fill="FFFFFF"/>
              </w:rPr>
            </w:rPrChange>
          </w:rPr>
          <w:t xml:space="preserve">Pop, </w:t>
        </w:r>
        <w:proofErr w:type="spellStart"/>
        <w:r w:rsidR="002039C5" w:rsidRPr="000F026B">
          <w:rPr>
            <w:color w:val="222222"/>
            <w:shd w:val="clear" w:color="auto" w:fill="FFFFFF"/>
            <w:rPrChange w:id="1203" w:author="usher" w:date="2026-06-05T05:43:00Z">
              <w:rPr>
                <w:rFonts w:ascii="Arial" w:hAnsi="Arial" w:cs="Arial"/>
                <w:color w:val="222222"/>
                <w:sz w:val="20"/>
                <w:szCs w:val="20"/>
                <w:shd w:val="clear" w:color="auto" w:fill="FFFFFF"/>
              </w:rPr>
            </w:rPrChange>
          </w:rPr>
          <w:t>Namazova</w:t>
        </w:r>
        <w:proofErr w:type="spellEnd"/>
        <w:r w:rsidR="002039C5" w:rsidRPr="000F026B">
          <w:rPr>
            <w:color w:val="222222"/>
            <w:shd w:val="clear" w:color="auto" w:fill="FFFFFF"/>
            <w:rPrChange w:id="1204" w:author="usher" w:date="2026-06-05T05:43:00Z">
              <w:rPr>
                <w:rFonts w:ascii="Arial" w:hAnsi="Arial" w:cs="Arial"/>
                <w:color w:val="222222"/>
                <w:sz w:val="20"/>
                <w:szCs w:val="20"/>
                <w:shd w:val="clear" w:color="auto" w:fill="FFFFFF"/>
              </w:rPr>
            </w:rPrChange>
          </w:rPr>
          <w:t xml:space="preserve">-Baranova, Mestrovic, </w:t>
        </w:r>
        <w:proofErr w:type="spellStart"/>
        <w:r w:rsidR="002039C5" w:rsidRPr="000F026B">
          <w:rPr>
            <w:color w:val="222222"/>
            <w:shd w:val="clear" w:color="auto" w:fill="FFFFFF"/>
            <w:rPrChange w:id="1205" w:author="usher" w:date="2026-06-05T05:43:00Z">
              <w:rPr>
                <w:rFonts w:ascii="Arial" w:hAnsi="Arial" w:cs="Arial"/>
                <w:color w:val="222222"/>
                <w:sz w:val="20"/>
                <w:szCs w:val="20"/>
                <w:shd w:val="clear" w:color="auto" w:fill="FFFFFF"/>
              </w:rPr>
            </w:rPrChange>
          </w:rPr>
          <w:t>Nigri</w:t>
        </w:r>
      </w:ins>
      <w:proofErr w:type="spellEnd"/>
      <w:ins w:id="1206" w:author="usher" w:date="2026-03-25T09:22:00Z">
        <w:r w:rsidR="002039C5" w:rsidRPr="000F026B">
          <w:rPr>
            <w:color w:val="222222"/>
            <w:shd w:val="clear" w:color="auto" w:fill="FFFFFF"/>
          </w:rPr>
          <w:t>,</w:t>
        </w:r>
      </w:ins>
      <w:ins w:id="1207" w:author="usher" w:date="2026-03-25T09:20:00Z">
        <w:r w:rsidR="002039C5" w:rsidRPr="000F026B">
          <w:rPr>
            <w:color w:val="222222"/>
            <w:shd w:val="clear" w:color="auto" w:fill="FFFFFF"/>
            <w:rPrChange w:id="1208" w:author="usher" w:date="2026-06-05T05:43:00Z">
              <w:rPr>
                <w:rFonts w:ascii="Arial" w:hAnsi="Arial" w:cs="Arial"/>
                <w:color w:val="222222"/>
                <w:sz w:val="20"/>
                <w:szCs w:val="20"/>
                <w:shd w:val="clear" w:color="auto" w:fill="FFFFFF"/>
              </w:rPr>
            </w:rPrChange>
          </w:rPr>
          <w:t xml:space="preserve"> </w:t>
        </w:r>
        <w:proofErr w:type="spellStart"/>
        <w:r w:rsidR="002039C5" w:rsidRPr="000F026B">
          <w:rPr>
            <w:color w:val="222222"/>
            <w:shd w:val="clear" w:color="auto" w:fill="FFFFFF"/>
            <w:rPrChange w:id="1209" w:author="usher" w:date="2026-06-05T05:43:00Z">
              <w:rPr>
                <w:rFonts w:ascii="Arial" w:hAnsi="Arial" w:cs="Arial"/>
                <w:color w:val="222222"/>
                <w:sz w:val="20"/>
                <w:szCs w:val="20"/>
                <w:shd w:val="clear" w:color="auto" w:fill="FFFFFF"/>
              </w:rPr>
            </w:rPrChange>
          </w:rPr>
          <w:t>Vural</w:t>
        </w:r>
        <w:proofErr w:type="spellEnd"/>
        <w:r w:rsidR="002039C5" w:rsidRPr="000F026B">
          <w:rPr>
            <w:color w:val="222222"/>
            <w:shd w:val="clear" w:color="auto" w:fill="FFFFFF"/>
            <w:rPrChange w:id="1210" w:author="usher" w:date="2026-06-05T05:43:00Z">
              <w:rPr>
                <w:rFonts w:ascii="Arial" w:hAnsi="Arial" w:cs="Arial"/>
                <w:color w:val="222222"/>
                <w:sz w:val="20"/>
                <w:szCs w:val="20"/>
                <w:shd w:val="clear" w:color="auto" w:fill="FFFFFF"/>
              </w:rPr>
            </w:rPrChange>
          </w:rPr>
          <w:t>, Sacco,</w:t>
        </w:r>
      </w:ins>
      <w:ins w:id="1211" w:author="usher" w:date="2026-03-25T09:22:00Z">
        <w:r w:rsidR="002039C5" w:rsidRPr="000F026B">
          <w:rPr>
            <w:color w:val="222222"/>
            <w:shd w:val="clear" w:color="auto" w:fill="FFFFFF"/>
          </w:rPr>
          <w:t xml:space="preserve"> </w:t>
        </w:r>
      </w:ins>
      <w:ins w:id="1212" w:author="usher" w:date="2026-03-25T09:20:00Z">
        <w:r w:rsidR="002039C5" w:rsidRPr="000F026B">
          <w:rPr>
            <w:color w:val="222222"/>
            <w:shd w:val="clear" w:color="auto" w:fill="FFFFFF"/>
            <w:rPrChange w:id="1213" w:author="usher" w:date="2026-06-05T05:43:00Z">
              <w:rPr>
                <w:rFonts w:ascii="Arial" w:hAnsi="Arial" w:cs="Arial"/>
                <w:color w:val="222222"/>
                <w:sz w:val="20"/>
                <w:szCs w:val="20"/>
                <w:shd w:val="clear" w:color="auto" w:fill="FFFFFF"/>
              </w:rPr>
            </w:rPrChange>
          </w:rPr>
          <w:t>2020</w:t>
        </w:r>
      </w:ins>
      <w:ins w:id="1214" w:author="usher" w:date="2026-03-25T09:21:00Z">
        <w:r w:rsidR="002039C5" w:rsidRPr="000F026B">
          <w:rPr>
            <w:color w:val="222222"/>
            <w:shd w:val="clear" w:color="auto" w:fill="FFFFFF"/>
          </w:rPr>
          <w:t>).</w:t>
        </w:r>
      </w:ins>
      <w:ins w:id="1215" w:author="usher" w:date="2026-03-25T09:22:00Z">
        <w:r w:rsidR="00FC7727" w:rsidRPr="000F026B">
          <w:rPr>
            <w:color w:val="222222"/>
            <w:shd w:val="clear" w:color="auto" w:fill="FFFFFF"/>
          </w:rPr>
          <w:t xml:space="preserve"> </w:t>
        </w:r>
      </w:ins>
      <w:del w:id="1216" w:author="usher" w:date="2026-03-25T09:22:00Z">
        <w:r w:rsidRPr="000F026B" w:rsidDel="00FC7727">
          <w:delText xml:space="preserve">. </w:delText>
        </w:r>
      </w:del>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gramStart"/>
      <w:r w:rsidRPr="000F026B"/>
      <w:proofErr w:type="gram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bookmarkEnd w:id="1189"/>
      <w:r w:rsidRPr="000F026B"/>
      <w:bookmarkStart w:id="1217" w:name="_Hlk237511942"/>
      <w:r w:rsidRPr="000F026B"/>
    </w:p>
    <w:p w14:paraId="39536D9C" w14:textId="05E0F0CF" w:rsidR="009A4657" w:rsidRPr="000F026B" w:rsidRDefault="00061C4E">
      <w:pPr>
        <w:pStyle w:val="BodyText"/>
        <w:spacing w:before="41" w:line="360" w:lineRule="auto"/>
        <w:ind w:right="119"/>
        <w:jc w:val="both"/>
      </w:pPr>
      <w:bookmarkStart w:id="1218" w:name="_Hlk237511980"/>
      <w:bookmarkEnd w:id="1217"/>
      <w:ins w:id="1219" w:author="CCAM" w:date="2026-09-27T19:42:00Z">
        <w:r w:rsidRPr="00061C4E">
          <w:rPr>
            <w:highlight w:val="green"/>
            <w:rPrChange w:id="1220" w:author="CCAM" w:date="2026-09-27T19:42:00Z">
              <w:rPr/>
            </w:rPrChange>
          </w:rPr>
          <w:t>Globally</w:t>
        </w:r>
      </w:ins>
      <w:del w:id="1221" w:author="CCAM" w:date="2026-09-27T19:42:00Z">
        <w:r w:rsidR="001A30E1" w:rsidRPr="00061C4E" w:rsidDel="00061C4E">
          <w:rPr>
            <w:highlight w:val="green"/>
            <w:rPrChange w:id="1222" w:author="CCAM" w:date="2026-09-27T19:42:00Z">
              <w:rPr/>
            </w:rPrChange>
          </w:rPr>
          <w:delText>Worldwide</w:delText>
        </w:r>
      </w:del>
      <w:r w:rsidR="001A30E1" w:rsidRPr="00061C4E">
        <w:rPr>
          <w:highlight w:val="green"/>
          <w:rPrChange w:id="1223" w:author="CCAM" w:date="2026-09-27T19:42:00Z">
            <w:rPr/>
          </w:rPrChange>
        </w:rPr>
        <w:t>, the</w:t>
      </w:r>
      <w:r w:rsidR="001A30E1" w:rsidRPr="000F026B">
        <w:t xml:space="preserve"> prevalence of depression among young people is high both in the developed and in the developing countries</w:t>
      </w:r>
      <w:r w:rsidR="001A30E1" w:rsidRPr="000F026B">
        <w:rPr>
          <w:color w:val="FF0000"/>
        </w:rPr>
        <w:t xml:space="preserve"> </w:t>
      </w:r>
      <w:r w:rsidR="001A30E1" w:rsidRPr="000F026B">
        <w:rPr>
          <w:color w:val="000000"/>
        </w:rPr>
        <w:t>(</w:t>
      </w:r>
      <w:proofErr w:type="spellStart"/>
      <w:r w:rsidR="001A30E1" w:rsidRPr="000F026B">
        <w:rPr>
          <w:color w:val="000000"/>
          <w:shd w:val="clear" w:color="auto" w:fill="FFFFFF"/>
        </w:rPr>
        <w:t>Shorey</w:t>
      </w:r>
      <w:proofErr w:type="spellEnd"/>
      <w:r w:rsidR="001A30E1" w:rsidRPr="000F026B">
        <w:rPr>
          <w:color w:val="000000"/>
          <w:shd w:val="clear" w:color="auto" w:fill="FFFFFF"/>
        </w:rPr>
        <w:t>, Ng, and Wong, 2022).</w:t>
      </w:r>
      <w:r w:rsidR="001A30E1" w:rsidRPr="000F026B">
        <w:rPr>
          <w:color w:val="000000"/>
        </w:rPr>
        <w:t xml:space="preserve"> </w:t>
      </w:r>
      <w:r w:rsidR="001A30E1" w:rsidRPr="000F026B">
        <w:t>At pre-pubertal period, the rate of depression among males and females are similar but during the adolescence period, it becomes twice as common in females than males (Rey, Bella-</w:t>
      </w:r>
      <w:proofErr w:type="spellStart"/>
      <w:r w:rsidR="001A30E1" w:rsidRPr="000F026B">
        <w:t>awusah</w:t>
      </w:r>
      <w:proofErr w:type="spellEnd"/>
      <w:r w:rsidR="001A30E1" w:rsidRPr="000F026B">
        <w:t xml:space="preserve"> and Liu, 2015). </w:t>
      </w:r>
      <w:bookmarkStart w:id="1224" w:name="_Hlk237511998"/>
      <w:bookmarkEnd w:id="1218"/>
      <w:r w:rsidR="001A30E1" w:rsidRPr="000F026B">
        <w:t xml:space="preserve">Although the exact reason for this is not known but studies have suggested that it may be due to females experiencing more psychosocial stress and hormonal changes than males (Barker, Beresford, and Fraser 2023). For females, menstruation starts at this period and fluctuation of estrogen and progesterone during menstrual cycle can lead to mood swings, irritability and anxiety. Teenage pregnancy at this period, societal expectations form females also </w:t>
      </w:r>
      <w:proofErr w:type="gramStart"/>
      <w:r w:rsidR="001A30E1" w:rsidRPr="000F026B">
        <w:t>poses</w:t>
      </w:r>
      <w:proofErr w:type="gramEnd"/>
      <w:r w:rsidR="001A30E1" w:rsidRPr="000F026B">
        <w:t xml:space="preserve"> stress on females and increases the risk of mental disorders</w:t>
      </w:r>
      <w:bookmarkEnd w:id="1224"/>
      <w:r w:rsidR="001A30E1" w:rsidRPr="000F026B">
        <w:t xml:space="preserve">. </w:t>
      </w:r>
    </w:p>
    <w:p w14:paraId="50A0DBD4" w14:textId="6686595A" w:rsidR="009A4657" w:rsidRPr="000F026B" w:rsidRDefault="00FC19B7">
      <w:pPr>
        <w:pStyle w:val="BodyText"/>
        <w:spacing w:before="41" w:line="360" w:lineRule="auto"/>
        <w:ind w:right="119"/>
        <w:jc w:val="both"/>
      </w:pPr>
      <w:bookmarkStart w:id="1225" w:name="_Hlk237512017"/>
      <w:ins w:id="1226" w:author="usher" w:date="2026-03-25T13:07:00Z">
        <w:r w:rsidRPr="000F026B">
          <w:lastRenderedPageBreak/>
          <w:t>Depression has a multifactorial etiology, arising from the interaction of genetic, biological, and environmental factors (Mehta, Wood, Bella-</w:t>
        </w:r>
        <w:proofErr w:type="spellStart"/>
        <w:r w:rsidRPr="000F026B">
          <w:t>Awusah</w:t>
        </w:r>
        <w:proofErr w:type="spellEnd"/>
        <w:r w:rsidRPr="000F026B">
          <w:t xml:space="preserve">, Konrad, Liu, Patton, Paus, </w:t>
        </w:r>
        <w:proofErr w:type="spellStart"/>
        <w:r w:rsidRPr="000F026B">
          <w:t>Reininghaus</w:t>
        </w:r>
        <w:proofErr w:type="spellEnd"/>
        <w:r w:rsidRPr="000F026B">
          <w:t xml:space="preserve">, Schumann, </w:t>
        </w:r>
        <w:proofErr w:type="spellStart"/>
        <w:r w:rsidRPr="000F026B">
          <w:t>Susser</w:t>
        </w:r>
        <w:proofErr w:type="spellEnd"/>
        <w:r w:rsidRPr="000F026B">
          <w:t xml:space="preserve"> and Yang, 2020)</w:t>
        </w:r>
      </w:ins>
      <w:del w:id="1227" w:author="usher" w:date="2026-03-25T13:07:00Z">
        <w:r w:rsidR="001A30E1" w:rsidRPr="000F026B" w:rsidDel="00FC19B7">
          <w:delText>The etiology of depression depend on a number of factors such as genetics, biological, environment</w:delText>
        </w:r>
      </w:del>
      <w:r w:rsidR="001A30E1" w:rsidRPr="000F026B">
        <w:t>. A study by(Thapar et al., 2022) reported the relationship between depression and factors such as physical abuse, sexual abuse, bereavement, parental loss or separation, divorce, poverty and violence within the community.</w:t>
      </w:r>
      <w:del w:id="1228" w:author="usher" w:date="2026-03-25T13:11:00Z">
        <w:r w:rsidR="001A30E1" w:rsidRPr="000F026B" w:rsidDel="006B7831">
          <w:delText xml:space="preserve"> </w:delText>
        </w:r>
      </w:del>
      <w:ins w:id="1229" w:author="usher" w:date="2026-03-25T13:14:00Z">
        <w:r w:rsidR="00274CE8" w:rsidRPr="000F026B">
          <w:t xml:space="preserve"> </w:t>
        </w:r>
      </w:ins>
      <w:del w:id="1230" w:author="usher" w:date="2026-03-25T13:14:00Z">
        <w:r w:rsidR="001A30E1" w:rsidRPr="000F026B" w:rsidDel="00274CE8">
          <w:delText xml:space="preserve"> (</w:delText>
        </w:r>
      </w:del>
      <w:r w:rsidR="001A30E1" w:rsidRPr="000F026B"/>
      <w:ins w:id="1231" w:author="usher" w:date="2026-03-25T13:14:00Z">
        <w:r w:rsidR="00274CE8" w:rsidRPr="000F026B">
          <w:t>(</w:t>
        </w:r>
      </w:ins>
      <w:r w:rsidR="001A30E1" w:rsidRPr="000F026B"/>
      <w:bookmarkEnd w:id="1225"/>
      <w:del w:id="1232" w:author="usher" w:date="2026-03-25T13:08:00Z">
        <w:r w:rsidR="001A30E1" w:rsidRPr="000F026B" w:rsidDel="00FC19B7">
          <w:delText xml:space="preserve"> All these factors increase the risk of adolescent depression. </w:delText>
        </w:r>
      </w:del>
    </w:p>
    <w:p w14:paraId="461E2BE8" w14:textId="0FAFE847" w:rsidR="009A4657" w:rsidRPr="000F026B" w:rsidRDefault="001A30E1">
      <w:pPr>
        <w:pStyle w:val="BodyText"/>
        <w:spacing w:before="41" w:line="360" w:lineRule="auto"/>
        <w:ind w:right="119"/>
        <w:jc w:val="both"/>
      </w:pPr>
      <w:bookmarkStart w:id="1233" w:name="_Hlk237512044"/>
      <w:r w:rsidRPr="000F026B">
        <w:t>Furthermore, studies have also shown that adolescents with chronic medical and physical diseases such as diabetics, cancer are susceptible to depression (Barker, Beresford, and Fraser 2023). Chronic medical illnesses in adolescents can lead to chronic pains which can lead to intense sadness, sleep disturbance which causes disruption in mood regulations, medication side effect</w:t>
      </w:r>
      <w:ins w:id="1234" w:author="usher" w:date="2026-03-25T12:55:00Z">
        <w:r w:rsidR="0086377E" w:rsidRPr="000F026B">
          <w:t>s</w:t>
        </w:r>
      </w:ins>
      <w:ins w:id="1235" w:author="usher" w:date="2026-03-25T13:29:00Z">
        <w:r w:rsidR="00015C0C" w:rsidRPr="000F026B">
          <w:t xml:space="preserve"> </w:t>
        </w:r>
      </w:ins>
      <w:ins w:id="1236" w:author="usher" w:date="2026-03-25T13:30:00Z">
        <w:r w:rsidR="00015C0C" w:rsidRPr="000F026B">
          <w:t>(</w:t>
        </w:r>
      </w:ins>
      <w:proofErr w:type="spellStart"/>
      <w:ins w:id="1237" w:author="usher" w:date="2026-03-25T13:29:00Z">
        <w:r w:rsidR="00015C0C" w:rsidRPr="000F026B">
          <w:rPr>
            <w:color w:val="222222"/>
            <w:shd w:val="clear" w:color="auto" w:fill="FFFFFF"/>
            <w:rPrChange w:id="1238" w:author="usher" w:date="2026-06-05T05:43:00Z">
              <w:rPr>
                <w:rFonts w:ascii="Arial" w:hAnsi="Arial" w:cs="Arial"/>
                <w:color w:val="222222"/>
                <w:sz w:val="20"/>
                <w:szCs w:val="20"/>
                <w:shd w:val="clear" w:color="auto" w:fill="FFFFFF"/>
              </w:rPr>
            </w:rPrChange>
          </w:rPr>
          <w:t>Ezenwosu</w:t>
        </w:r>
        <w:proofErr w:type="spellEnd"/>
        <w:r w:rsidR="00015C0C" w:rsidRPr="000F026B">
          <w:rPr>
            <w:color w:val="222222"/>
            <w:shd w:val="clear" w:color="auto" w:fill="FFFFFF"/>
            <w:rPrChange w:id="1239" w:author="usher" w:date="2026-06-05T05:43:00Z">
              <w:rPr>
                <w:rFonts w:ascii="Arial" w:hAnsi="Arial" w:cs="Arial"/>
                <w:color w:val="222222"/>
                <w:sz w:val="20"/>
                <w:szCs w:val="20"/>
                <w:shd w:val="clear" w:color="auto" w:fill="FFFFFF"/>
              </w:rPr>
            </w:rPrChange>
          </w:rPr>
          <w:t xml:space="preserve">, Chukwu, </w:t>
        </w:r>
        <w:proofErr w:type="spellStart"/>
        <w:r w:rsidR="00015C0C" w:rsidRPr="000F026B">
          <w:rPr>
            <w:color w:val="222222"/>
            <w:shd w:val="clear" w:color="auto" w:fill="FFFFFF"/>
            <w:rPrChange w:id="1240" w:author="usher" w:date="2026-06-05T05:43:00Z">
              <w:rPr>
                <w:rFonts w:ascii="Arial" w:hAnsi="Arial" w:cs="Arial"/>
                <w:color w:val="222222"/>
                <w:sz w:val="20"/>
                <w:szCs w:val="20"/>
                <w:shd w:val="clear" w:color="auto" w:fill="FFFFFF"/>
              </w:rPr>
            </w:rPrChange>
          </w:rPr>
          <w:t>Ezenwosu</w:t>
        </w:r>
        <w:proofErr w:type="spellEnd"/>
        <w:r w:rsidR="00015C0C" w:rsidRPr="000F026B">
          <w:rPr>
            <w:color w:val="222222"/>
            <w:shd w:val="clear" w:color="auto" w:fill="FFFFFF"/>
            <w:rPrChange w:id="1241" w:author="usher" w:date="2026-06-05T05:43:00Z">
              <w:rPr>
                <w:rFonts w:ascii="Arial" w:hAnsi="Arial" w:cs="Arial"/>
                <w:color w:val="222222"/>
                <w:sz w:val="20"/>
                <w:szCs w:val="20"/>
                <w:shd w:val="clear" w:color="auto" w:fill="FFFFFF"/>
              </w:rPr>
            </w:rPrChange>
          </w:rPr>
          <w:t xml:space="preserve">, </w:t>
        </w:r>
        <w:proofErr w:type="spellStart"/>
        <w:r w:rsidR="00015C0C" w:rsidRPr="000F026B">
          <w:rPr>
            <w:color w:val="222222"/>
            <w:shd w:val="clear" w:color="auto" w:fill="FFFFFF"/>
            <w:rPrChange w:id="1242" w:author="usher" w:date="2026-06-05T05:43:00Z">
              <w:rPr>
                <w:rFonts w:ascii="Arial" w:hAnsi="Arial" w:cs="Arial"/>
                <w:color w:val="222222"/>
                <w:sz w:val="20"/>
                <w:szCs w:val="20"/>
                <w:shd w:val="clear" w:color="auto" w:fill="FFFFFF"/>
              </w:rPr>
            </w:rPrChange>
          </w:rPr>
          <w:t>Uwaezuoke</w:t>
        </w:r>
        <w:proofErr w:type="spellEnd"/>
        <w:r w:rsidR="00015C0C" w:rsidRPr="000F026B">
          <w:rPr>
            <w:color w:val="222222"/>
            <w:shd w:val="clear" w:color="auto" w:fill="FFFFFF"/>
            <w:rPrChange w:id="1243" w:author="usher" w:date="2026-06-05T05:43:00Z">
              <w:rPr>
                <w:rFonts w:ascii="Arial" w:hAnsi="Arial" w:cs="Arial"/>
                <w:color w:val="222222"/>
                <w:sz w:val="20"/>
                <w:szCs w:val="20"/>
                <w:shd w:val="clear" w:color="auto" w:fill="FFFFFF"/>
              </w:rPr>
            </w:rPrChange>
          </w:rPr>
          <w:t xml:space="preserve">, Eke, </w:t>
        </w:r>
        <w:proofErr w:type="spellStart"/>
        <w:r w:rsidR="00015C0C" w:rsidRPr="000F026B">
          <w:rPr>
            <w:color w:val="222222"/>
            <w:shd w:val="clear" w:color="auto" w:fill="FFFFFF"/>
            <w:rPrChange w:id="1244" w:author="usher" w:date="2026-06-05T05:43:00Z">
              <w:rPr>
                <w:rFonts w:ascii="Arial" w:hAnsi="Arial" w:cs="Arial"/>
                <w:color w:val="222222"/>
                <w:sz w:val="20"/>
                <w:szCs w:val="20"/>
                <w:shd w:val="clear" w:color="auto" w:fill="FFFFFF"/>
              </w:rPr>
            </w:rPrChange>
          </w:rPr>
          <w:t>Udorah</w:t>
        </w:r>
        <w:proofErr w:type="spellEnd"/>
        <w:r w:rsidR="00015C0C" w:rsidRPr="000F026B">
          <w:rPr>
            <w:color w:val="222222"/>
            <w:shd w:val="clear" w:color="auto" w:fill="FFFFFF"/>
            <w:rPrChange w:id="1245" w:author="usher" w:date="2026-06-05T05:43:00Z">
              <w:rPr>
                <w:rFonts w:ascii="Arial" w:hAnsi="Arial" w:cs="Arial"/>
                <w:color w:val="222222"/>
                <w:sz w:val="20"/>
                <w:szCs w:val="20"/>
                <w:shd w:val="clear" w:color="auto" w:fill="FFFFFF"/>
              </w:rPr>
            </w:rPrChange>
          </w:rPr>
          <w:t xml:space="preserve">, </w:t>
        </w:r>
        <w:proofErr w:type="spellStart"/>
        <w:r w:rsidR="00015C0C" w:rsidRPr="000F026B">
          <w:rPr>
            <w:color w:val="222222"/>
            <w:shd w:val="clear" w:color="auto" w:fill="FFFFFF"/>
            <w:rPrChange w:id="1246" w:author="usher" w:date="2026-06-05T05:43:00Z">
              <w:rPr>
                <w:rFonts w:ascii="Arial" w:hAnsi="Arial" w:cs="Arial"/>
                <w:color w:val="222222"/>
                <w:sz w:val="20"/>
                <w:szCs w:val="20"/>
                <w:shd w:val="clear" w:color="auto" w:fill="FFFFFF"/>
              </w:rPr>
            </w:rPrChange>
          </w:rPr>
          <w:t>Idoko</w:t>
        </w:r>
        <w:proofErr w:type="spellEnd"/>
        <w:r w:rsidR="00015C0C" w:rsidRPr="000F026B">
          <w:rPr>
            <w:color w:val="222222"/>
            <w:shd w:val="clear" w:color="auto" w:fill="FFFFFF"/>
            <w:rPrChange w:id="1247" w:author="usher" w:date="2026-06-05T05:43:00Z">
              <w:rPr>
                <w:rFonts w:ascii="Arial" w:hAnsi="Arial" w:cs="Arial"/>
                <w:color w:val="222222"/>
                <w:sz w:val="20"/>
                <w:szCs w:val="20"/>
                <w:shd w:val="clear" w:color="auto" w:fill="FFFFFF"/>
              </w:rPr>
            </w:rPrChange>
          </w:rPr>
          <w:t xml:space="preserve">, </w:t>
        </w:r>
        <w:proofErr w:type="spellStart"/>
        <w:r w:rsidR="00015C0C" w:rsidRPr="000F026B">
          <w:rPr>
            <w:color w:val="222222"/>
            <w:shd w:val="clear" w:color="auto" w:fill="FFFFFF"/>
            <w:rPrChange w:id="1248" w:author="usher" w:date="2026-06-05T05:43:00Z">
              <w:rPr>
                <w:rFonts w:ascii="Arial" w:hAnsi="Arial" w:cs="Arial"/>
                <w:color w:val="222222"/>
                <w:sz w:val="20"/>
                <w:szCs w:val="20"/>
                <w:shd w:val="clear" w:color="auto" w:fill="FFFFFF"/>
              </w:rPr>
            </w:rPrChange>
          </w:rPr>
          <w:t>Ikefuna</w:t>
        </w:r>
        <w:proofErr w:type="spellEnd"/>
        <w:r w:rsidR="00015C0C" w:rsidRPr="000F026B">
          <w:rPr>
            <w:color w:val="222222"/>
            <w:shd w:val="clear" w:color="auto" w:fill="FFFFFF"/>
            <w:rPrChange w:id="1249" w:author="usher" w:date="2026-06-05T05:43:00Z">
              <w:rPr>
                <w:rFonts w:ascii="Arial" w:hAnsi="Arial" w:cs="Arial"/>
                <w:color w:val="222222"/>
                <w:sz w:val="20"/>
                <w:szCs w:val="20"/>
                <w:shd w:val="clear" w:color="auto" w:fill="FFFFFF"/>
              </w:rPr>
            </w:rPrChange>
          </w:rPr>
          <w:t xml:space="preserve">, and </w:t>
        </w:r>
        <w:proofErr w:type="spellStart"/>
        <w:r w:rsidR="00015C0C" w:rsidRPr="000F026B">
          <w:rPr>
            <w:color w:val="222222"/>
            <w:shd w:val="clear" w:color="auto" w:fill="FFFFFF"/>
            <w:rPrChange w:id="1250" w:author="usher" w:date="2026-06-05T05:43:00Z">
              <w:rPr>
                <w:rFonts w:ascii="Arial" w:hAnsi="Arial" w:cs="Arial"/>
                <w:color w:val="222222"/>
                <w:sz w:val="20"/>
                <w:szCs w:val="20"/>
                <w:shd w:val="clear" w:color="auto" w:fill="FFFFFF"/>
              </w:rPr>
            </w:rPrChange>
          </w:rPr>
          <w:t>Emodi</w:t>
        </w:r>
        <w:proofErr w:type="spellEnd"/>
        <w:r w:rsidR="00015C0C" w:rsidRPr="000F026B">
          <w:rPr>
            <w:color w:val="222222"/>
            <w:shd w:val="clear" w:color="auto" w:fill="FFFFFF"/>
            <w:rPrChange w:id="1251" w:author="usher" w:date="2026-06-05T05:43:00Z">
              <w:rPr>
                <w:rFonts w:ascii="Arial" w:hAnsi="Arial" w:cs="Arial"/>
                <w:color w:val="222222"/>
                <w:sz w:val="20"/>
                <w:szCs w:val="20"/>
                <w:shd w:val="clear" w:color="auto" w:fill="FFFFFF"/>
              </w:rPr>
            </w:rPrChange>
          </w:rPr>
          <w:t>, 2021</w:t>
        </w:r>
      </w:ins>
      <w:ins w:id="1252" w:author="usher" w:date="2026-03-25T13:30:00Z">
        <w:r w:rsidR="00015C0C" w:rsidRPr="000F026B">
          <w:rPr>
            <w:color w:val="222222"/>
            <w:shd w:val="clear" w:color="auto" w:fill="FFFFFF"/>
          </w:rPr>
          <w:t>)</w:t>
        </w:r>
      </w:ins>
      <w:ins w:id="1253" w:author="usher" w:date="2026-03-25T13:29:00Z">
        <w:r w:rsidR="00015C0C" w:rsidRPr="000F026B">
          <w:rPr>
            <w:color w:val="222222"/>
            <w:shd w:val="clear" w:color="auto" w:fill="FFFFFF"/>
            <w:rPrChange w:id="1254" w:author="usher" w:date="2026-06-05T05:43:00Z">
              <w:rPr>
                <w:rFonts w:ascii="Arial" w:hAnsi="Arial" w:cs="Arial"/>
                <w:color w:val="222222"/>
                <w:sz w:val="20"/>
                <w:szCs w:val="20"/>
                <w:shd w:val="clear" w:color="auto" w:fill="FFFFFF"/>
              </w:rPr>
            </w:rPrChange>
          </w:rPr>
          <w:t>.</w:t>
        </w:r>
      </w:ins>
      <w:ins w:id="1255" w:author="usher" w:date="2026-03-25T13:30:00Z">
        <w:r w:rsidR="00015C0C" w:rsidRPr="000F026B">
          <w:t xml:space="preserve"> </w:t>
        </w:r>
      </w:ins>
      <w:ins w:id="1256" w:author="usher" w:date="2026-03-25T12:55:00Z">
        <w:r w:rsidR="0086377E" w:rsidRPr="000F026B">
          <w:t>S</w:t>
        </w:r>
      </w:ins>
      <w:del w:id="1257" w:author="usher" w:date="2026-03-25T12:55:00Z">
        <w:r w:rsidRPr="000F026B" w:rsidDel="0086377E">
          <w:delText>s; s</w:delText>
        </w:r>
      </w:del>
      <w:r w:rsidRPr="000F026B">
        <w:t>ome medications can increase depression rate, and limited interaction with the environment; chronic conditions can limit movements and activities, resulting in feelings of abandonment, isolation, hopelessness and intense sadness.</w:t>
      </w:r>
    </w:p>
    <w:p w14:paraId="0E873F99" w14:textId="77777777" w:rsidR="009A4657" w:rsidRPr="000F026B" w:rsidRDefault="001A30E1">
      <w:pPr>
        <w:pStyle w:val="BodyText"/>
        <w:spacing w:line="360" w:lineRule="auto"/>
        <w:ind w:right="123"/>
        <w:jc w:val="both"/>
      </w:pPr>
      <w:r w:rsidRPr="000F026B">
        <w:t>In Nigeria, adolescents face unique challenges due to socio-economic pressures, political instability, and cultural barriers, all of which contribute to increased rates of depression (Aluh et al., 2018). However, due to limited access to mental health services and the stigma surrounding mental health disorders in Low and Middle Income countries of which Nigeria is one, many cases go undiagnosed and untreated (Alukagberie et al., 2023).</w:t>
      </w:r>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proofErr w:type="gramStart"/>
      <w:r w:rsidRPr="000F026B"/>
      <w:proofErr w:type="gramEnd"/>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bookmarkEnd w:id="1233"/>
      <w:r w:rsidRPr="000F026B"/>
    </w:p>
    <w:p w14:paraId="759F7BAA" w14:textId="77777777" w:rsidR="009A4657" w:rsidRPr="000F026B" w:rsidRDefault="009A4657">
      <w:pPr>
        <w:pStyle w:val="BodyText"/>
        <w:spacing w:line="360" w:lineRule="auto"/>
        <w:ind w:right="123"/>
        <w:jc w:val="both"/>
      </w:pPr>
    </w:p>
    <w:p w14:paraId="0258139C" w14:textId="28E5E222" w:rsidR="009A4657" w:rsidRPr="000F026B" w:rsidRDefault="001A30E1">
      <w:pPr>
        <w:pStyle w:val="BodyText"/>
        <w:spacing w:line="360" w:lineRule="auto"/>
        <w:ind w:left="0" w:right="123"/>
        <w:jc w:val="both"/>
        <w:pPrChange w:id="1258" w:author="usher" w:date="2026-03-25T13:48:00Z">
          <w:pPr>
            <w:pStyle w:val="BodyText"/>
            <w:spacing w:line="360" w:lineRule="auto"/>
            <w:ind w:right="123"/>
            <w:jc w:val="both"/>
          </w:pPr>
        </w:pPrChange>
      </w:pPr>
      <w:bookmarkStart w:id="1259" w:name="_Hlk237512103"/>
      <w:r w:rsidRPr="000F026B">
        <w:t>In treatment and management of depression, two approaches are employed to address the symptoms and improve the quality of life of the patient; the pharmacology approach (the use of anti-depressants), and also Psychological Therapy, (Cognitive Behavioral Therapy (CBT) (Pannu, and Goyal, 2025). A study by (Miller, and Campo, 2021) reported the effectiveness of the use of antidepressants for treating depression in adolescents. Another study reported the use of Cognitive Behavioral Therapy (CBT) as being very effective in the treatment of depression (Oud, De Winter, Vermeulen-Smit, Bodden, Nauta, Stone, Van Den Heuvel, Al Taher, De Graaf, Kendall, and Engels, 2019). Depression in adolescents is usually characterized by unhealthy feelings of hopelessness, guilt, life being meaningless among othersCBT focuses on equipping the adolescents with healthy coping skills, addressing maladaptive behaviours, helping them identify and understand their own emotions and relate effectively with people (Grossberg et al., 2023).</w:t>
      </w:r>
      <w:r w:rsidRPr="000F026B">
        <w:rPr>
          <w:color w:val="000000"/>
        </w:rPr>
      </w:r>
      <w:proofErr w:type="spellStart"/>
      <w:r w:rsidRPr="000F026B">
        <w:rPr>
          <w:color w:val="222222"/>
          <w:shd w:val="clear" w:color="auto" w:fill="FFFFFF"/>
        </w:rPr>
      </w:r>
      <w:proofErr w:type="spellEnd"/>
      <w:r w:rsidRPr="000F026B">
        <w:rPr>
          <w:color w:val="222222"/>
          <w:shd w:val="clear" w:color="auto" w:fill="FFFFFF"/>
        </w:rPr>
      </w:r>
      <w:r w:rsidRPr="000F026B"/>
      <w:r w:rsidRPr="000F026B">
        <w:rPr>
          <w:color w:val="222222"/>
          <w:shd w:val="clear" w:color="auto" w:fill="FFFFFF"/>
        </w:rPr>
      </w:r>
      <w:r w:rsidRPr="000F026B"/>
      <w:bookmarkStart w:id="1260" w:name="_Hlk237512128"/>
      <w:bookmarkEnd w:id="1259"/>
      <w:r w:rsidRPr="000F026B"/>
      <w:r w:rsidRPr="000F026B">
        <w:rPr>
          <w:color w:val="FF0000"/>
        </w:rPr>
      </w:r>
      <w:r w:rsidRPr="000F026B">
        <w:rPr>
          <w:color w:val="000000"/>
        </w:rPr>
      </w:r>
      <w:proofErr w:type="spellStart"/>
      <w:r w:rsidRPr="000F026B">
        <w:rPr>
          <w:color w:val="000000"/>
        </w:rPr>
      </w:r>
      <w:proofErr w:type="spellEnd"/>
      <w:r w:rsidRPr="000F026B">
        <w:rPr>
          <w:color w:val="000000"/>
        </w:rPr>
      </w:r>
      <w:proofErr w:type="spellStart"/>
      <w:r w:rsidRPr="000F026B">
        <w:rPr>
          <w:color w:val="000000"/>
        </w:rPr>
      </w:r>
      <w:proofErr w:type="spellEnd"/>
      <w:r w:rsidRPr="000F026B">
        <w:rPr>
          <w:color w:val="000000"/>
        </w:rPr>
      </w:r>
      <w:r w:rsidRPr="000F026B"/>
      <w:ins w:id="1261" w:author="usher" w:date="2026-03-25T14:03:00Z">
        <w:r w:rsidR="00B570C5" w:rsidRPr="000F026B">
          <w:t xml:space="preserve"> </w:t>
        </w:r>
      </w:ins>
      <w:ins w:id="1262" w:author="usher" w:date="2026-03-25T14:04:00Z">
        <w:r w:rsidR="00B570C5" w:rsidRPr="000F026B">
          <w:t>(</w:t>
        </w:r>
      </w:ins>
      <w:proofErr w:type="spellStart"/>
      <w:ins w:id="1263" w:author="usher" w:date="2026-03-25T14:03:00Z">
        <w:r w:rsidR="00B570C5" w:rsidRPr="000F026B">
          <w:rPr>
            <w:color w:val="222222"/>
            <w:shd w:val="clear" w:color="auto" w:fill="FFFFFF"/>
            <w:rPrChange w:id="1264" w:author="usher" w:date="2026-06-05T05:43:00Z">
              <w:rPr>
                <w:rFonts w:ascii="Arial" w:hAnsi="Arial" w:cs="Arial"/>
                <w:color w:val="222222"/>
                <w:sz w:val="20"/>
                <w:szCs w:val="20"/>
                <w:shd w:val="clear" w:color="auto" w:fill="FFFFFF"/>
              </w:rPr>
            </w:rPrChange>
          </w:rPr>
          <w:t>Fadipe</w:t>
        </w:r>
        <w:proofErr w:type="spellEnd"/>
        <w:r w:rsidR="00B570C5" w:rsidRPr="000F026B">
          <w:rPr>
            <w:color w:val="222222"/>
            <w:shd w:val="clear" w:color="auto" w:fill="FFFFFF"/>
            <w:rPrChange w:id="1265" w:author="usher" w:date="2026-06-05T05:43:00Z">
              <w:rPr>
                <w:rFonts w:ascii="Arial" w:hAnsi="Arial" w:cs="Arial"/>
                <w:color w:val="222222"/>
                <w:sz w:val="20"/>
                <w:szCs w:val="20"/>
                <w:shd w:val="clear" w:color="auto" w:fill="FFFFFF"/>
              </w:rPr>
            </w:rPrChange>
          </w:rPr>
          <w:t xml:space="preserve">, and </w:t>
        </w:r>
        <w:proofErr w:type="spellStart"/>
        <w:r w:rsidR="00B570C5" w:rsidRPr="000F026B">
          <w:rPr>
            <w:color w:val="222222"/>
            <w:shd w:val="clear" w:color="auto" w:fill="FFFFFF"/>
            <w:rPrChange w:id="1266" w:author="usher" w:date="2026-06-05T05:43:00Z">
              <w:rPr>
                <w:rFonts w:ascii="Arial" w:hAnsi="Arial" w:cs="Arial"/>
                <w:color w:val="222222"/>
                <w:sz w:val="20"/>
                <w:szCs w:val="20"/>
                <w:shd w:val="clear" w:color="auto" w:fill="FFFFFF"/>
              </w:rPr>
            </w:rPrChange>
          </w:rPr>
          <w:t>Okesina</w:t>
        </w:r>
        <w:proofErr w:type="spellEnd"/>
        <w:r w:rsidR="00B570C5" w:rsidRPr="000F026B">
          <w:rPr>
            <w:color w:val="222222"/>
            <w:shd w:val="clear" w:color="auto" w:fill="FFFFFF"/>
            <w:rPrChange w:id="1267" w:author="usher" w:date="2026-06-05T05:43:00Z">
              <w:rPr>
                <w:rFonts w:ascii="Arial" w:hAnsi="Arial" w:cs="Arial"/>
                <w:color w:val="222222"/>
                <w:sz w:val="20"/>
                <w:szCs w:val="20"/>
                <w:shd w:val="clear" w:color="auto" w:fill="FFFFFF"/>
              </w:rPr>
            </w:rPrChange>
          </w:rPr>
          <w:t>,</w:t>
        </w:r>
      </w:ins>
      <w:ins w:id="1268" w:author="usher" w:date="2026-03-25T14:04:00Z">
        <w:r w:rsidR="00B570C5" w:rsidRPr="000F026B">
          <w:rPr>
            <w:color w:val="222222"/>
            <w:shd w:val="clear" w:color="auto" w:fill="FFFFFF"/>
          </w:rPr>
          <w:t xml:space="preserve"> </w:t>
        </w:r>
      </w:ins>
      <w:ins w:id="1269" w:author="usher" w:date="2026-03-25T14:03:00Z">
        <w:r w:rsidR="00B570C5" w:rsidRPr="000F026B">
          <w:rPr>
            <w:color w:val="222222"/>
            <w:shd w:val="clear" w:color="auto" w:fill="FFFFFF"/>
            <w:rPrChange w:id="1270" w:author="usher" w:date="2026-06-05T05:43:00Z">
              <w:rPr>
                <w:rFonts w:ascii="Arial" w:hAnsi="Arial" w:cs="Arial"/>
                <w:color w:val="222222"/>
                <w:sz w:val="20"/>
                <w:szCs w:val="20"/>
                <w:shd w:val="clear" w:color="auto" w:fill="FFFFFF"/>
              </w:rPr>
            </w:rPrChange>
          </w:rPr>
          <w:t>2024</w:t>
        </w:r>
      </w:ins>
      <w:ins w:id="1271" w:author="usher" w:date="2026-03-25T14:04:00Z">
        <w:r w:rsidR="00B570C5" w:rsidRPr="000F026B">
          <w:rPr>
            <w:color w:val="222222"/>
            <w:shd w:val="clear" w:color="auto" w:fill="FFFFFF"/>
          </w:rPr>
          <w:t>)</w:t>
        </w:r>
      </w:ins>
      <w:ins w:id="1272" w:author="usher" w:date="2026-03-25T14:03:00Z">
        <w:r w:rsidR="00B570C5" w:rsidRPr="000F026B">
          <w:rPr>
            <w:color w:val="222222"/>
            <w:shd w:val="clear" w:color="auto" w:fill="FFFFFF"/>
            <w:rPrChange w:id="1273" w:author="usher" w:date="2026-06-05T05:43:00Z">
              <w:rPr>
                <w:rFonts w:ascii="Arial" w:hAnsi="Arial" w:cs="Arial"/>
                <w:color w:val="222222"/>
                <w:sz w:val="20"/>
                <w:szCs w:val="20"/>
                <w:shd w:val="clear" w:color="auto" w:fill="FFFFFF"/>
              </w:rPr>
            </w:rPrChange>
          </w:rPr>
          <w:t xml:space="preserve">. </w:t>
        </w:r>
      </w:ins>
      <w:del w:id="1274" w:author="usher" w:date="2026-03-25T14:04:00Z">
        <w:r w:rsidRPr="000F026B" w:rsidDel="00905FF2">
          <w:delText xml:space="preserve">. </w:delText>
        </w:r>
      </w:del>
      <w:r w:rsidRPr="000F026B"/>
      <w:proofErr w:type="spellStart"/>
      <w:r w:rsidRPr="000F026B"/>
      <w:proofErr w:type="spellEnd"/>
      <w:r w:rsidRPr="000F026B"/>
      <w:bookmarkEnd w:id="1260"/>
      <w:del w:id="1275" w:author="usher" w:date="2026-03-25T14:09:00Z">
        <w:r w:rsidRPr="000F026B" w:rsidDel="0038278C">
          <w:delText xml:space="preserve"> Although studies have shown the effectiveness of CBT as a primary treatment for adolescents with depression, it is also important to administer this in patients who may be placed on medication so as to empower them with positive ways of dealing with unhealthy thoughts. </w:delText>
        </w:r>
      </w:del>
    </w:p>
    <w:p w14:paraId="07F4FC0D" w14:textId="77777777" w:rsidR="009A4657" w:rsidRPr="000F026B" w:rsidDel="0038278C" w:rsidRDefault="009A4657">
      <w:pPr>
        <w:pStyle w:val="BodyText"/>
        <w:spacing w:line="360" w:lineRule="auto"/>
        <w:ind w:right="123"/>
        <w:jc w:val="both"/>
        <w:rPr>
          <w:del w:id="1276" w:author="usher" w:date="2026-03-25T14:09:00Z"/>
        </w:rPr>
      </w:pPr>
    </w:p>
    <w:p w14:paraId="5C7630ED" w14:textId="77777777" w:rsidR="009A4657" w:rsidRPr="000F026B" w:rsidRDefault="001A30E1">
      <w:pPr>
        <w:pStyle w:val="BodyText"/>
        <w:spacing w:line="360" w:lineRule="auto"/>
        <w:ind w:left="0" w:right="123"/>
        <w:jc w:val="both"/>
        <w:pPrChange w:id="1277" w:author="usher" w:date="2026-03-25T14:09:00Z">
          <w:pPr>
            <w:pStyle w:val="BodyText"/>
            <w:spacing w:line="360" w:lineRule="auto"/>
            <w:ind w:right="123"/>
            <w:jc w:val="both"/>
          </w:pPr>
        </w:pPrChange>
      </w:pPr>
      <w:bookmarkStart w:id="1278" w:name="_Hlk237512138"/>
      <w:r w:rsidRPr="000F026B">
        <w:t xml:space="preserve">Generally, the early treatment and intervention for depression is very important because of the impact it has on adolescents. For instance, if an adolescent with depression is left untreated, it may develop into personality disorder in the long run, interfering with the developing personality and also further increase the risk of suicide </w:t>
      </w:r>
      <w:r w:rsidRPr="000F026B">
        <w:rPr>
          <w:color w:val="000000"/>
        </w:rPr>
        <w:t xml:space="preserve">(Oud, De Winter, Vermeulen-Smit, </w:t>
      </w:r>
      <w:proofErr w:type="spellStart"/>
      <w:r w:rsidRPr="000F026B">
        <w:rPr>
          <w:color w:val="000000"/>
        </w:rPr>
        <w:t>Bodden</w:t>
      </w:r>
      <w:proofErr w:type="spellEnd"/>
      <w:r w:rsidRPr="000F026B">
        <w:rPr>
          <w:color w:val="000000"/>
        </w:rPr>
        <w:t xml:space="preserve">, </w:t>
      </w:r>
      <w:proofErr w:type="spellStart"/>
      <w:r w:rsidRPr="000F026B">
        <w:rPr>
          <w:color w:val="000000"/>
        </w:rPr>
        <w:t>Nauta</w:t>
      </w:r>
      <w:proofErr w:type="spellEnd"/>
      <w:r w:rsidRPr="000F026B">
        <w:rPr>
          <w:color w:val="000000"/>
        </w:rPr>
        <w:t>, Stone, Van Den Heuvel, Al Taher, De Graaf, Kendall, and Engels, 2019).</w:t>
      </w:r>
    </w:p>
    <w:bookmarkEnd w:id="1278"/>
    <w:p w14:paraId="3D3FD964" w14:textId="77777777" w:rsidR="009A4657" w:rsidRPr="000F026B" w:rsidRDefault="009A4657">
      <w:pPr>
        <w:pStyle w:val="BodyText"/>
        <w:spacing w:line="360" w:lineRule="auto"/>
        <w:ind w:right="123"/>
        <w:jc w:val="both"/>
      </w:pPr>
    </w:p>
    <w:p w14:paraId="5583B20F" w14:textId="77777777" w:rsidR="009A4657" w:rsidRPr="000F026B" w:rsidRDefault="001A30E1">
      <w:pPr>
        <w:spacing w:line="360" w:lineRule="auto"/>
        <w:jc w:val="both"/>
        <w:rPr>
          <w:rFonts w:ascii="Times New Roman" w:hAnsi="Times New Roman"/>
          <w:b/>
          <w:sz w:val="24"/>
          <w:szCs w:val="24"/>
        </w:rPr>
      </w:pPr>
      <w:r w:rsidRPr="000F026B">
        <w:rPr>
          <w:rFonts w:ascii="Times New Roman" w:hAnsi="Times New Roman"/>
          <w:b/>
          <w:sz w:val="24"/>
          <w:szCs w:val="24"/>
        </w:rPr>
        <w:t xml:space="preserve"> </w:t>
      </w:r>
      <w:bookmarkStart w:id="1279" w:name="_Hlk237512175"/>
      <w:r w:rsidRPr="000F026B">
        <w:rPr>
          <w:rFonts w:ascii="Times New Roman" w:hAnsi="Times New Roman"/>
          <w:b/>
          <w:sz w:val="24"/>
          <w:szCs w:val="24"/>
        </w:rPr>
        <w:t xml:space="preserve">2.3 Impact of Depression on Adolescents </w:t>
      </w:r>
    </w:p>
    <w:p w14:paraId="3852D665" w14:textId="77777777" w:rsidR="009A4657" w:rsidRPr="000F026B" w:rsidRDefault="001A30E1">
      <w:pPr>
        <w:spacing w:line="360" w:lineRule="auto"/>
        <w:ind w:left="100"/>
        <w:jc w:val="both"/>
        <w:rPr>
          <w:rFonts w:ascii="Times New Roman" w:hAnsi="Times New Roman"/>
          <w:sz w:val="24"/>
          <w:szCs w:val="24"/>
        </w:rPr>
      </w:pPr>
      <w:bookmarkStart w:id="1280" w:name="_Hlk237512190"/>
      <w:bookmarkEnd w:id="1279"/>
      <w:r w:rsidRPr="000F026B">
        <w:rPr>
          <w:rFonts w:ascii="Times New Roman" w:hAnsi="Times New Roman"/>
          <w:sz w:val="24"/>
          <w:szCs w:val="24"/>
        </w:rPr>
        <w:t>Depression profoundly affects adolescents’ physical, social, and cognitive development. It raises lots of concerns, which present a huge burden not only on the individual suffering from it, but also on their immediate family, and the society at large. When a young person is depressed, relationship within the family is strained, family members suffer and not just the patient (Rey et al., 2015).  Depressed adolescents may become irritable, presenting with anger outbursts, crying uncontrollably and mood swings, they may also tend to withdraw from their immediate families, become unable to communicate effectively, they may act and behave irrationally, making openness and interaction difficult. Parents’ and family’s misinterpretation of the disorder may lead to judgment, stigma and violence which may worsen the presentation of the disorder.</w:t>
      </w:r>
      <w:proofErr w:type="spellStart"/>
      <w:r w:rsidRPr="000F026B">
        <w:rPr>
          <w:rFonts w:ascii="Times New Roman" w:hAnsi="Times New Roman"/>
          <w:sz w:val="24"/>
          <w:szCs w:val="24"/>
        </w:rPr>
      </w:r>
      <w:proofErr w:type="spellEnd"/>
      <w:r w:rsidRPr="000F026B">
        <w:rPr>
          <w:rFonts w:ascii="Times New Roman" w:hAnsi="Times New Roman"/>
          <w:sz w:val="24"/>
          <w:szCs w:val="24"/>
        </w:rPr>
      </w:r>
      <w:r w:rsidRPr="00061C4E">
        <w:rPr>
          <w:rFonts w:ascii="Times New Roman" w:hAnsi="Times New Roman"/>
          <w:sz w:val="24"/>
          <w:szCs w:val="24"/>
          <w:highlight w:val="yellow"/>
          <w:rPrChange w:id="1281" w:author="CCAM" w:date="2026-09-27T19:44:00Z">
            <w:rPr>
              <w:rFonts w:ascii="Times New Roman" w:hAnsi="Times New Roman"/>
              <w:sz w:val="24"/>
              <w:szCs w:val="24"/>
            </w:rPr>
          </w:rPrChange>
        </w:rPr>
      </w:r>
      <w:bookmarkEnd w:id="1280"/>
      <w:r w:rsidRPr="00061C4E">
        <w:rPr>
          <w:rFonts w:ascii="Times New Roman" w:hAnsi="Times New Roman"/>
          <w:sz w:val="24"/>
          <w:szCs w:val="24"/>
          <w:highlight w:val="yellow"/>
          <w:rPrChange w:id="1282" w:author="CCAM" w:date="2026-09-27T19:44:00Z">
            <w:rPr>
              <w:rFonts w:ascii="Times New Roman" w:hAnsi="Times New Roman"/>
              <w:sz w:val="24"/>
              <w:szCs w:val="24"/>
            </w:rPr>
          </w:rPrChange>
        </w:rPr>
      </w:r>
      <w:r w:rsidRPr="000F026B">
        <w:rPr>
          <w:rFonts w:ascii="Times New Roman" w:hAnsi="Times New Roman"/>
          <w:sz w:val="24"/>
          <w:szCs w:val="24"/>
        </w:rPr>
      </w:r>
    </w:p>
    <w:p w14:paraId="5CF7BE93" w14:textId="77777777" w:rsidR="009A4657" w:rsidRPr="000F026B" w:rsidRDefault="001A30E1">
      <w:pPr>
        <w:spacing w:line="360" w:lineRule="auto"/>
        <w:ind w:left="100"/>
        <w:jc w:val="both"/>
        <w:rPr>
          <w:rFonts w:ascii="Times New Roman" w:hAnsi="Times New Roman"/>
          <w:sz w:val="24"/>
          <w:szCs w:val="24"/>
          <w:rPrChange w:id="1283" w:author="usher" w:date="2026-06-05T05:43:00Z">
            <w:rPr/>
          </w:rPrChange>
        </w:rPr>
      </w:pPr>
      <w:bookmarkStart w:id="1284" w:name="_Hlk237512208"/>
      <w:r w:rsidRPr="000F026B">
        <w:rPr>
          <w:rFonts w:ascii="Times New Roman" w:hAnsi="Times New Roman"/>
          <w:sz w:val="24"/>
          <w:szCs w:val="24"/>
        </w:rPr>
        <w:t>Of all mental illnesses, depression is one of the most disabling and it has a notable impact on society ((Gutiérrez-Rojas et al., 2020)), it is a leading cause of disability worldwide, it is common and could be fatal. It is one of the leading causes of morbidity and mortality globally (Grossberg et al., 2023). Stigma surrounding depression increases fear of judgment and misinterpretation of the illness and tempers help seeking behavior.  Limited access to health care, poverty and inequalities, lack of awareness, all delay early intervention and contributes immensely to the impact of the disorder on adolescents.</w:t>
      </w:r>
      <w:r w:rsidRPr="000F026B">
        <w:rPr>
          <w:rFonts w:ascii="Times New Roman" w:hAnsi="Times New Roman"/>
          <w:color w:val="000000"/>
          <w:sz w:val="24"/>
          <w:szCs w:val="24"/>
        </w:rPr>
      </w:r>
      <w:proofErr w:type="spellStart"/>
      <w:r w:rsidRPr="000F026B">
        <w:rPr>
          <w:rFonts w:ascii="Times New Roman" w:hAnsi="Times New Roman"/>
          <w:color w:val="000000"/>
          <w:sz w:val="24"/>
          <w:szCs w:val="24"/>
        </w:rPr>
      </w:r>
      <w:proofErr w:type="spellEnd"/>
      <w:r w:rsidRPr="000F026B">
        <w:rPr>
          <w:rFonts w:ascii="Times New Roman" w:hAnsi="Times New Roman"/>
          <w:color w:val="000000"/>
          <w:sz w:val="24"/>
          <w:szCs w:val="24"/>
        </w:rPr>
      </w:r>
      <w:r w:rsidRPr="000F026B">
        <w:rPr>
          <w:rFonts w:ascii="Times New Roman" w:hAnsi="Times New Roman"/>
          <w:sz w:val="24"/>
          <w:szCs w:val="24"/>
        </w:rPr>
      </w:r>
      <w:bookmarkEnd w:id="1284"/>
      <w:r w:rsidRPr="000F026B">
        <w:rPr>
          <w:rFonts w:ascii="Times New Roman" w:hAnsi="Times New Roman"/>
          <w:sz w:val="24"/>
          <w:szCs w:val="24"/>
        </w:rPr>
      </w:r>
    </w:p>
    <w:p w14:paraId="2756FE19" w14:textId="77777777" w:rsidR="009A4657" w:rsidRPr="000F026B" w:rsidRDefault="001A30E1">
      <w:pPr>
        <w:spacing w:line="360" w:lineRule="auto"/>
        <w:ind w:left="100"/>
        <w:jc w:val="both"/>
        <w:rPr>
          <w:rFonts w:ascii="Times New Roman" w:hAnsi="Times New Roman"/>
          <w:sz w:val="24"/>
          <w:szCs w:val="24"/>
          <w:rPrChange w:id="1285" w:author="usher" w:date="2026-06-05T05:43:00Z">
            <w:rPr/>
          </w:rPrChange>
        </w:rPr>
      </w:pPr>
      <w:r w:rsidRPr="000F026B">
        <w:rPr>
          <w:rFonts w:ascii="Times New Roman" w:hAnsi="Times New Roman"/>
          <w:sz w:val="24"/>
          <w:szCs w:val="24"/>
        </w:rPr>
        <w:t>Mental disorders are reported to contribute to 13 percent of the global burden of disease and by 2030, depression is expected to be the greatest contributor (Arias et al., 2022). Depression affects the psychosocial and school-related development of adolescents in major ways; it has a significant impact on an individual’s ability to carry out life activities, leading to a reduction in productivity and work performance (Gunnarsson, Hedberg, Håkansson, Hedin, and Wagman, P., 2023).</w:t>
      </w:r>
      <w:bookmarkStart w:id="1286" w:name="_Hlk237512229"/>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r w:rsidRPr="000F026B">
        <w:rPr>
          <w:rFonts w:ascii="Times New Roman" w:hAnsi="Times New Roman"/>
          <w:sz w:val="24"/>
          <w:szCs w:val="24"/>
        </w:rPr>
      </w:r>
      <w:bookmarkEnd w:id="1286"/>
    </w:p>
    <w:p w14:paraId="4F5EBFC0" w14:textId="3A8CA094" w:rsidR="009A4657" w:rsidRPr="000F026B" w:rsidRDefault="001A30E1">
      <w:pPr>
        <w:spacing w:line="360" w:lineRule="auto"/>
        <w:ind w:left="100"/>
        <w:jc w:val="both"/>
        <w:rPr>
          <w:rFonts w:ascii="Times New Roman" w:hAnsi="Times New Roman"/>
          <w:sz w:val="24"/>
          <w:szCs w:val="24"/>
          <w:rPrChange w:id="1287" w:author="usher" w:date="2026-06-05T05:43:00Z">
            <w:rPr/>
          </w:rPrChange>
        </w:rPr>
      </w:pPr>
      <w:bookmarkStart w:id="1288" w:name="_Hlk237512255"/>
      <w:r w:rsidRPr="000F026B">
        <w:rPr>
          <w:rFonts w:ascii="Times New Roman" w:eastAsia="Times New Roman" w:hAnsi="Times New Roman"/>
          <w:sz w:val="24"/>
          <w:szCs w:val="24"/>
        </w:rPr>
        <w:t>Depression is among the most common mental health disorders which significantly impair a person’s functionality, starting in early or mid-adolescence. It can have profound effects on adolescents' emotional, social, and academic development (Rice et al., 2017). In terms of academic performance, depression reduces concentration, decreases motivation and interest, reduces attention span, affects problem solving and decision makings, impairs learning and retention of informationThis leads to the adolescents struggling to keep their grades up and meet academic expectations, loss of interest in school, which increases the risk of having to repeat a year and dropping out of school. It may also lead to stigma both in school and in the community, impair patient’s ability to work and organize work, impair their memory function and this may lead to doubts about one’s own perceived ability (Schulte-körne, 2016). Adolescents with this condition often experience impaired concentration, fatigue, and decreased motivation, which can hinder their academic performance and limit their potential (Schulte-Körne, 2016). Additionally, depression can lead to social withdrawal, strained relationships with peers and family, and increased feelings of isolation (Velasco et al., 2020).</w:t>
      </w:r>
      <w:r w:rsidRPr="000F026B">
        <w:rPr>
          <w:rFonts w:ascii="Times New Roman" w:hAnsi="Times New Roman"/>
          <w:sz w:val="24"/>
          <w:szCs w:val="24"/>
        </w:rPr>
      </w:r>
      <w:r w:rsidRPr="000F026B">
        <w:rPr>
          <w:rFonts w:ascii="Times New Roman" w:eastAsia="Times New Roman" w:hAnsi="Times New Roman"/>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eastAsia="Times New Roman" w:hAnsi="Times New Roman"/>
          <w:sz w:val="24"/>
          <w:szCs w:val="24"/>
        </w:rPr>
      </w:r>
      <w:ins w:id="1289" w:author="usher" w:date="2026-03-25T14:36:00Z">
        <w:r w:rsidR="006A05C5" w:rsidRPr="000F026B">
          <w:rPr>
            <w:rFonts w:ascii="Times New Roman" w:eastAsia="Times New Roman" w:hAnsi="Times New Roman"/>
            <w:sz w:val="24"/>
            <w:szCs w:val="24"/>
          </w:rPr>
          <w:t xml:space="preserve"> </w:t>
        </w:r>
      </w:ins>
      <w:ins w:id="1290" w:author="usher" w:date="2026-03-25T14:37:00Z">
        <w:r w:rsidR="006A05C5" w:rsidRPr="000F026B">
          <w:rPr>
            <w:rFonts w:ascii="Times New Roman" w:eastAsia="Times New Roman" w:hAnsi="Times New Roman"/>
            <w:sz w:val="24"/>
            <w:szCs w:val="24"/>
          </w:rPr>
          <w:t>(</w:t>
        </w:r>
      </w:ins>
      <w:ins w:id="1291" w:author="usher" w:date="2026-03-25T14:36:00Z">
        <w:r w:rsidR="006A05C5" w:rsidRPr="000F026B">
          <w:rPr>
            <w:rFonts w:ascii="Times New Roman" w:hAnsi="Times New Roman"/>
            <w:color w:val="222222"/>
            <w:sz w:val="24"/>
            <w:szCs w:val="24"/>
            <w:shd w:val="clear" w:color="auto" w:fill="FFFFFF"/>
            <w:rPrChange w:id="1292" w:author="usher" w:date="2026-06-05T05:43:00Z">
              <w:rPr>
                <w:rFonts w:ascii="Arial" w:hAnsi="Arial" w:cs="Arial"/>
                <w:color w:val="222222"/>
                <w:sz w:val="20"/>
                <w:szCs w:val="20"/>
                <w:shd w:val="clear" w:color="auto" w:fill="FFFFFF"/>
              </w:rPr>
            </w:rPrChange>
          </w:rPr>
          <w:t>Finning,</w:t>
        </w:r>
      </w:ins>
      <w:ins w:id="1293" w:author="usher" w:date="2026-03-25T14:37:00Z">
        <w:r w:rsidR="006A05C5" w:rsidRPr="000F026B">
          <w:rPr>
            <w:rFonts w:ascii="Times New Roman" w:hAnsi="Times New Roman"/>
            <w:color w:val="222222"/>
            <w:sz w:val="24"/>
            <w:szCs w:val="24"/>
            <w:shd w:val="clear" w:color="auto" w:fill="FFFFFF"/>
          </w:rPr>
          <w:t xml:space="preserve"> </w:t>
        </w:r>
      </w:ins>
      <w:proofErr w:type="spellStart"/>
      <w:ins w:id="1294" w:author="usher" w:date="2026-03-25T14:36:00Z">
        <w:r w:rsidR="006A05C5" w:rsidRPr="000F026B">
          <w:rPr>
            <w:rFonts w:ascii="Times New Roman" w:hAnsi="Times New Roman"/>
            <w:color w:val="222222"/>
            <w:sz w:val="24"/>
            <w:szCs w:val="24"/>
            <w:shd w:val="clear" w:color="auto" w:fill="FFFFFF"/>
            <w:rPrChange w:id="1295" w:author="usher" w:date="2026-06-05T05:43:00Z">
              <w:rPr>
                <w:rFonts w:ascii="Arial" w:hAnsi="Arial" w:cs="Arial"/>
                <w:color w:val="222222"/>
                <w:sz w:val="20"/>
                <w:szCs w:val="20"/>
                <w:shd w:val="clear" w:color="auto" w:fill="FFFFFF"/>
              </w:rPr>
            </w:rPrChange>
          </w:rPr>
          <w:t>Ukoumunne</w:t>
        </w:r>
        <w:proofErr w:type="spellEnd"/>
        <w:r w:rsidR="006A05C5" w:rsidRPr="000F026B">
          <w:rPr>
            <w:rFonts w:ascii="Times New Roman" w:hAnsi="Times New Roman"/>
            <w:color w:val="222222"/>
            <w:sz w:val="24"/>
            <w:szCs w:val="24"/>
            <w:shd w:val="clear" w:color="auto" w:fill="FFFFFF"/>
            <w:rPrChange w:id="1296" w:author="usher" w:date="2026-06-05T05:43:00Z">
              <w:rPr>
                <w:rFonts w:ascii="Arial" w:hAnsi="Arial" w:cs="Arial"/>
                <w:color w:val="222222"/>
                <w:sz w:val="20"/>
                <w:szCs w:val="20"/>
                <w:shd w:val="clear" w:color="auto" w:fill="FFFFFF"/>
              </w:rPr>
            </w:rPrChange>
          </w:rPr>
          <w:t xml:space="preserve">, Ford, Danielsson-Waters, Shaw, De Jager, </w:t>
        </w:r>
        <w:proofErr w:type="spellStart"/>
        <w:r w:rsidR="006A05C5" w:rsidRPr="000F026B">
          <w:rPr>
            <w:rFonts w:ascii="Times New Roman" w:hAnsi="Times New Roman"/>
            <w:color w:val="222222"/>
            <w:sz w:val="24"/>
            <w:szCs w:val="24"/>
            <w:shd w:val="clear" w:color="auto" w:fill="FFFFFF"/>
            <w:rPrChange w:id="1297" w:author="usher" w:date="2026-06-05T05:43:00Z">
              <w:rPr>
                <w:rFonts w:ascii="Arial" w:hAnsi="Arial" w:cs="Arial"/>
                <w:color w:val="222222"/>
                <w:sz w:val="20"/>
                <w:szCs w:val="20"/>
                <w:shd w:val="clear" w:color="auto" w:fill="FFFFFF"/>
              </w:rPr>
            </w:rPrChange>
          </w:rPr>
          <w:t>Stentiford</w:t>
        </w:r>
        <w:proofErr w:type="spellEnd"/>
        <w:r w:rsidR="006A05C5" w:rsidRPr="000F026B">
          <w:rPr>
            <w:rFonts w:ascii="Times New Roman" w:hAnsi="Times New Roman"/>
            <w:color w:val="222222"/>
            <w:sz w:val="24"/>
            <w:szCs w:val="24"/>
            <w:shd w:val="clear" w:color="auto" w:fill="FFFFFF"/>
            <w:rPrChange w:id="1298" w:author="usher" w:date="2026-06-05T05:43:00Z">
              <w:rPr>
                <w:rFonts w:ascii="Arial" w:hAnsi="Arial" w:cs="Arial"/>
                <w:color w:val="222222"/>
                <w:sz w:val="20"/>
                <w:szCs w:val="20"/>
                <w:shd w:val="clear" w:color="auto" w:fill="FFFFFF"/>
              </w:rPr>
            </w:rPrChange>
          </w:rPr>
          <w:t>, and Moore, 2019</w:t>
        </w:r>
      </w:ins>
      <w:ins w:id="1299" w:author="usher" w:date="2026-03-25T14:38:00Z">
        <w:r w:rsidR="006A05C5" w:rsidRPr="000F026B">
          <w:rPr>
            <w:rFonts w:ascii="Times New Roman" w:hAnsi="Times New Roman"/>
            <w:color w:val="222222"/>
            <w:sz w:val="24"/>
            <w:szCs w:val="24"/>
            <w:shd w:val="clear" w:color="auto" w:fill="FFFFFF"/>
          </w:rPr>
          <w:t>)</w:t>
        </w:r>
      </w:ins>
      <w:ins w:id="1300" w:author="usher" w:date="2026-03-25T14:36:00Z">
        <w:r w:rsidR="006A05C5" w:rsidRPr="000F026B">
          <w:rPr>
            <w:rFonts w:ascii="Times New Roman" w:hAnsi="Times New Roman"/>
            <w:color w:val="222222"/>
            <w:sz w:val="24"/>
            <w:szCs w:val="24"/>
            <w:shd w:val="clear" w:color="auto" w:fill="FFFFFF"/>
            <w:rPrChange w:id="1301" w:author="usher" w:date="2026-06-05T05:43:00Z">
              <w:rPr>
                <w:rFonts w:ascii="Arial" w:hAnsi="Arial" w:cs="Arial"/>
                <w:color w:val="222222"/>
                <w:sz w:val="20"/>
                <w:szCs w:val="20"/>
                <w:shd w:val="clear" w:color="auto" w:fill="FFFFFF"/>
              </w:rPr>
            </w:rPrChange>
          </w:rPr>
          <w:t>.</w:t>
        </w:r>
      </w:ins>
      <w:ins w:id="1302" w:author="usher" w:date="2026-03-25T14:38:00Z">
        <w:r w:rsidR="006A05C5" w:rsidRPr="000F026B">
          <w:rPr>
            <w:rFonts w:ascii="Times New Roman" w:hAnsi="Times New Roman"/>
            <w:color w:val="222222"/>
            <w:sz w:val="24"/>
            <w:szCs w:val="24"/>
            <w:shd w:val="clear" w:color="auto" w:fill="FFFFFF"/>
          </w:rPr>
          <w:t xml:space="preserve"> </w:t>
        </w:r>
      </w:ins>
      <w:del w:id="1303" w:author="usher" w:date="2026-03-25T14:38:00Z">
        <w:r w:rsidRPr="000F026B" w:rsidDel="006A05C5">
          <w:rPr>
            <w:rFonts w:ascii="Times New Roman" w:eastAsia="Times New Roman" w:hAnsi="Times New Roman"/>
            <w:sz w:val="24"/>
            <w:szCs w:val="24"/>
          </w:rPr>
          <w:delText xml:space="preserve">. </w:delText>
        </w:r>
      </w:del>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60"/>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bookmarkEnd w:id="1288"/>
      <w:r w:rsidRPr="000F026B">
        <w:rPr>
          <w:rFonts w:ascii="Times New Roman" w:hAnsi="Times New Roman"/>
          <w:sz w:val="24"/>
          <w:szCs w:val="24"/>
        </w:rPr>
      </w:r>
      <w:r w:rsidRPr="000F026B">
        <w:rPr>
          <w:rFonts w:ascii="Times New Roman" w:hAnsi="Times New Roman"/>
          <w:spacing w:val="1"/>
          <w:sz w:val="24"/>
          <w:szCs w:val="24"/>
        </w:rPr>
      </w:r>
      <w:bookmarkStart w:id="1304" w:name="_Hlk237512278"/>
      <w:r w:rsidRPr="000F026B">
        <w:rPr>
          <w:rFonts w:ascii="Times New Roman" w:hAnsi="Times New Roman"/>
          <w:sz w:val="24"/>
          <w:szCs w:val="24"/>
        </w:rPr>
      </w:r>
      <w:r w:rsidRPr="000F026B">
        <w:rPr>
          <w:rFonts w:ascii="Times New Roman" w:hAnsi="Times New Roman"/>
          <w:spacing w:val="-1"/>
          <w:sz w:val="24"/>
          <w:szCs w:val="24"/>
        </w:rPr>
      </w:r>
      <w:r w:rsidRPr="000F026B">
        <w:rPr>
          <w:rFonts w:ascii="Times New Roman" w:hAnsi="Times New Roman"/>
          <w:sz w:val="24"/>
          <w:szCs w:val="24"/>
        </w:rPr>
      </w:r>
      <w:bookmarkEnd w:id="1304"/>
    </w:p>
    <w:p w14:paraId="00EF0B36" w14:textId="372C2B36" w:rsidR="009A4657" w:rsidRPr="000F026B" w:rsidRDefault="001A30E1">
      <w:pPr>
        <w:pStyle w:val="BodyText"/>
        <w:spacing w:before="42" w:line="360" w:lineRule="auto"/>
        <w:ind w:right="119"/>
        <w:jc w:val="both"/>
      </w:pPr>
      <w:bookmarkStart w:id="1305" w:name="_Hlk237512295"/>
      <w:r w:rsidRPr="000F026B">
        <w:t>Depression does not only significantly affects the adolescent’s socialization, relationship among families and peers and school performance, it may also have potential long-term consequences on patientsDepression may increase the risk of personality disorder, increase low self-esteem, difficulty forming and sustaining relationships, delayed development of social and problem solving skills, reduced productivity, lower academic achievement, limited career achievement and difficulty choosing a career path. Depression may also lead to the development of chronic illnesses such as cardiovascular diseases, sleep disturbances, nutritional deficiencies due to loss of appetite, the immune system may also become weak, making the individual’s body prone to physical illnesses like Malaria. Halonen, Hakko, Riala and (Riipinen et al., 2022) found evidence that depressed adolescents may be at a high risk of increased hospitalization, recurrent depressive episodes, alcohol and substance abuse problems, self-harm, psychosocial impairment, and antisocial behaviors, but of all the effects, the most devastating is suicide.</w:t>
      </w:r>
      <w:proofErr w:type="gramStart"/>
      <w:r w:rsidRPr="000F026B"/>
      <w:proofErr w:type="gramEnd"/>
      <w:r w:rsidRPr="000F026B"/>
      <w:ins w:id="1306" w:author="usher" w:date="2026-03-25T14:43:00Z">
        <w:r w:rsidR="00A26D11" w:rsidRPr="000F026B">
          <w:t xml:space="preserve"> </w:t>
        </w:r>
      </w:ins>
      <w:ins w:id="1307" w:author="usher" w:date="2026-03-25T14:44:00Z">
        <w:r w:rsidR="00A26D11" w:rsidRPr="000F026B">
          <w:t>(</w:t>
        </w:r>
      </w:ins>
      <w:ins w:id="1308" w:author="usher" w:date="2026-03-25T14:43:00Z">
        <w:r w:rsidR="00A26D11" w:rsidRPr="000F026B">
          <w:rPr>
            <w:color w:val="222222"/>
            <w:shd w:val="clear" w:color="auto" w:fill="FFFFFF"/>
            <w:rPrChange w:id="1309" w:author="usher" w:date="2026-06-05T05:43:00Z">
              <w:rPr>
                <w:rFonts w:ascii="Arial" w:hAnsi="Arial" w:cs="Arial"/>
                <w:color w:val="222222"/>
                <w:sz w:val="20"/>
                <w:szCs w:val="20"/>
                <w:shd w:val="clear" w:color="auto" w:fill="FFFFFF"/>
              </w:rPr>
            </w:rPrChange>
          </w:rPr>
          <w:t>Johnson, Dupuis, Piche, Clayborne, and Colman, 2018</w:t>
        </w:r>
      </w:ins>
      <w:ins w:id="1310" w:author="usher" w:date="2026-03-25T14:44:00Z">
        <w:r w:rsidR="00A26D11" w:rsidRPr="000F026B">
          <w:rPr>
            <w:color w:val="222222"/>
            <w:shd w:val="clear" w:color="auto" w:fill="FFFFFF"/>
          </w:rPr>
          <w:t>)</w:t>
        </w:r>
      </w:ins>
      <w:ins w:id="1311" w:author="usher" w:date="2026-03-25T14:43:00Z">
        <w:r w:rsidR="00A26D11" w:rsidRPr="000F026B">
          <w:rPr>
            <w:color w:val="222222"/>
            <w:shd w:val="clear" w:color="auto" w:fill="FFFFFF"/>
            <w:rPrChange w:id="1312" w:author="usher" w:date="2026-06-05T05:43:00Z">
              <w:rPr>
                <w:rFonts w:ascii="Arial" w:hAnsi="Arial" w:cs="Arial"/>
                <w:color w:val="222222"/>
                <w:sz w:val="20"/>
                <w:szCs w:val="20"/>
                <w:shd w:val="clear" w:color="auto" w:fill="FFFFFF"/>
              </w:rPr>
            </w:rPrChange>
          </w:rPr>
          <w:t xml:space="preserve">. </w:t>
        </w:r>
      </w:ins>
      <w:del w:id="1313" w:author="usher" w:date="2026-03-25T14:43:00Z">
        <w:r w:rsidRPr="000F026B" w:rsidDel="00A26D11">
          <w:delText xml:space="preserve">. </w:delText>
        </w:r>
      </w:del>
      <w:r w:rsidRPr="000F026B"/>
      <w:proofErr w:type="gramStart"/>
      <w:r w:rsidRPr="000F026B"/>
      <w:proofErr w:type="gram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bookmarkEnd w:id="1305"/>
      <w:r w:rsidRPr="000F026B"/>
      <w:bookmarkStart w:id="1314" w:name="_Hlk237512343"/>
      <w:r w:rsidRPr="000F026B"/>
      <w:bookmarkEnd w:id="1314"/>
      <w:r w:rsidRPr="000F026B"/>
    </w:p>
    <w:p w14:paraId="6D8DBDA7" w14:textId="020E64CA" w:rsidR="009A4657" w:rsidRPr="000F026B" w:rsidRDefault="001A30E1" w:rsidP="0021315C">
      <w:pPr>
        <w:pStyle w:val="BodyText"/>
        <w:spacing w:before="42" w:line="360" w:lineRule="auto"/>
        <w:ind w:right="119"/>
        <w:jc w:val="both"/>
      </w:pPr>
      <w:bookmarkStart w:id="1315" w:name="_Hlk237512390"/>
      <w:r w:rsidRPr="000F026B">
        <w:t>Depression, in particular, is closely linked to increased risk of suicidal ideation and attempts</w:t>
      </w:r>
      <w:r w:rsidRPr="000F026B">
        <w:rPr>
          <w:spacing w:val="1"/>
        </w:rPr>
        <w:t xml:space="preserve"> </w:t>
      </w:r>
      <w:r w:rsidRPr="000F026B">
        <w:t>among</w:t>
      </w:r>
      <w:r w:rsidRPr="000F026B">
        <w:rPr>
          <w:spacing w:val="1"/>
        </w:rPr>
        <w:t xml:space="preserve"> </w:t>
      </w:r>
      <w:r w:rsidRPr="000F026B">
        <w:t xml:space="preserve">adolescents. The emotional stress that comes with depression may flood the adolescents’ coping skills, result in social isolation, loss of pleasure in things that were </w:t>
      </w:r>
      <w:r w:rsidRPr="000F026B">
        <w:lastRenderedPageBreak/>
        <w:t>formerly pleasurable, increase negative intrusive thoughts, and results in the depressed individual acting impulsively and increase hopelessness which fuels suicidal thoughts. Suicide</w:t>
      </w:r>
      <w:r w:rsidRPr="000F026B">
        <w:rPr>
          <w:spacing w:val="1"/>
        </w:rPr>
        <w:t xml:space="preserve"> </w:t>
      </w:r>
      <w:r w:rsidRPr="000F026B">
        <w:t>remains</w:t>
      </w:r>
      <w:r w:rsidRPr="000F026B">
        <w:rPr>
          <w:spacing w:val="1"/>
        </w:rPr>
        <w:t xml:space="preserve"> </w:t>
      </w:r>
      <w:r w:rsidRPr="000F026B">
        <w:t>one</w:t>
      </w:r>
      <w:r w:rsidRPr="000F026B">
        <w:rPr>
          <w:spacing w:val="1"/>
        </w:rPr>
        <w:t xml:space="preserve"> </w:t>
      </w:r>
      <w:r w:rsidRPr="000F026B">
        <w:t>of</w:t>
      </w:r>
      <w:r w:rsidRPr="000F026B">
        <w:rPr>
          <w:spacing w:val="1"/>
        </w:rPr>
        <w:t xml:space="preserve"> </w:t>
      </w:r>
      <w:r w:rsidRPr="000F026B">
        <w:t>the</w:t>
      </w:r>
      <w:r w:rsidRPr="000F026B">
        <w:rPr>
          <w:spacing w:val="1"/>
        </w:rPr>
        <w:t xml:space="preserve"> </w:t>
      </w:r>
      <w:r w:rsidRPr="000F026B">
        <w:t>leading</w:t>
      </w:r>
      <w:r w:rsidRPr="000F026B">
        <w:rPr>
          <w:spacing w:val="1"/>
        </w:rPr>
        <w:t xml:space="preserve"> </w:t>
      </w:r>
      <w:r w:rsidRPr="000F026B">
        <w:t>causes</w:t>
      </w:r>
      <w:r w:rsidRPr="000F026B">
        <w:rPr>
          <w:spacing w:val="1"/>
        </w:rPr>
        <w:t xml:space="preserve"> </w:t>
      </w:r>
      <w:r w:rsidRPr="000F026B">
        <w:t>of</w:t>
      </w:r>
      <w:r w:rsidRPr="000F026B">
        <w:rPr>
          <w:spacing w:val="1"/>
        </w:rPr>
        <w:t xml:space="preserve"> </w:t>
      </w:r>
      <w:r w:rsidRPr="000F026B">
        <w:t>death</w:t>
      </w:r>
      <w:r w:rsidRPr="000F026B">
        <w:rPr>
          <w:spacing w:val="1"/>
        </w:rPr>
        <w:t xml:space="preserve"> </w:t>
      </w:r>
      <w:r w:rsidRPr="000F026B">
        <w:t>in</w:t>
      </w:r>
      <w:r w:rsidRPr="000F026B">
        <w:rPr>
          <w:spacing w:val="1"/>
        </w:rPr>
        <w:t xml:space="preserve"> </w:t>
      </w:r>
      <w:r w:rsidRPr="000F026B">
        <w:t>this</w:t>
      </w:r>
      <w:r w:rsidRPr="000F026B">
        <w:rPr>
          <w:spacing w:val="1"/>
        </w:rPr>
        <w:t xml:space="preserve"> </w:t>
      </w:r>
      <w:r w:rsidRPr="000F026B">
        <w:t>age</w:t>
      </w:r>
      <w:r w:rsidRPr="000F026B">
        <w:rPr>
          <w:spacing w:val="1"/>
        </w:rPr>
        <w:t xml:space="preserve"> </w:t>
      </w:r>
      <w:r w:rsidRPr="000F026B">
        <w:t>group, particularly in developing countries where access to mental health care is limited (</w:t>
      </w:r>
      <w:proofErr w:type="spellStart"/>
      <w:del w:id="1316" w:author="usher" w:date="2026-03-25T14:53:00Z">
        <w:r w:rsidRPr="000F026B" w:rsidDel="0021315C">
          <w:delText>Aluh, Anyachebelu, Anosike and Anizoba,</w:delText>
        </w:r>
        <w:r w:rsidRPr="000F026B" w:rsidDel="0021315C">
          <w:rPr>
            <w:spacing w:val="1"/>
          </w:rPr>
          <w:delText xml:space="preserve"> </w:delText>
        </w:r>
        <w:r w:rsidRPr="000F026B" w:rsidDel="0021315C">
          <w:delText>2018</w:delText>
        </w:r>
      </w:del>
      <w:ins w:id="1317" w:author="usher" w:date="2026-03-25T14:50:00Z">
        <w:r w:rsidR="00B45327" w:rsidRPr="000F026B">
          <w:rPr>
            <w:color w:val="222222"/>
            <w:shd w:val="clear" w:color="auto" w:fill="FFFFFF"/>
            <w:rPrChange w:id="1318" w:author="usher" w:date="2026-06-05T05:43:00Z">
              <w:rPr>
                <w:rFonts w:ascii="Arial" w:hAnsi="Arial" w:cs="Arial"/>
                <w:color w:val="222222"/>
                <w:sz w:val="20"/>
                <w:szCs w:val="20"/>
                <w:shd w:val="clear" w:color="auto" w:fill="FFFFFF"/>
              </w:rPr>
            </w:rPrChange>
          </w:rPr>
          <w:t>Chinawa</w:t>
        </w:r>
        <w:proofErr w:type="spellEnd"/>
        <w:r w:rsidR="00B45327" w:rsidRPr="000F026B">
          <w:rPr>
            <w:color w:val="222222"/>
            <w:shd w:val="clear" w:color="auto" w:fill="FFFFFF"/>
            <w:rPrChange w:id="1319" w:author="usher" w:date="2026-06-05T05:43:00Z">
              <w:rPr>
                <w:rFonts w:ascii="Arial" w:hAnsi="Arial" w:cs="Arial"/>
                <w:color w:val="222222"/>
                <w:sz w:val="20"/>
                <w:szCs w:val="20"/>
                <w:shd w:val="clear" w:color="auto" w:fill="FFFFFF"/>
              </w:rPr>
            </w:rPrChange>
          </w:rPr>
          <w:t xml:space="preserve">, </w:t>
        </w:r>
        <w:proofErr w:type="spellStart"/>
        <w:r w:rsidR="00B45327" w:rsidRPr="000F026B">
          <w:rPr>
            <w:color w:val="222222"/>
            <w:shd w:val="clear" w:color="auto" w:fill="FFFFFF"/>
            <w:rPrChange w:id="1320" w:author="usher" w:date="2026-06-05T05:43:00Z">
              <w:rPr>
                <w:rFonts w:ascii="Arial" w:hAnsi="Arial" w:cs="Arial"/>
                <w:color w:val="222222"/>
                <w:sz w:val="20"/>
                <w:szCs w:val="20"/>
                <w:shd w:val="clear" w:color="auto" w:fill="FFFFFF"/>
              </w:rPr>
            </w:rPrChange>
          </w:rPr>
          <w:t>Manyike</w:t>
        </w:r>
        <w:proofErr w:type="spellEnd"/>
        <w:r w:rsidR="00B45327" w:rsidRPr="000F026B">
          <w:rPr>
            <w:color w:val="222222"/>
            <w:shd w:val="clear" w:color="auto" w:fill="FFFFFF"/>
            <w:rPrChange w:id="1321" w:author="usher" w:date="2026-06-05T05:43:00Z">
              <w:rPr>
                <w:rFonts w:ascii="Arial" w:hAnsi="Arial" w:cs="Arial"/>
                <w:color w:val="222222"/>
                <w:sz w:val="20"/>
                <w:szCs w:val="20"/>
                <w:shd w:val="clear" w:color="auto" w:fill="FFFFFF"/>
              </w:rPr>
            </w:rPrChange>
          </w:rPr>
          <w:t xml:space="preserve">, </w:t>
        </w:r>
        <w:proofErr w:type="spellStart"/>
        <w:r w:rsidR="00B45327" w:rsidRPr="000F026B">
          <w:rPr>
            <w:color w:val="222222"/>
            <w:shd w:val="clear" w:color="auto" w:fill="FFFFFF"/>
            <w:rPrChange w:id="1322" w:author="usher" w:date="2026-06-05T05:43:00Z">
              <w:rPr>
                <w:rFonts w:ascii="Arial" w:hAnsi="Arial" w:cs="Arial"/>
                <w:color w:val="222222"/>
                <w:sz w:val="20"/>
                <w:szCs w:val="20"/>
                <w:shd w:val="clear" w:color="auto" w:fill="FFFFFF"/>
              </w:rPr>
            </w:rPrChange>
          </w:rPr>
          <w:t>Obu</w:t>
        </w:r>
        <w:proofErr w:type="spellEnd"/>
        <w:r w:rsidR="00B45327" w:rsidRPr="000F026B">
          <w:rPr>
            <w:color w:val="222222"/>
            <w:shd w:val="clear" w:color="auto" w:fill="FFFFFF"/>
            <w:rPrChange w:id="1323" w:author="usher" w:date="2026-06-05T05:43:00Z">
              <w:rPr>
                <w:rFonts w:ascii="Arial" w:hAnsi="Arial" w:cs="Arial"/>
                <w:color w:val="222222"/>
                <w:sz w:val="20"/>
                <w:szCs w:val="20"/>
                <w:shd w:val="clear" w:color="auto" w:fill="FFFFFF"/>
              </w:rPr>
            </w:rPrChange>
          </w:rPr>
          <w:t xml:space="preserve">, </w:t>
        </w:r>
        <w:proofErr w:type="spellStart"/>
        <w:r w:rsidR="00B45327" w:rsidRPr="000F026B">
          <w:rPr>
            <w:color w:val="222222"/>
            <w:shd w:val="clear" w:color="auto" w:fill="FFFFFF"/>
            <w:rPrChange w:id="1324" w:author="usher" w:date="2026-06-05T05:43:00Z">
              <w:rPr>
                <w:rFonts w:ascii="Arial" w:hAnsi="Arial" w:cs="Arial"/>
                <w:color w:val="222222"/>
                <w:sz w:val="20"/>
                <w:szCs w:val="20"/>
                <w:shd w:val="clear" w:color="auto" w:fill="FFFFFF"/>
              </w:rPr>
            </w:rPrChange>
          </w:rPr>
          <w:t>Aronu</w:t>
        </w:r>
        <w:proofErr w:type="spellEnd"/>
        <w:r w:rsidR="00B45327" w:rsidRPr="000F026B">
          <w:rPr>
            <w:color w:val="222222"/>
            <w:shd w:val="clear" w:color="auto" w:fill="FFFFFF"/>
            <w:rPrChange w:id="1325" w:author="usher" w:date="2026-06-05T05:43:00Z">
              <w:rPr>
                <w:rFonts w:ascii="Arial" w:hAnsi="Arial" w:cs="Arial"/>
                <w:color w:val="222222"/>
                <w:sz w:val="20"/>
                <w:szCs w:val="20"/>
                <w:shd w:val="clear" w:color="auto" w:fill="FFFFFF"/>
              </w:rPr>
            </w:rPrChange>
          </w:rPr>
          <w:t xml:space="preserve">, </w:t>
        </w:r>
        <w:proofErr w:type="spellStart"/>
        <w:r w:rsidR="00B45327" w:rsidRPr="000F026B">
          <w:rPr>
            <w:color w:val="222222"/>
            <w:shd w:val="clear" w:color="auto" w:fill="FFFFFF"/>
            <w:rPrChange w:id="1326" w:author="usher" w:date="2026-06-05T05:43:00Z">
              <w:rPr>
                <w:rFonts w:ascii="Arial" w:hAnsi="Arial" w:cs="Arial"/>
                <w:color w:val="222222"/>
                <w:sz w:val="20"/>
                <w:szCs w:val="20"/>
                <w:shd w:val="clear" w:color="auto" w:fill="FFFFFF"/>
              </w:rPr>
            </w:rPrChange>
          </w:rPr>
          <w:t>Odutola</w:t>
        </w:r>
        <w:proofErr w:type="spellEnd"/>
        <w:r w:rsidR="00B45327" w:rsidRPr="000F026B">
          <w:rPr>
            <w:color w:val="222222"/>
            <w:shd w:val="clear" w:color="auto" w:fill="FFFFFF"/>
            <w:rPrChange w:id="1327" w:author="usher" w:date="2026-06-05T05:43:00Z">
              <w:rPr>
                <w:rFonts w:ascii="Arial" w:hAnsi="Arial" w:cs="Arial"/>
                <w:color w:val="222222"/>
                <w:sz w:val="20"/>
                <w:szCs w:val="20"/>
                <w:shd w:val="clear" w:color="auto" w:fill="FFFFFF"/>
              </w:rPr>
            </w:rPrChange>
          </w:rPr>
          <w:t xml:space="preserve">, and </w:t>
        </w:r>
        <w:proofErr w:type="spellStart"/>
        <w:r w:rsidR="00B45327" w:rsidRPr="000F026B">
          <w:rPr>
            <w:color w:val="222222"/>
            <w:shd w:val="clear" w:color="auto" w:fill="FFFFFF"/>
            <w:rPrChange w:id="1328" w:author="usher" w:date="2026-06-05T05:43:00Z">
              <w:rPr>
                <w:rFonts w:ascii="Arial" w:hAnsi="Arial" w:cs="Arial"/>
                <w:color w:val="222222"/>
                <w:sz w:val="20"/>
                <w:szCs w:val="20"/>
                <w:shd w:val="clear" w:color="auto" w:fill="FFFFFF"/>
              </w:rPr>
            </w:rPrChange>
          </w:rPr>
          <w:t>Chinawa</w:t>
        </w:r>
        <w:proofErr w:type="spellEnd"/>
        <w:r w:rsidR="00B45327" w:rsidRPr="000F026B">
          <w:rPr>
            <w:color w:val="222222"/>
            <w:shd w:val="clear" w:color="auto" w:fill="FFFFFF"/>
            <w:rPrChange w:id="1329" w:author="usher" w:date="2026-06-05T05:43:00Z">
              <w:rPr>
                <w:rFonts w:ascii="Arial" w:hAnsi="Arial" w:cs="Arial"/>
                <w:color w:val="222222"/>
                <w:sz w:val="20"/>
                <w:szCs w:val="20"/>
                <w:shd w:val="clear" w:color="auto" w:fill="FFFFFF"/>
              </w:rPr>
            </w:rPrChange>
          </w:rPr>
          <w:t>, 2015</w:t>
        </w:r>
      </w:ins>
      <w:ins w:id="1330" w:author="usher" w:date="2026-03-25T14:53:00Z">
        <w:r w:rsidR="0021315C" w:rsidRPr="000F026B">
          <w:rPr>
            <w:color w:val="222222"/>
            <w:shd w:val="clear" w:color="auto" w:fill="FFFFFF"/>
          </w:rPr>
          <w:t xml:space="preserve">; </w:t>
        </w:r>
        <w:proofErr w:type="spellStart"/>
        <w:r w:rsidR="0021315C" w:rsidRPr="000F026B">
          <w:t>Aluh</w:t>
        </w:r>
        <w:proofErr w:type="spellEnd"/>
        <w:r w:rsidR="0021315C" w:rsidRPr="000F026B">
          <w:t xml:space="preserve">, </w:t>
        </w:r>
        <w:proofErr w:type="spellStart"/>
        <w:r w:rsidR="0021315C" w:rsidRPr="000F026B">
          <w:t>Anyachebelu</w:t>
        </w:r>
        <w:proofErr w:type="spellEnd"/>
        <w:r w:rsidR="0021315C" w:rsidRPr="000F026B">
          <w:t xml:space="preserve">, </w:t>
        </w:r>
        <w:proofErr w:type="spellStart"/>
        <w:r w:rsidR="0021315C" w:rsidRPr="000F026B">
          <w:t>Anosike</w:t>
        </w:r>
        <w:proofErr w:type="spellEnd"/>
        <w:r w:rsidR="0021315C" w:rsidRPr="000F026B">
          <w:t xml:space="preserve"> and </w:t>
        </w:r>
        <w:proofErr w:type="spellStart"/>
        <w:r w:rsidR="0021315C" w:rsidRPr="000F026B">
          <w:t>Anizoba</w:t>
        </w:r>
        <w:proofErr w:type="spellEnd"/>
        <w:r w:rsidR="0021315C" w:rsidRPr="000F026B">
          <w:t>,</w:t>
        </w:r>
        <w:r w:rsidR="0021315C" w:rsidRPr="000F026B">
          <w:rPr>
            <w:spacing w:val="1"/>
          </w:rPr>
          <w:t xml:space="preserve"> </w:t>
        </w:r>
        <w:r w:rsidR="0021315C" w:rsidRPr="000F026B">
          <w:t>2018).</w:t>
        </w:r>
      </w:ins>
      <w:del w:id="1331" w:author="usher" w:date="2026-03-25T14:51:00Z">
        <w:r w:rsidRPr="000F026B" w:rsidDel="00B45327">
          <w:delText>).</w:delText>
        </w:r>
      </w:del>
      <w:r w:rsidRPr="000F026B">
        <w:t xml:space="preserve"> In developing countries, lack of trained mental health professionals, reduced access to health care, limited availability to mental health support contributes to high suicide rates</w:t>
      </w:r>
      <w:bookmarkEnd w:id="1315"/>
      <w:r w:rsidRPr="000F026B">
        <w:t>.</w:t>
      </w:r>
    </w:p>
    <w:p w14:paraId="71B1A1DB" w14:textId="77777777" w:rsidR="009A4657" w:rsidRPr="000F026B" w:rsidRDefault="001A30E1">
      <w:pPr>
        <w:pStyle w:val="BodyText"/>
        <w:spacing w:before="42" w:line="360" w:lineRule="auto"/>
        <w:ind w:right="119"/>
        <w:jc w:val="both"/>
      </w:pPr>
      <w:bookmarkStart w:id="1332" w:name="_Hlk237512410"/>
      <w:r w:rsidRPr="000F026B">
        <w:t>In a study by (Carballo et al., 2019), approximately, one million people complete suicide every year. It is the third leading cause of death in young people (ages 10-29). Depression, although not present in all suicide cases in this population, is still a strong risk factor and the mortality risk for suicide in depressed patients is more than twenty times greater than in the general population. (Yang et al., 2020) for instance, following up 260 depressed patients reported a significantly higher suicidal risk and suicidal attempts among 189 patients who were untreated. Similarly, Lourenço, Rosana, Flavia and (Everton et al., 2015) in a study conducted among 1,379 students reported the prevalence of the risk of suicide to be 29.7%  of which those with depressive symptoms were at the greatest risk. Depression does not always lead to suicide but it is a strong risk factor for completed suicide.</w:t>
      </w:r>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gramStart"/>
      <w:r w:rsidRPr="000F026B"/>
      <w:proofErr w:type="gramEnd"/>
      <w:r w:rsidRPr="000F026B"/>
      <w:bookmarkEnd w:id="1332"/>
      <w:r w:rsidRPr="000F026B"/>
    </w:p>
    <w:p w14:paraId="469B5368" w14:textId="60BF296E" w:rsidR="009A4657" w:rsidRPr="000F026B" w:rsidRDefault="001A30E1">
      <w:pPr>
        <w:pStyle w:val="BodyText"/>
        <w:spacing w:before="42" w:line="360" w:lineRule="auto"/>
        <w:ind w:right="119"/>
        <w:jc w:val="both"/>
      </w:pPr>
      <w:bookmarkStart w:id="1333" w:name="_Hlk237512455"/>
      <w:r w:rsidRPr="000F026B">
        <w:t>Depression may occur independently or may co-morbid with other disorders like anxiety, substance misuse among others (Cosci et al., 2021).  (Alauddin et al., 2024), in a cross-sectional 150 adolescents age 12 to 19 years over one year. The study revealed high prevalence and comorbidity of anxiety and depression (55.33% and 44.67% respectively), with substance use disorder being the most common comorbidity with anxiety and depression. Depression may also comorbid with attention deficit, which makes the depressed individual unable to retain information, bipolar disorder, eating disorders like bulimia nervosa, which may result in diabetes, a medical comorbidity (Wal, Kumar, Bhardwaj, Sharma, Tripathi, Gupta, Wal, and Sharma, 2025). Depression also may comorbid with Obsessive Compulsive disorders which increases recurring intrusive thoughts and compulsionThe long-term effects of untreated depression include chronic mental health problems, substance misuse, and poor life outcomes in adulthood (Nebhinani et al., 2019). When depression is left untreated in adolescents, it predisposes them to lower academic performance, poor career choices, underemployment, poor job satisfaction, separation and divorce, poverty, later in adulthood.</w:t>
      </w:r>
      <w:proofErr w:type="spellStart"/>
      <w:r w:rsidRPr="000F026B"/>
      <w:proofErr w:type="spellEnd"/>
      <w:r w:rsidRPr="000F026B"/>
      <w:proofErr w:type="spellStart"/>
      <w:r w:rsidRPr="000F026B">
        <w:rPr>
          <w:color w:val="222222"/>
          <w:shd w:val="clear" w:color="auto" w:fill="FFFFFF"/>
        </w:rPr>
      </w:r>
      <w:proofErr w:type="spellEnd"/>
      <w:r w:rsidRPr="000F026B">
        <w:rPr>
          <w:color w:val="222222"/>
          <w:shd w:val="clear" w:color="auto" w:fill="FFFFFF"/>
        </w:rPr>
      </w:r>
      <w:proofErr w:type="spellStart"/>
      <w:r w:rsidRPr="000F026B">
        <w:rPr>
          <w:color w:val="222222"/>
          <w:shd w:val="clear" w:color="auto" w:fill="FFFFFF"/>
        </w:rPr>
      </w:r>
      <w:proofErr w:type="spellEnd"/>
      <w:r w:rsidRPr="000F026B">
        <w:rPr>
          <w:color w:val="222222"/>
          <w:shd w:val="clear" w:color="auto" w:fill="FFFFFF"/>
        </w:rPr>
      </w:r>
      <w:proofErr w:type="spellStart"/>
      <w:r w:rsidRPr="000F026B">
        <w:rPr>
          <w:color w:val="222222"/>
          <w:shd w:val="clear" w:color="auto" w:fill="FFFFFF"/>
        </w:rPr>
      </w:r>
      <w:proofErr w:type="spellEnd"/>
      <w:r w:rsidRPr="000F026B">
        <w:rPr>
          <w:color w:val="222222"/>
          <w:shd w:val="clear" w:color="auto" w:fill="FFFFFF"/>
        </w:rPr>
      </w:r>
      <w:proofErr w:type="spellStart"/>
      <w:r w:rsidRPr="000F026B">
        <w:rPr>
          <w:color w:val="222222"/>
          <w:shd w:val="clear" w:color="auto" w:fill="FFFFFF"/>
        </w:rPr>
      </w:r>
      <w:proofErr w:type="spellEnd"/>
      <w:r w:rsidRPr="000F026B">
        <w:rPr>
          <w:color w:val="222222"/>
          <w:shd w:val="clear" w:color="auto" w:fill="FFFFFF"/>
        </w:rPr>
      </w:r>
      <w:r w:rsidRPr="000F026B"/>
      <w:r w:rsidRPr="000F026B">
        <w:rPr>
          <w:color w:val="222222"/>
          <w:shd w:val="clear" w:color="auto" w:fill="FFFFFF"/>
        </w:rPr>
      </w:r>
      <w:bookmarkEnd w:id="1333"/>
      <w:r w:rsidRPr="000F026B">
        <w:rPr>
          <w:color w:val="222222"/>
          <w:shd w:val="clear" w:color="auto" w:fill="FFFFFF"/>
        </w:rPr>
      </w:r>
      <w:bookmarkStart w:id="1334" w:name="_Hlk237512478"/>
      <w:r w:rsidRPr="000F026B">
        <w:rPr>
          <w:color w:val="222222"/>
          <w:shd w:val="clear" w:color="auto" w:fill="FFFFFF"/>
        </w:rPr>
      </w:r>
      <w:r w:rsidRPr="000F026B"/>
      <w:proofErr w:type="gramStart"/>
      <w:r w:rsidRPr="000F026B"/>
      <w:proofErr w:type="gramEnd"/>
      <w:r w:rsidRPr="000F026B"/>
      <w:ins w:id="1335" w:author="usher" w:date="2026-03-25T14:55:00Z">
        <w:r w:rsidR="0021315C" w:rsidRPr="000F026B">
          <w:t xml:space="preserve"> </w:t>
        </w:r>
      </w:ins>
      <w:ins w:id="1336" w:author="usher" w:date="2026-03-25T14:56:00Z">
        <w:r w:rsidR="0021315C" w:rsidRPr="000F026B">
          <w:t>(</w:t>
        </w:r>
      </w:ins>
      <w:ins w:id="1337" w:author="usher" w:date="2026-03-25T14:55:00Z">
        <w:r w:rsidR="0021315C" w:rsidRPr="000F026B">
          <w:rPr>
            <w:color w:val="222222"/>
            <w:shd w:val="clear" w:color="auto" w:fill="FFFFFF"/>
            <w:rPrChange w:id="1338" w:author="usher" w:date="2026-06-05T05:43:00Z">
              <w:rPr>
                <w:rFonts w:ascii="Arial" w:hAnsi="Arial" w:cs="Arial"/>
                <w:color w:val="222222"/>
                <w:sz w:val="20"/>
                <w:szCs w:val="20"/>
                <w:shd w:val="clear" w:color="auto" w:fill="FFFFFF"/>
              </w:rPr>
            </w:rPrChange>
          </w:rPr>
          <w:t>Jones, Mair, Riemann,</w:t>
        </w:r>
      </w:ins>
      <w:ins w:id="1339" w:author="usher" w:date="2026-03-25T14:57:00Z">
        <w:r w:rsidR="0021315C" w:rsidRPr="000F026B">
          <w:rPr>
            <w:color w:val="222222"/>
            <w:shd w:val="clear" w:color="auto" w:fill="FFFFFF"/>
          </w:rPr>
          <w:t xml:space="preserve"> </w:t>
        </w:r>
      </w:ins>
      <w:proofErr w:type="spellStart"/>
      <w:ins w:id="1340" w:author="usher" w:date="2026-03-25T14:55:00Z">
        <w:r w:rsidR="0021315C" w:rsidRPr="000F026B">
          <w:rPr>
            <w:color w:val="222222"/>
            <w:shd w:val="clear" w:color="auto" w:fill="FFFFFF"/>
            <w:rPrChange w:id="1341" w:author="usher" w:date="2026-06-05T05:43:00Z">
              <w:rPr>
                <w:rFonts w:ascii="Arial" w:hAnsi="Arial" w:cs="Arial"/>
                <w:color w:val="222222"/>
                <w:sz w:val="20"/>
                <w:szCs w:val="20"/>
                <w:shd w:val="clear" w:color="auto" w:fill="FFFFFF"/>
              </w:rPr>
            </w:rPrChange>
          </w:rPr>
          <w:t>Mugno</w:t>
        </w:r>
        <w:proofErr w:type="spellEnd"/>
        <w:r w:rsidR="0021315C" w:rsidRPr="000F026B">
          <w:rPr>
            <w:color w:val="222222"/>
            <w:shd w:val="clear" w:color="auto" w:fill="FFFFFF"/>
            <w:rPrChange w:id="1342" w:author="usher" w:date="2026-06-05T05:43:00Z">
              <w:rPr>
                <w:rFonts w:ascii="Arial" w:hAnsi="Arial" w:cs="Arial"/>
                <w:color w:val="222222"/>
                <w:sz w:val="20"/>
                <w:szCs w:val="20"/>
                <w:shd w:val="clear" w:color="auto" w:fill="FFFFFF"/>
              </w:rPr>
            </w:rPrChange>
          </w:rPr>
          <w:t>, and McNally, 2018</w:t>
        </w:r>
      </w:ins>
      <w:ins w:id="1343" w:author="usher" w:date="2026-03-25T14:56:00Z">
        <w:r w:rsidR="0021315C" w:rsidRPr="000F026B">
          <w:rPr>
            <w:color w:val="222222"/>
            <w:shd w:val="clear" w:color="auto" w:fill="FFFFFF"/>
          </w:rPr>
          <w:t>)</w:t>
        </w:r>
      </w:ins>
      <w:ins w:id="1344" w:author="usher" w:date="2026-03-25T14:55:00Z">
        <w:r w:rsidR="0021315C" w:rsidRPr="000F026B">
          <w:rPr>
            <w:color w:val="222222"/>
            <w:shd w:val="clear" w:color="auto" w:fill="FFFFFF"/>
            <w:rPrChange w:id="1345" w:author="usher" w:date="2026-06-05T05:43:00Z">
              <w:rPr>
                <w:rFonts w:ascii="Arial" w:hAnsi="Arial" w:cs="Arial"/>
                <w:color w:val="222222"/>
                <w:sz w:val="20"/>
                <w:szCs w:val="20"/>
                <w:shd w:val="clear" w:color="auto" w:fill="FFFFFF"/>
              </w:rPr>
            </w:rPrChange>
          </w:rPr>
          <w:t xml:space="preserve">. </w:t>
        </w:r>
      </w:ins>
      <w:del w:id="1346" w:author="usher" w:date="2026-03-25T14:56:00Z">
        <w:r w:rsidRPr="000F026B" w:rsidDel="0021315C">
          <w:delText xml:space="preserve">. </w:delText>
        </w:r>
      </w:del>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60"/>
        </w:rPr>
      </w:r>
      <w:r w:rsidRPr="000F026B"/>
      <w:proofErr w:type="spellStart"/>
      <w:r w:rsidRPr="000F026B"/>
      <w:proofErr w:type="spellEnd"/>
      <w:r w:rsidRPr="000F026B"/>
      <w:r w:rsidRPr="000F026B"/>
    </w:p>
    <w:p w14:paraId="4FDB9891" w14:textId="77777777" w:rsidR="009A4657" w:rsidRPr="000F026B" w:rsidRDefault="001A30E1">
      <w:pPr>
        <w:pStyle w:val="BodyText"/>
        <w:spacing w:before="42" w:line="360" w:lineRule="auto"/>
        <w:ind w:right="119"/>
        <w:jc w:val="both"/>
      </w:pPr>
      <w:r w:rsidRPr="000F026B">
        <w:t xml:space="preserve">In addition, when depression is left untreated, it leads to the adolescent developing personality disorders later in life as the adolescent period is the time where personality traits are being formed (Oud, De Winter, Vermeulen-Smit, </w:t>
      </w:r>
      <w:proofErr w:type="spellStart"/>
      <w:r w:rsidRPr="000F026B">
        <w:t>Bodden</w:t>
      </w:r>
      <w:proofErr w:type="spellEnd"/>
      <w:r w:rsidRPr="000F026B">
        <w:t xml:space="preserve">, </w:t>
      </w:r>
      <w:proofErr w:type="spellStart"/>
      <w:r w:rsidRPr="000F026B">
        <w:t>Nauta</w:t>
      </w:r>
      <w:proofErr w:type="spellEnd"/>
      <w:r w:rsidRPr="000F026B">
        <w:t>, Stone, Van Den Heuvel, Al Taher, De Graaf, Kendall, and Engels, 2019).</w:t>
      </w:r>
    </w:p>
    <w:p w14:paraId="3678E012" w14:textId="77777777" w:rsidR="009A4657" w:rsidRPr="000F026B" w:rsidRDefault="001A30E1">
      <w:pPr>
        <w:pStyle w:val="BodyText"/>
        <w:spacing w:before="42" w:line="360" w:lineRule="auto"/>
        <w:ind w:right="119"/>
        <w:jc w:val="both"/>
      </w:pPr>
      <w:bookmarkStart w:id="1347" w:name="_Hlk237512520"/>
      <w:bookmarkEnd w:id="1334"/>
      <w:r w:rsidRPr="000F026B">
        <w:t>In the society, the impact of depression can be attributed to the inability of patients to contribute meaningfully and also direct cost of treatment. For instance, in India, mental disorders cost nearly a third of the projected 47 trillion US dollars incurred by all non-communicable disease (Menon, Yadav, and John, 2022). Also, depression in adolescent is associated with higher risk of problems with the law, more negative life events and teen pregnancies (Bodden et al., 2018).</w:t>
      </w:r>
      <w:r w:rsidRPr="000F026B">
        <w:rPr>
          <w:color w:val="222222"/>
          <w:shd w:val="clear" w:color="auto" w:fill="FFFFFF"/>
        </w:rPr>
      </w:r>
      <w:r w:rsidRPr="000F026B"/>
      <w:proofErr w:type="spellStart"/>
      <w:r w:rsidRPr="000F026B"/>
      <w:proofErr w:type="spellEnd"/>
      <w:r w:rsidRPr="000F026B"/>
      <w:proofErr w:type="spellStart"/>
      <w:r w:rsidRPr="000F026B"/>
      <w:proofErr w:type="spellEnd"/>
      <w:r w:rsidRPr="000F026B"/>
      <w:bookmarkEnd w:id="1347"/>
      <w:r w:rsidRPr="000F026B"/>
    </w:p>
    <w:p w14:paraId="5638F3DF" w14:textId="77777777" w:rsidR="009A4657" w:rsidRPr="000F026B" w:rsidRDefault="009A4657">
      <w:pPr>
        <w:spacing w:line="360" w:lineRule="auto"/>
        <w:jc w:val="both"/>
        <w:rPr>
          <w:rFonts w:ascii="Times New Roman" w:eastAsia="Times New Roman" w:hAnsi="Times New Roman"/>
          <w:b/>
          <w:sz w:val="24"/>
          <w:szCs w:val="24"/>
        </w:rPr>
      </w:pPr>
    </w:p>
    <w:p w14:paraId="61F089FA" w14:textId="77777777" w:rsidR="009A4657" w:rsidRPr="000F026B" w:rsidRDefault="001A30E1">
      <w:pPr>
        <w:spacing w:line="360" w:lineRule="auto"/>
        <w:jc w:val="both"/>
        <w:rPr>
          <w:rFonts w:ascii="Times New Roman" w:eastAsia="Times New Roman" w:hAnsi="Times New Roman"/>
          <w:b/>
          <w:sz w:val="24"/>
          <w:szCs w:val="24"/>
        </w:rPr>
      </w:pPr>
      <w:bookmarkStart w:id="1348" w:name="_Hlk237512559"/>
      <w:r w:rsidRPr="000F026B">
        <w:rPr>
          <w:rFonts w:ascii="Times New Roman" w:eastAsia="Times New Roman" w:hAnsi="Times New Roman"/>
          <w:b/>
          <w:sz w:val="24"/>
          <w:szCs w:val="24"/>
        </w:rPr>
        <w:t>2.4 Causes and Risk Factors of Depression</w:t>
      </w:r>
    </w:p>
    <w:p w14:paraId="63EA1F19" w14:textId="5A33DEB4" w:rsidR="009A4657" w:rsidRPr="000F026B" w:rsidRDefault="001A30E1">
      <w:pPr>
        <w:widowControl w:val="0"/>
        <w:autoSpaceDE w:val="0"/>
        <w:spacing w:before="40" w:after="0" w:line="360" w:lineRule="auto"/>
        <w:jc w:val="both"/>
        <w:rPr>
          <w:rFonts w:ascii="Times New Roman" w:eastAsia="Times New Roman" w:hAnsi="Times New Roman"/>
          <w:sz w:val="24"/>
          <w:szCs w:val="24"/>
        </w:rPr>
      </w:pPr>
      <w:bookmarkStart w:id="1349" w:name="_Hlk237512573"/>
      <w:bookmarkEnd w:id="1348"/>
      <w:r w:rsidRPr="000F026B">
        <w:rPr>
          <w:rFonts w:ascii="Times New Roman" w:eastAsia="Times New Roman" w:hAnsi="Times New Roman"/>
          <w:sz w:val="24"/>
          <w:szCs w:val="24"/>
        </w:rPr>
        <w:t>Depression has its peak incidence in mid-to-late adolescence and this is because the challenges young people experience increase drastically during this period, especially for girls</w:t>
      </w:r>
      <w:ins w:id="1350" w:author="usher" w:date="2026-03-25T15:04:00Z">
        <w:r w:rsidR="00F63AEF" w:rsidRPr="000F026B">
          <w:rPr>
            <w:rFonts w:ascii="Times New Roman" w:eastAsia="Times New Roman" w:hAnsi="Times New Roman"/>
            <w:sz w:val="24"/>
            <w:szCs w:val="24"/>
          </w:rPr>
          <w:t xml:space="preserve"> (</w:t>
        </w:r>
        <w:proofErr w:type="spellStart"/>
        <w:r w:rsidR="00F63AEF" w:rsidRPr="000F026B">
          <w:rPr>
            <w:rFonts w:ascii="Times New Roman" w:hAnsi="Times New Roman"/>
            <w:color w:val="222222"/>
            <w:sz w:val="24"/>
            <w:szCs w:val="24"/>
            <w:shd w:val="clear" w:color="auto" w:fill="FFFFFF"/>
            <w:rPrChange w:id="1351" w:author="usher" w:date="2026-06-05T05:43:00Z">
              <w:rPr>
                <w:rFonts w:ascii="Arial" w:hAnsi="Arial" w:cs="Arial"/>
                <w:color w:val="222222"/>
                <w:sz w:val="20"/>
                <w:szCs w:val="20"/>
                <w:shd w:val="clear" w:color="auto" w:fill="FFFFFF"/>
              </w:rPr>
            </w:rPrChange>
          </w:rPr>
          <w:t>Petito</w:t>
        </w:r>
        <w:proofErr w:type="spellEnd"/>
        <w:r w:rsidR="00F63AEF" w:rsidRPr="000F026B">
          <w:rPr>
            <w:rFonts w:ascii="Times New Roman" w:hAnsi="Times New Roman"/>
            <w:color w:val="222222"/>
            <w:sz w:val="24"/>
            <w:szCs w:val="24"/>
            <w:shd w:val="clear" w:color="auto" w:fill="FFFFFF"/>
            <w:rPrChange w:id="1352" w:author="usher" w:date="2026-06-05T05:43:00Z">
              <w:rPr>
                <w:rFonts w:ascii="Arial" w:hAnsi="Arial" w:cs="Arial"/>
                <w:color w:val="222222"/>
                <w:sz w:val="20"/>
                <w:szCs w:val="20"/>
                <w:shd w:val="clear" w:color="auto" w:fill="FFFFFF"/>
              </w:rPr>
            </w:rPrChange>
          </w:rPr>
          <w:t xml:space="preserve">, Pop, </w:t>
        </w:r>
        <w:proofErr w:type="spellStart"/>
        <w:r w:rsidR="00F63AEF" w:rsidRPr="000F026B">
          <w:rPr>
            <w:rFonts w:ascii="Times New Roman" w:hAnsi="Times New Roman"/>
            <w:color w:val="222222"/>
            <w:sz w:val="24"/>
            <w:szCs w:val="24"/>
            <w:shd w:val="clear" w:color="auto" w:fill="FFFFFF"/>
            <w:rPrChange w:id="1353" w:author="usher" w:date="2026-06-05T05:43:00Z">
              <w:rPr>
                <w:rFonts w:ascii="Arial" w:hAnsi="Arial" w:cs="Arial"/>
                <w:color w:val="222222"/>
                <w:sz w:val="20"/>
                <w:szCs w:val="20"/>
                <w:shd w:val="clear" w:color="auto" w:fill="FFFFFF"/>
              </w:rPr>
            </w:rPrChange>
          </w:rPr>
          <w:t>Namazova</w:t>
        </w:r>
        <w:proofErr w:type="spellEnd"/>
        <w:r w:rsidR="00F63AEF" w:rsidRPr="000F026B">
          <w:rPr>
            <w:rFonts w:ascii="Times New Roman" w:hAnsi="Times New Roman"/>
            <w:color w:val="222222"/>
            <w:sz w:val="24"/>
            <w:szCs w:val="24"/>
            <w:shd w:val="clear" w:color="auto" w:fill="FFFFFF"/>
            <w:rPrChange w:id="1354" w:author="usher" w:date="2026-06-05T05:43:00Z">
              <w:rPr>
                <w:rFonts w:ascii="Arial" w:hAnsi="Arial" w:cs="Arial"/>
                <w:color w:val="222222"/>
                <w:sz w:val="20"/>
                <w:szCs w:val="20"/>
                <w:shd w:val="clear" w:color="auto" w:fill="FFFFFF"/>
              </w:rPr>
            </w:rPrChange>
          </w:rPr>
          <w:t xml:space="preserve">-Baranova, Mestrovic, </w:t>
        </w:r>
        <w:proofErr w:type="spellStart"/>
        <w:r w:rsidR="00F63AEF" w:rsidRPr="000F026B">
          <w:rPr>
            <w:rFonts w:ascii="Times New Roman" w:hAnsi="Times New Roman"/>
            <w:color w:val="222222"/>
            <w:sz w:val="24"/>
            <w:szCs w:val="24"/>
            <w:shd w:val="clear" w:color="auto" w:fill="FFFFFF"/>
            <w:rPrChange w:id="1355" w:author="usher" w:date="2026-06-05T05:43:00Z">
              <w:rPr>
                <w:rFonts w:ascii="Arial" w:hAnsi="Arial" w:cs="Arial"/>
                <w:color w:val="222222"/>
                <w:sz w:val="20"/>
                <w:szCs w:val="20"/>
                <w:shd w:val="clear" w:color="auto" w:fill="FFFFFF"/>
              </w:rPr>
            </w:rPrChange>
          </w:rPr>
          <w:t>Nigri</w:t>
        </w:r>
        <w:proofErr w:type="spellEnd"/>
        <w:r w:rsidR="00F63AEF" w:rsidRPr="000F026B">
          <w:rPr>
            <w:rFonts w:ascii="Times New Roman" w:hAnsi="Times New Roman"/>
            <w:color w:val="222222"/>
            <w:sz w:val="24"/>
            <w:szCs w:val="24"/>
            <w:shd w:val="clear" w:color="auto" w:fill="FFFFFF"/>
            <w:rPrChange w:id="1356" w:author="usher" w:date="2026-06-05T05:43:00Z">
              <w:rPr>
                <w:rFonts w:ascii="Arial" w:hAnsi="Arial" w:cs="Arial"/>
                <w:color w:val="222222"/>
                <w:sz w:val="20"/>
                <w:szCs w:val="20"/>
                <w:shd w:val="clear" w:color="auto" w:fill="FFFFFF"/>
              </w:rPr>
            </w:rPrChange>
          </w:rPr>
          <w:t xml:space="preserve">, </w:t>
        </w:r>
        <w:proofErr w:type="spellStart"/>
        <w:r w:rsidR="00F63AEF" w:rsidRPr="000F026B">
          <w:rPr>
            <w:rFonts w:ascii="Times New Roman" w:hAnsi="Times New Roman"/>
            <w:color w:val="222222"/>
            <w:sz w:val="24"/>
            <w:szCs w:val="24"/>
            <w:shd w:val="clear" w:color="auto" w:fill="FFFFFF"/>
            <w:rPrChange w:id="1357" w:author="usher" w:date="2026-06-05T05:43:00Z">
              <w:rPr>
                <w:rFonts w:ascii="Arial" w:hAnsi="Arial" w:cs="Arial"/>
                <w:color w:val="222222"/>
                <w:sz w:val="20"/>
                <w:szCs w:val="20"/>
                <w:shd w:val="clear" w:color="auto" w:fill="FFFFFF"/>
              </w:rPr>
            </w:rPrChange>
          </w:rPr>
          <w:t>Vural</w:t>
        </w:r>
        <w:proofErr w:type="spellEnd"/>
        <w:r w:rsidR="00F63AEF" w:rsidRPr="000F026B">
          <w:rPr>
            <w:rFonts w:ascii="Times New Roman" w:hAnsi="Times New Roman"/>
            <w:color w:val="222222"/>
            <w:sz w:val="24"/>
            <w:szCs w:val="24"/>
            <w:shd w:val="clear" w:color="auto" w:fill="FFFFFF"/>
            <w:rPrChange w:id="1358" w:author="usher" w:date="2026-06-05T05:43:00Z">
              <w:rPr>
                <w:rFonts w:ascii="Arial" w:hAnsi="Arial" w:cs="Arial"/>
                <w:color w:val="222222"/>
                <w:sz w:val="20"/>
                <w:szCs w:val="20"/>
                <w:shd w:val="clear" w:color="auto" w:fill="FFFFFF"/>
              </w:rPr>
            </w:rPrChange>
          </w:rPr>
          <w:t xml:space="preserve">, Sacco, </w:t>
        </w:r>
        <w:proofErr w:type="spellStart"/>
        <w:r w:rsidR="00F63AEF" w:rsidRPr="000F026B">
          <w:rPr>
            <w:rFonts w:ascii="Times New Roman" w:hAnsi="Times New Roman"/>
            <w:color w:val="222222"/>
            <w:sz w:val="24"/>
            <w:szCs w:val="24"/>
            <w:shd w:val="clear" w:color="auto" w:fill="FFFFFF"/>
            <w:rPrChange w:id="1359" w:author="usher" w:date="2026-06-05T05:43:00Z">
              <w:rPr>
                <w:rFonts w:ascii="Arial" w:hAnsi="Arial" w:cs="Arial"/>
                <w:color w:val="222222"/>
                <w:sz w:val="20"/>
                <w:szCs w:val="20"/>
                <w:shd w:val="clear" w:color="auto" w:fill="FFFFFF"/>
              </w:rPr>
            </w:rPrChange>
          </w:rPr>
          <w:t>Giardino</w:t>
        </w:r>
        <w:proofErr w:type="spellEnd"/>
        <w:r w:rsidR="00F63AEF" w:rsidRPr="000F026B">
          <w:rPr>
            <w:rFonts w:ascii="Times New Roman" w:hAnsi="Times New Roman"/>
            <w:color w:val="222222"/>
            <w:sz w:val="24"/>
            <w:szCs w:val="24"/>
            <w:shd w:val="clear" w:color="auto" w:fill="FFFFFF"/>
            <w:rPrChange w:id="1360" w:author="usher" w:date="2026-06-05T05:43:00Z">
              <w:rPr>
                <w:rFonts w:ascii="Arial" w:hAnsi="Arial" w:cs="Arial"/>
                <w:color w:val="222222"/>
                <w:sz w:val="20"/>
                <w:szCs w:val="20"/>
                <w:shd w:val="clear" w:color="auto" w:fill="FFFFFF"/>
              </w:rPr>
            </w:rPrChange>
          </w:rPr>
          <w:t xml:space="preserve">, Ferrara, and </w:t>
        </w:r>
        <w:proofErr w:type="spellStart"/>
        <w:r w:rsidR="00F63AEF" w:rsidRPr="000F026B">
          <w:rPr>
            <w:rFonts w:ascii="Times New Roman" w:hAnsi="Times New Roman"/>
            <w:color w:val="222222"/>
            <w:sz w:val="24"/>
            <w:szCs w:val="24"/>
            <w:shd w:val="clear" w:color="auto" w:fill="FFFFFF"/>
            <w:rPrChange w:id="1361" w:author="usher" w:date="2026-06-05T05:43:00Z">
              <w:rPr>
                <w:rFonts w:ascii="Arial" w:hAnsi="Arial" w:cs="Arial"/>
                <w:color w:val="222222"/>
                <w:sz w:val="20"/>
                <w:szCs w:val="20"/>
                <w:shd w:val="clear" w:color="auto" w:fill="FFFFFF"/>
              </w:rPr>
            </w:rPrChange>
          </w:rPr>
          <w:t>Pettoello-Mantovani</w:t>
        </w:r>
        <w:proofErr w:type="spellEnd"/>
        <w:r w:rsidR="00F63AEF" w:rsidRPr="000F026B">
          <w:rPr>
            <w:rFonts w:ascii="Times New Roman" w:hAnsi="Times New Roman"/>
            <w:color w:val="222222"/>
            <w:sz w:val="24"/>
            <w:szCs w:val="24"/>
            <w:shd w:val="clear" w:color="auto" w:fill="FFFFFF"/>
            <w:rPrChange w:id="1362" w:author="usher" w:date="2026-06-05T05:43:00Z">
              <w:rPr>
                <w:rFonts w:ascii="Arial" w:hAnsi="Arial" w:cs="Arial"/>
                <w:color w:val="222222"/>
                <w:sz w:val="20"/>
                <w:szCs w:val="20"/>
                <w:shd w:val="clear" w:color="auto" w:fill="FFFFFF"/>
              </w:rPr>
            </w:rPrChange>
          </w:rPr>
          <w:t>, 2020</w:t>
        </w:r>
      </w:ins>
      <w:ins w:id="1363" w:author="usher" w:date="2026-03-25T15:05:00Z">
        <w:r w:rsidR="00F63AEF" w:rsidRPr="000F026B">
          <w:rPr>
            <w:rFonts w:ascii="Times New Roman" w:hAnsi="Times New Roman"/>
            <w:color w:val="222222"/>
            <w:sz w:val="24"/>
            <w:szCs w:val="24"/>
            <w:shd w:val="clear" w:color="auto" w:fill="FFFFFF"/>
          </w:rPr>
          <w:t xml:space="preserve">). </w:t>
        </w:r>
      </w:ins>
      <w:del w:id="1364" w:author="usher" w:date="2026-03-25T15:05:00Z">
        <w:r w:rsidRPr="000F026B" w:rsidDel="00F63AEF">
          <w:rPr>
            <w:rFonts w:ascii="Times New Roman" w:eastAsia="Times New Roman" w:hAnsi="Times New Roman"/>
            <w:sz w:val="24"/>
            <w:szCs w:val="24"/>
          </w:rPr>
          <w:delText xml:space="preserve">. </w:delText>
        </w:r>
      </w:del>
      <w:r w:rsidRPr="000F026B">
        <w:rPr>
          <w:rFonts w:ascii="Times New Roman" w:eastAsia="Times New Roman" w:hAnsi="Times New Roman"/>
          <w:sz w:val="24"/>
          <w:szCs w:val="24"/>
        </w:rPr>
        <w:t xml:space="preserve">Challenges such as family conflicts, social isolation, cyberbullying, academic stress, relationship changes and heartbreaks, navigating puberty and handling body changes, school and personal life balance increase the adolescents’ vulnerability to depression. </w:t>
      </w:r>
    </w:p>
    <w:p w14:paraId="27B7F5C6" w14:textId="77777777" w:rsidR="009A4657" w:rsidRPr="000F026B" w:rsidRDefault="001A30E1">
      <w:pPr>
        <w:widowControl w:val="0"/>
        <w:autoSpaceDE w:val="0"/>
        <w:spacing w:before="40" w:after="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While some navigate this stage smoothly, some may not. Poor interpersonal skills, coupled with negative thought processes, can make it difficult for the young person to negotiate changes in relationships among the peers, families and the society. At this stage, they are searching for independence while also trying to fit in and at the same time, trying to succeed in their academics and maintain a level of balance in the social environment (</w:t>
      </w:r>
      <w:proofErr w:type="spellStart"/>
      <w:r w:rsidRPr="000F026B">
        <w:rPr>
          <w:rFonts w:ascii="Times New Roman" w:eastAsia="Times New Roman" w:hAnsi="Times New Roman"/>
          <w:sz w:val="24"/>
          <w:szCs w:val="24"/>
        </w:rPr>
        <w:t>Özdemir</w:t>
      </w:r>
      <w:proofErr w:type="spellEnd"/>
      <w:r w:rsidRPr="000F026B">
        <w:rPr>
          <w:rFonts w:ascii="Times New Roman" w:eastAsia="Times New Roman" w:hAnsi="Times New Roman"/>
          <w:sz w:val="24"/>
          <w:szCs w:val="24"/>
        </w:rPr>
        <w:t xml:space="preserve"> and </w:t>
      </w:r>
      <w:proofErr w:type="spellStart"/>
      <w:r w:rsidRPr="000F026B">
        <w:rPr>
          <w:rFonts w:ascii="Times New Roman" w:eastAsia="Times New Roman" w:hAnsi="Times New Roman"/>
          <w:sz w:val="24"/>
          <w:szCs w:val="24"/>
        </w:rPr>
        <w:t>Utkualp</w:t>
      </w:r>
      <w:proofErr w:type="spellEnd"/>
      <w:r w:rsidRPr="000F026B">
        <w:rPr>
          <w:rFonts w:ascii="Times New Roman" w:eastAsia="Times New Roman" w:hAnsi="Times New Roman"/>
          <w:sz w:val="24"/>
          <w:szCs w:val="24"/>
        </w:rPr>
        <w:t>, 2016)</w:t>
      </w:r>
      <w:bookmarkEnd w:id="1349"/>
      <w:r w:rsidRPr="000F026B">
        <w:rPr>
          <w:rFonts w:ascii="Times New Roman" w:eastAsia="Times New Roman" w:hAnsi="Times New Roman"/>
          <w:sz w:val="24"/>
          <w:szCs w:val="24"/>
        </w:rPr>
        <w:t xml:space="preserve">.  </w:t>
      </w:r>
    </w:p>
    <w:p w14:paraId="575C71CA" w14:textId="77777777" w:rsidR="009A4657" w:rsidRPr="000F026B" w:rsidRDefault="001A30E1">
      <w:pPr>
        <w:widowControl w:val="0"/>
        <w:autoSpaceDE w:val="0"/>
        <w:spacing w:before="40" w:after="0" w:line="360" w:lineRule="auto"/>
        <w:jc w:val="both"/>
        <w:rPr>
          <w:rFonts w:ascii="Times New Roman" w:hAnsi="Times New Roman"/>
          <w:sz w:val="24"/>
          <w:szCs w:val="24"/>
          <w:rPrChange w:id="1365" w:author="usher" w:date="2026-06-05T05:43:00Z">
            <w:rPr/>
          </w:rPrChange>
        </w:rPr>
      </w:pPr>
      <w:bookmarkStart w:id="1366" w:name="_Hlk237512613"/>
      <w:r w:rsidRPr="000F026B">
        <w:rPr>
          <w:rFonts w:ascii="Times New Roman" w:eastAsia="Times New Roman" w:hAnsi="Times New Roman"/>
          <w:sz w:val="24"/>
          <w:szCs w:val="24"/>
        </w:rPr>
        <w:t>The causes of depression are quite complex during this stage with multiple contributing factors but some of the factors that can predispose a young person to depression are the biological risk factors (genetic composition), psychosocial risk factors and the environment (Zajkowska et al., 2021). This is similar to the study by Wainberg, Jacobs, Voineskos and (Tripathy et al., 2022), which indicates that genetic composition is a very strong risk factor for depression. Children of parents who have depression such as maternal depression in the prenatal and postnatal period are three to four times likely to have depression when compared to others whose parents do not have depression. A history of parental depression is also associated with suicide attempts in adulthood (Thapar et al., 2022). (Jaffee, Sligo, Mc(Jaffee et al., 2020) in a longitudinal birth cohort study, compared parents who had depression and their offspring. The authors reported that parental depression significantly increases offspring risk for depression especially when it starts in adolescence.</w:t>
      </w:r>
      <w:bookmarkEnd w:id="1366"/>
      <w:r w:rsidRPr="000F026B">
        <w:rPr>
          <w:rFonts w:ascii="Times New Roman" w:eastAsia="Times New Roman" w:hAnsi="Times New Roman"/>
          <w:sz w:val="24"/>
          <w:szCs w:val="24"/>
        </w:rPr>
      </w:r>
      <w:bookmarkStart w:id="1367" w:name="_Hlk237512638"/>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r w:rsidRPr="000F026B">
        <w:rPr>
          <w:rFonts w:ascii="Times New Roman" w:eastAsia="Times New Roman" w:hAnsi="Times New Roman"/>
          <w:sz w:val="24"/>
          <w:szCs w:val="24"/>
        </w:rPr>
      </w:r>
      <w:proofErr w:type="spellStart"/>
      <w:proofErr w:type="gramStart"/>
      <w:r w:rsidRPr="000F026B">
        <w:rPr>
          <w:rFonts w:ascii="Times New Roman" w:eastAsia="Times New Roman" w:hAnsi="Times New Roman"/>
          <w:sz w:val="24"/>
          <w:szCs w:val="24"/>
        </w:rPr>
      </w:r>
      <w:proofErr w:type="spellEnd"/>
      <w:r w:rsidRPr="000F026B">
        <w:rPr>
          <w:rFonts w:ascii="Times New Roman" w:eastAsia="Times New Roman" w:hAnsi="Times New Roman"/>
          <w:i/>
          <w:sz w:val="24"/>
          <w:szCs w:val="24"/>
        </w:rPr>
      </w:r>
      <w:r w:rsidRPr="000F026B">
        <w:rPr>
          <w:rFonts w:ascii="Times New Roman" w:eastAsia="Times New Roman" w:hAnsi="Times New Roman"/>
          <w:sz w:val="24"/>
          <w:szCs w:val="24"/>
        </w:rPr>
      </w:r>
      <w:proofErr w:type="gramEnd"/>
      <w:r w:rsidRPr="000F026B">
        <w:rPr>
          <w:rFonts w:ascii="Times New Roman" w:eastAsia="Times New Roman" w:hAnsi="Times New Roman"/>
          <w:sz w:val="24"/>
          <w:szCs w:val="24"/>
        </w:rPr>
      </w:r>
      <w:bookmarkEnd w:id="1367"/>
      <w:r w:rsidRPr="000F026B">
        <w:rPr>
          <w:rFonts w:ascii="Times New Roman" w:eastAsia="Times New Roman" w:hAnsi="Times New Roman"/>
          <w:sz w:val="24"/>
          <w:szCs w:val="24"/>
        </w:rPr>
      </w:r>
    </w:p>
    <w:p w14:paraId="10862974" w14:textId="7CD35B43" w:rsidR="009A4657" w:rsidRPr="000F026B" w:rsidRDefault="001A30E1">
      <w:pPr>
        <w:widowControl w:val="0"/>
        <w:autoSpaceDE w:val="0"/>
        <w:spacing w:before="40" w:after="0" w:line="360" w:lineRule="auto"/>
        <w:jc w:val="both"/>
        <w:rPr>
          <w:rFonts w:ascii="Times New Roman" w:hAnsi="Times New Roman"/>
          <w:sz w:val="24"/>
          <w:szCs w:val="24"/>
          <w:rPrChange w:id="1368" w:author="usher" w:date="2026-06-05T05:43:00Z">
            <w:rPr/>
          </w:rPrChange>
        </w:rPr>
      </w:pPr>
      <w:bookmarkStart w:id="1369" w:name="_Hlk237512653"/>
      <w:r w:rsidRPr="000F026B">
        <w:rPr>
          <w:rFonts w:ascii="Times New Roman" w:hAnsi="Times New Roman"/>
          <w:sz w:val="24"/>
          <w:szCs w:val="24"/>
        </w:rPr>
        <w:t>There is also a strong link in the relationship between chronic medical or physical health conditions in adolescence and depression. According to (Delamater et al., 2017), adolescents with chronic illness have generally three to four times higher rates of mental health disorders than their healthy peers. Chronic medical conditions such as cancers, HIV/AIDS, diabetes, heart defects, obesity, asthma increases adolescents’ risks for depression. Some of these conditions require frequent and long term hospitalization which disconnects the adolescents from the social world and deprive them of the privilege of interacting with their peers. The side effects of medications from these illnesses may also be immense thus, fostering social withdrawal. Adolescents often have challenges adapting to the changes and demands of the chronic illness during this period.  Depression is the most common complication of almost all serious medical conditions. These illnesses come with great burden for adolescents and may make them susceptible to depression (Russo, K., 2022). In a study by Nouman, Memon, Nizamani, Ahmed, Kousar, and (Khan et al., 2024), they found evidence to support the relationship between depression and asthma, being a chronic illness. A total of 262 asthma patients were included in the study, and it revealed that depression is common among  with asthma, and both depression and asthma often occur together.</w:t>
      </w:r>
      <w:r w:rsidRPr="000F026B">
        <w:rPr>
          <w:rFonts w:ascii="Times New Roman" w:hAnsi="Times New Roman"/>
          <w:color w:val="222222"/>
          <w:sz w:val="24"/>
          <w:szCs w:val="24"/>
          <w:shd w:val="clear" w:color="auto" w:fill="FFFFFF"/>
        </w:rPr>
      </w:r>
      <w:r w:rsidRPr="000F026B">
        <w:rPr>
          <w:rFonts w:ascii="Times New Roman" w:hAnsi="Times New Roman"/>
          <w:sz w:val="24"/>
          <w:szCs w:val="24"/>
        </w:rPr>
      </w:r>
      <w:proofErr w:type="gramStart"/>
      <w:r w:rsidRPr="000F026B">
        <w:rPr>
          <w:rFonts w:ascii="Times New Roman" w:hAnsi="Times New Roman"/>
          <w:sz w:val="24"/>
          <w:szCs w:val="24"/>
        </w:rPr>
      </w:r>
      <w:proofErr w:type="gramEnd"/>
      <w:r w:rsidRPr="000F026B">
        <w:rPr>
          <w:rFonts w:ascii="Times New Roman" w:hAnsi="Times New Roman"/>
          <w:sz w:val="24"/>
          <w:szCs w:val="24"/>
        </w:rPr>
      </w:r>
      <w:r w:rsidRPr="000F026B">
        <w:rPr>
          <w:rFonts w:ascii="Times New Roman" w:hAnsi="Times New Roman"/>
          <w:color w:val="222222"/>
          <w:sz w:val="24"/>
          <w:szCs w:val="24"/>
          <w:shd w:val="clear" w:color="auto" w:fill="FFFFFF"/>
        </w:rPr>
      </w:r>
      <w:r w:rsidRPr="000F026B">
        <w:rPr>
          <w:rFonts w:ascii="Times New Roman" w:hAnsi="Times New Roman"/>
          <w:sz w:val="24"/>
          <w:szCs w:val="24"/>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del w:id="1370" w:author="usher" w:date="2026-06-05T05:39:00Z">
        <w:r w:rsidRPr="000F026B" w:rsidDel="00E83294">
          <w:rPr>
            <w:rFonts w:ascii="Times New Roman" w:hAnsi="Times New Roman"/>
            <w:color w:val="222222"/>
            <w:sz w:val="24"/>
            <w:szCs w:val="24"/>
            <w:shd w:val="clear" w:color="auto" w:fill="FFFFFF"/>
          </w:rPr>
          <w:delText>young individuals</w:delText>
        </w:r>
      </w:del>
      <w:ins w:id="1371" w:author="usher" w:date="2026-06-05T05:39:00Z">
        <w:r w:rsidR="00E83294" w:rsidRPr="000F026B">
          <w:rPr>
            <w:rFonts w:ascii="Times New Roman" w:hAnsi="Times New Roman"/>
            <w:color w:val="222222"/>
            <w:sz w:val="24"/>
            <w:szCs w:val="24"/>
            <w:shd w:val="clear" w:color="auto" w:fill="FFFFFF"/>
          </w:rPr>
          <w:t>adolescents</w:t>
        </w:r>
      </w:ins>
      <w:r w:rsidRPr="000F026B">
        <w:rPr>
          <w:rFonts w:ascii="Times New Roman" w:hAnsi="Times New Roman"/>
          <w:color w:val="222222"/>
          <w:sz w:val="24"/>
          <w:szCs w:val="24"/>
          <w:shd w:val="clear" w:color="auto" w:fill="FFFFFF"/>
        </w:rPr>
      </w:r>
      <w:bookmarkEnd w:id="1369"/>
      <w:r w:rsidRPr="000F026B">
        <w:rPr>
          <w:rFonts w:ascii="Times New Roman" w:hAnsi="Times New Roman"/>
          <w:color w:val="222222"/>
          <w:sz w:val="24"/>
          <w:szCs w:val="24"/>
          <w:shd w:val="clear" w:color="auto" w:fill="FFFFFF"/>
        </w:rPr>
      </w:r>
    </w:p>
    <w:p w14:paraId="05F0FD2B" w14:textId="77777777" w:rsidR="009A4657" w:rsidRPr="000F026B" w:rsidRDefault="001A30E1">
      <w:pPr>
        <w:widowControl w:val="0"/>
        <w:autoSpaceDE w:val="0"/>
        <w:spacing w:before="40" w:after="0" w:line="360" w:lineRule="auto"/>
        <w:jc w:val="both"/>
        <w:rPr>
          <w:rFonts w:ascii="Times New Roman" w:hAnsi="Times New Roman"/>
          <w:sz w:val="24"/>
          <w:szCs w:val="24"/>
          <w:rPrChange w:id="1372" w:author="usher" w:date="2026-06-05T05:43:00Z">
            <w:rPr/>
          </w:rPrChange>
        </w:rPr>
      </w:pPr>
      <w:bookmarkStart w:id="1373" w:name="_Hlk237512702"/>
      <w:r w:rsidRPr="000F026B">
        <w:rPr>
          <w:rFonts w:ascii="Times New Roman" w:hAnsi="Times New Roman"/>
          <w:color w:val="222222"/>
          <w:sz w:val="24"/>
          <w:szCs w:val="24"/>
          <w:shd w:val="clear" w:color="auto" w:fill="FFFFFF"/>
        </w:rPr>
        <w:t>Similarly, (</w:t>
      </w:r>
      <w:r w:rsidRPr="000F026B">
        <w:rPr>
          <w:rFonts w:ascii="Times New Roman" w:hAnsi="Times New Roman"/>
          <w:color w:val="000000"/>
          <w:sz w:val="24"/>
          <w:szCs w:val="24"/>
        </w:rPr>
        <w:t xml:space="preserve">Copeland, </w:t>
      </w:r>
      <w:proofErr w:type="spellStart"/>
      <w:r w:rsidRPr="000F026B">
        <w:rPr>
          <w:rFonts w:ascii="Times New Roman" w:hAnsi="Times New Roman"/>
          <w:color w:val="000000"/>
          <w:sz w:val="24"/>
          <w:szCs w:val="24"/>
        </w:rPr>
        <w:t>Alaie</w:t>
      </w:r>
      <w:proofErr w:type="spellEnd"/>
      <w:r w:rsidRPr="000F026B">
        <w:rPr>
          <w:rFonts w:ascii="Times New Roman" w:hAnsi="Times New Roman"/>
          <w:color w:val="000000"/>
          <w:sz w:val="24"/>
          <w:szCs w:val="24"/>
        </w:rPr>
        <w:t xml:space="preserve">, Jonsson, and Shanahan, </w:t>
      </w:r>
      <w:r w:rsidR="000E50A4" w:rsidRPr="008654E4">
        <w:rPr>
          <w:rFonts w:ascii="Times New Roman" w:hAnsi="Times New Roman"/>
          <w:sz w:val="24"/>
          <w:szCs w:val="24"/>
          <w:rPrChange w:id="1374" w:author="usher" w:date="2026-06-05T05:43:00Z">
            <w:rPr/>
          </w:rPrChange>
        </w:rPr>
        <w:fldChar w:fldCharType="begin"/>
      </w:r>
      <w:r w:rsidR="000E50A4" w:rsidRPr="000F026B">
        <w:rPr>
          <w:rFonts w:ascii="Times New Roman" w:hAnsi="Times New Roman"/>
          <w:sz w:val="24"/>
          <w:szCs w:val="24"/>
          <w:rPrChange w:id="1375" w:author="usher" w:date="2026-06-05T05:43:00Z">
            <w:rPr/>
          </w:rPrChange>
        </w:rPr>
        <w:instrText xml:space="preserve"> HYPERLINK "tel:2021" </w:instrText>
      </w:r>
      <w:r w:rsidR="000E50A4" w:rsidRPr="008654E4">
        <w:rPr>
          <w:rPrChange w:id="1376" w:author="usher" w:date="2026-06-05T05:43:00Z">
            <w:rPr>
              <w:rStyle w:val="Hyperlink"/>
              <w:rFonts w:ascii="Times New Roman" w:hAnsi="Times New Roman"/>
              <w:color w:val="auto"/>
              <w:sz w:val="24"/>
              <w:szCs w:val="24"/>
            </w:rPr>
          </w:rPrChange>
        </w:rPr>
        <w:fldChar w:fldCharType="separate"/>
      </w:r>
      <w:r w:rsidR="009A4657" w:rsidRPr="000F026B">
        <w:rPr>
          <w:rStyle w:val="Hyperlink"/>
          <w:rFonts w:ascii="Times New Roman" w:hAnsi="Times New Roman"/>
          <w:color w:val="auto"/>
          <w:sz w:val="24"/>
          <w:szCs w:val="24"/>
        </w:rPr>
        <w:t>2021</w:t>
      </w:r>
      <w:r w:rsidR="000E50A4" w:rsidRPr="008654E4">
        <w:rPr>
          <w:rStyle w:val="Hyperlink"/>
          <w:rFonts w:ascii="Times New Roman" w:hAnsi="Times New Roman"/>
          <w:color w:val="auto"/>
          <w:sz w:val="24"/>
          <w:szCs w:val="24"/>
        </w:rPr>
        <w:fldChar w:fldCharType="end"/>
      </w:r>
      <w:r w:rsidRPr="000F026B">
        <w:rPr>
          <w:rFonts w:ascii="Times New Roman" w:hAnsi="Times New Roman"/>
          <w:sz w:val="24"/>
          <w:szCs w:val="24"/>
        </w:rPr>
        <w:t>)</w:t>
      </w:r>
      <w:r w:rsidRPr="000F026B">
        <w:rPr>
          <w:rFonts w:ascii="Times New Roman" w:hAnsi="Times New Roman"/>
          <w:color w:val="000000"/>
          <w:sz w:val="24"/>
          <w:szCs w:val="24"/>
        </w:rPr>
        <w:t xml:space="preserve"> recognized the effect of early adolescent depression on future outcomes in a study involving 1,420 participants. They employed the structured Child and Adolescents Psychiatric Interview in assessing the participants. The authors noted that childhood or adolescent depression was associated with higher levels of adult anxiety, illicit drug use, criminal acts, impaired social functioning and </w:t>
      </w:r>
      <w:bookmarkStart w:id="1377" w:name="_Hlk237512721"/>
      <w:bookmarkEnd w:id="1373"/>
      <w:r w:rsidRPr="000F026B">
        <w:rPr>
          <w:rFonts w:ascii="Times New Roman" w:hAnsi="Times New Roman"/>
          <w:color w:val="000000"/>
          <w:sz w:val="24"/>
          <w:szCs w:val="24"/>
        </w:rPr>
        <w:t xml:space="preserve">the development of </w:t>
      </w:r>
      <w:r w:rsidRPr="000F026B">
        <w:rPr>
          <w:rFonts w:ascii="Times New Roman" w:hAnsi="Times New Roman"/>
          <w:sz w:val="24"/>
          <w:szCs w:val="24"/>
        </w:rPr>
        <w:t>poorer health outcomes in various aspects of life and work impairment in adulthood</w:t>
      </w:r>
      <w:r w:rsidRPr="000F026B">
        <w:rPr>
          <w:rFonts w:ascii="Times New Roman" w:hAnsi="Times New Roman"/>
          <w:color w:val="000000"/>
          <w:sz w:val="24"/>
          <w:szCs w:val="24"/>
        </w:rPr>
        <w:t xml:space="preserve">. The authors concluded that early depression in childhood or adulthood have a great and lasting association with adults functioning. </w:t>
      </w:r>
      <w:r w:rsidRPr="000F026B">
        <w:rPr>
          <w:rFonts w:ascii="Times New Roman" w:hAnsi="Times New Roman"/>
          <w:sz w:val="24"/>
          <w:szCs w:val="24"/>
        </w:rPr>
        <w:t>Early onset of depression in adolescents increases the risk for recurrent depressive episodes, preventing the adolescents from making choices that would benefit their lives in the long run especially if intervention is not done on time.</w:t>
      </w:r>
      <w:bookmarkEnd w:id="1377"/>
    </w:p>
    <w:p w14:paraId="092D0CAD" w14:textId="77777777" w:rsidR="009A4657" w:rsidRPr="000F026B" w:rsidRDefault="001A30E1">
      <w:pPr>
        <w:widowControl w:val="0"/>
        <w:autoSpaceDE w:val="0"/>
        <w:spacing w:before="40" w:after="0" w:line="360" w:lineRule="auto"/>
        <w:jc w:val="both"/>
        <w:rPr>
          <w:rFonts w:ascii="Times New Roman" w:hAnsi="Times New Roman"/>
          <w:sz w:val="24"/>
          <w:szCs w:val="24"/>
          <w:rPrChange w:id="1378" w:author="usher" w:date="2026-06-05T05:43:00Z">
            <w:rPr/>
          </w:rPrChange>
        </w:rPr>
      </w:pPr>
      <w:bookmarkStart w:id="1379" w:name="_Hlk237512756"/>
      <w:r w:rsidRPr="000F026B">
        <w:rPr>
          <w:rFonts w:ascii="Times New Roman" w:eastAsia="Times New Roman" w:hAnsi="Times New Roman"/>
          <w:sz w:val="24"/>
          <w:szCs w:val="24"/>
        </w:rPr>
        <w:t>Studies have shown an association between depression and the environment. (Farella et al., 2023), reported that factors such as acute stressful events; loss of a loved one, chronic poverty, child physical or sexual abuse, family dysfunction, academics stress, low self-esteem, relationship break-down, high expressed emotion, community violence, loss of a loved one, parental separation or divorce, bereavement play a significant role as risk factors for depression. The adolescent period is a period of vulnerability and the environment plays very important factor in the adolescent’s ability to navigate the period. Environmental factors such as abuse, family dysfunction, bullying severely impact the adolescent. These factors tend to interrupt several psychological pathways, they have long lasting negative emotional, physical and emotional impact of those affected. These factors make the victims experience intense sadness, persistent feeling of hopelessness, loss of interest in things they once found enjoyable, lower levels of perceived social support and increase negative thoughts and perception about self. Nevertheless, exposure to the psychosocial risk factors does not always lead to the development of depression but those with genetic history of depression may then be susceptible to the effects of these stressors.</w:t>
      </w:r>
      <w:r w:rsidRPr="000F026B">
        <w:rPr>
          <w:rFonts w:ascii="Times New Roman" w:eastAsia="Times New Roman" w:hAnsi="Times New Roman"/>
          <w:color w:val="FF0000"/>
          <w:sz w:val="24"/>
          <w:szCs w:val="24"/>
        </w:rPr>
      </w:r>
      <w:proofErr w:type="spellStart"/>
      <w:r w:rsidRPr="000F026B">
        <w:rPr>
          <w:rFonts w:ascii="Times New Roman" w:hAnsi="Times New Roman"/>
          <w:color w:val="000000"/>
          <w:sz w:val="24"/>
          <w:szCs w:val="24"/>
        </w:rPr>
      </w:r>
      <w:proofErr w:type="spellEnd"/>
      <w:r w:rsidRPr="000F026B">
        <w:rPr>
          <w:rFonts w:ascii="Times New Roman" w:hAnsi="Times New Roman"/>
          <w:color w:val="000000"/>
          <w:sz w:val="24"/>
          <w:szCs w:val="24"/>
        </w:rPr>
      </w:r>
      <w:proofErr w:type="spellStart"/>
      <w:r w:rsidRPr="000F026B">
        <w:rPr>
          <w:rFonts w:ascii="Times New Roman" w:hAnsi="Times New Roman"/>
          <w:color w:val="000000"/>
          <w:sz w:val="24"/>
          <w:szCs w:val="24"/>
        </w:rPr>
      </w:r>
      <w:proofErr w:type="spellEnd"/>
      <w:r w:rsidRPr="000F026B">
        <w:rPr>
          <w:rFonts w:ascii="Times New Roman" w:hAnsi="Times New Roman"/>
          <w:color w:val="000000"/>
          <w:sz w:val="24"/>
          <w:szCs w:val="24"/>
        </w:rPr>
      </w:r>
      <w:r w:rsidRPr="000F026B">
        <w:rPr>
          <w:rFonts w:ascii="Times New Roman" w:hAnsi="Times New Roman"/>
          <w:sz w:val="24"/>
          <w:szCs w:val="24"/>
        </w:rPr>
      </w:r>
      <w:r w:rsidR="000E50A4" w:rsidRPr="008654E4">
        <w:rPr>
          <w:rFonts w:ascii="Times New Roman" w:hAnsi="Times New Roman"/>
          <w:sz w:val="24"/>
          <w:szCs w:val="24"/>
          <w:rPrChange w:id="1380" w:author="usher" w:date="2026-06-05T05:43:00Z">
            <w:rPr/>
          </w:rPrChange>
        </w:rPr>
      </w:r>
      <w:r w:rsidR="000E50A4" w:rsidRPr="000F026B">
        <w:rPr>
          <w:rFonts w:ascii="Times New Roman" w:hAnsi="Times New Roman"/>
          <w:sz w:val="24"/>
          <w:szCs w:val="24"/>
          <w:rPrChange w:id="1381" w:author="usher" w:date="2026-06-05T05:43:00Z">
            <w:rPr/>
          </w:rPrChange>
        </w:rPr>
      </w:r>
      <w:r w:rsidR="000E50A4" w:rsidRPr="008654E4">
        <w:rPr>
          <w:rPrChange w:id="1382" w:author="usher" w:date="2026-06-05T05:43:00Z">
            <w:rPr>
              <w:rStyle w:val="Hyperlink"/>
              <w:rFonts w:ascii="Times New Roman" w:hAnsi="Times New Roman"/>
              <w:color w:val="auto"/>
              <w:sz w:val="24"/>
              <w:szCs w:val="24"/>
            </w:rPr>
          </w:rPrChange>
        </w:rPr>
      </w:r>
      <w:r w:rsidR="009A4657" w:rsidRPr="000F026B">
        <w:rPr>
          <w:rStyle w:val="Hyperlink"/>
          <w:rFonts w:ascii="Times New Roman" w:hAnsi="Times New Roman"/>
          <w:color w:val="auto"/>
          <w:sz w:val="24"/>
          <w:szCs w:val="24"/>
        </w:rPr>
      </w:r>
      <w:r w:rsidR="000E50A4" w:rsidRPr="008654E4">
        <w:rPr>
          <w:rStyle w:val="Hyperlink"/>
          <w:rFonts w:ascii="Times New Roman" w:hAnsi="Times New Roman"/>
          <w:color w:val="auto"/>
          <w:sz w:val="24"/>
          <w:szCs w:val="24"/>
        </w:rPr>
      </w:r>
      <w:r w:rsidRPr="000F026B">
        <w:rPr>
          <w:rFonts w:ascii="Times New Roman" w:hAnsi="Times New Roman"/>
          <w:sz w:val="24"/>
          <w:szCs w:val="24"/>
        </w:rPr>
      </w:r>
      <w:r w:rsidRPr="000F026B">
        <w:rPr>
          <w:rFonts w:ascii="Times New Roman" w:eastAsia="Times New Roman" w:hAnsi="Times New Roman"/>
          <w:sz w:val="24"/>
          <w:szCs w:val="24"/>
        </w:rPr>
      </w:r>
      <w:r w:rsidRPr="000F026B">
        <w:rPr>
          <w:rFonts w:ascii="Times New Roman" w:eastAsia="Times New Roman" w:hAnsi="Times New Roman"/>
          <w:color w:val="FF0000"/>
          <w:sz w:val="24"/>
          <w:szCs w:val="24"/>
        </w:rPr>
      </w:r>
      <w:r w:rsidRPr="000F026B">
        <w:rPr>
          <w:rFonts w:ascii="Times New Roman" w:eastAsia="Times New Roman" w:hAnsi="Times New Roman"/>
          <w:color w:val="000000"/>
          <w:sz w:val="24"/>
          <w:szCs w:val="24"/>
        </w:rPr>
      </w:r>
      <w:r w:rsidRPr="000F026B">
        <w:rPr>
          <w:rFonts w:ascii="Times New Roman" w:eastAsia="Times New Roman" w:hAnsi="Times New Roman"/>
          <w:sz w:val="24"/>
          <w:szCs w:val="24"/>
        </w:rPr>
      </w:r>
      <w:r w:rsidRPr="00061C4E">
        <w:rPr>
          <w:rFonts w:ascii="Times New Roman" w:eastAsia="Times New Roman" w:hAnsi="Times New Roman"/>
          <w:sz w:val="24"/>
          <w:szCs w:val="24"/>
          <w:highlight w:val="yellow"/>
          <w:rPrChange w:id="1383" w:author="CCAM" w:date="2026-09-27T19:45:00Z">
            <w:rPr>
              <w:rFonts w:ascii="Times New Roman" w:eastAsia="Times New Roman" w:hAnsi="Times New Roman"/>
              <w:sz w:val="24"/>
              <w:szCs w:val="24"/>
            </w:rPr>
          </w:rPrChange>
        </w:rPr>
      </w:r>
      <w:bookmarkEnd w:id="1379"/>
      <w:r w:rsidRPr="00061C4E">
        <w:rPr>
          <w:rFonts w:ascii="Times New Roman" w:eastAsia="Times New Roman" w:hAnsi="Times New Roman"/>
          <w:sz w:val="24"/>
          <w:szCs w:val="24"/>
          <w:highlight w:val="yellow"/>
          <w:rPrChange w:id="1384" w:author="CCAM" w:date="2026-09-27T19:45:00Z">
            <w:rPr>
              <w:rFonts w:ascii="Times New Roman" w:eastAsia="Times New Roman" w:hAnsi="Times New Roman"/>
              <w:sz w:val="24"/>
              <w:szCs w:val="24"/>
            </w:rPr>
          </w:rPrChange>
        </w:rPr>
      </w:r>
    </w:p>
    <w:p w14:paraId="204C0937" w14:textId="77777777" w:rsidR="009A4657" w:rsidRPr="000F026B" w:rsidRDefault="001A30E1">
      <w:pPr>
        <w:spacing w:line="360" w:lineRule="auto"/>
        <w:jc w:val="both"/>
        <w:rPr>
          <w:rFonts w:ascii="Times New Roman" w:eastAsia="Times New Roman" w:hAnsi="Times New Roman"/>
          <w:b/>
          <w:sz w:val="24"/>
          <w:szCs w:val="24"/>
        </w:rPr>
      </w:pPr>
      <w:r w:rsidRPr="000F026B">
        <w:rPr>
          <w:rFonts w:ascii="Times New Roman" w:eastAsia="Times New Roman" w:hAnsi="Times New Roman"/>
          <w:b/>
          <w:sz w:val="24"/>
          <w:szCs w:val="24"/>
        </w:rPr>
        <w:t xml:space="preserve">2.5 </w:t>
      </w:r>
      <w:bookmarkStart w:id="1385" w:name="_Hlk237512848"/>
      <w:r w:rsidRPr="000F026B">
        <w:rPr>
          <w:rFonts w:ascii="Times New Roman" w:eastAsia="Times New Roman" w:hAnsi="Times New Roman"/>
          <w:b/>
          <w:sz w:val="24"/>
          <w:szCs w:val="24"/>
        </w:rPr>
        <w:t>Symptoms and Diagnosis of Depression.</w:t>
      </w:r>
      <w:bookmarkEnd w:id="1385"/>
    </w:p>
    <w:p w14:paraId="200A3795" w14:textId="77777777" w:rsidR="009A4657" w:rsidRPr="000F026B" w:rsidRDefault="001A30E1">
      <w:pPr>
        <w:spacing w:line="360" w:lineRule="auto"/>
        <w:jc w:val="both"/>
        <w:rPr>
          <w:rFonts w:ascii="Times New Roman" w:eastAsia="Times New Roman" w:hAnsi="Times New Roman"/>
          <w:b/>
          <w:sz w:val="24"/>
          <w:szCs w:val="24"/>
        </w:rPr>
      </w:pPr>
      <w:bookmarkStart w:id="1386" w:name="_Hlk237512867"/>
      <w:r w:rsidRPr="000F026B">
        <w:rPr>
          <w:rFonts w:ascii="Times New Roman" w:eastAsia="Times New Roman" w:hAnsi="Times New Roman"/>
          <w:b/>
          <w:sz w:val="24"/>
          <w:szCs w:val="24"/>
        </w:rPr>
        <w:t xml:space="preserve">2.5.1 Diagnostic criteria and Common symptoms for depression. </w:t>
      </w:r>
      <w:bookmarkEnd w:id="1386"/>
    </w:p>
    <w:p w14:paraId="4303163C" w14:textId="77777777" w:rsidR="009A4657" w:rsidRPr="000F026B" w:rsidRDefault="001A30E1">
      <w:pPr>
        <w:spacing w:line="360" w:lineRule="auto"/>
        <w:jc w:val="both"/>
        <w:rPr>
          <w:rFonts w:ascii="Times New Roman" w:hAnsi="Times New Roman"/>
          <w:sz w:val="24"/>
          <w:szCs w:val="24"/>
          <w:rPrChange w:id="1387" w:author="usher" w:date="2026-06-05T05:43:00Z">
            <w:rPr/>
          </w:rPrChange>
        </w:rPr>
      </w:pPr>
      <w:bookmarkStart w:id="1388" w:name="_Hlk237512938"/>
      <w:r w:rsidRPr="000F026B">
        <w:rPr>
          <w:rFonts w:ascii="Times New Roman" w:eastAsia="Times New Roman" w:hAnsi="Times New Roman"/>
          <w:sz w:val="24"/>
          <w:szCs w:val="24"/>
        </w:rPr>
        <w:t xml:space="preserve">Depression in adolescent is a serious mood disorder that affects the whole body, moods and thoughts. In adolescents, it is common and it usually goes unidentified and untreated even among clinicians as some of them present with symptoms that may be behavioral or physical which may not be the typical symptoms of depression found in adults </w:t>
      </w:r>
      <w:r w:rsidRPr="000F026B">
        <w:rPr>
          <w:rFonts w:ascii="Times New Roman" w:hAnsi="Times New Roman"/>
          <w:color w:val="000000"/>
          <w:sz w:val="24"/>
          <w:szCs w:val="24"/>
        </w:rPr>
        <w:t xml:space="preserve">(Chavez, Sullivan, and </w:t>
      </w:r>
      <w:proofErr w:type="spellStart"/>
      <w:r w:rsidRPr="000F026B">
        <w:rPr>
          <w:rFonts w:ascii="Times New Roman" w:hAnsi="Times New Roman"/>
          <w:color w:val="000000"/>
          <w:sz w:val="24"/>
          <w:szCs w:val="24"/>
        </w:rPr>
        <w:t>Portela</w:t>
      </w:r>
      <w:proofErr w:type="spellEnd"/>
      <w:r w:rsidRPr="000F026B">
        <w:rPr>
          <w:rFonts w:ascii="Times New Roman" w:hAnsi="Times New Roman"/>
          <w:color w:val="000000"/>
          <w:sz w:val="24"/>
          <w:szCs w:val="24"/>
        </w:rPr>
        <w:t xml:space="preserve">, </w:t>
      </w:r>
      <w:r w:rsidR="000E50A4" w:rsidRPr="008654E4">
        <w:rPr>
          <w:rFonts w:ascii="Times New Roman" w:hAnsi="Times New Roman"/>
          <w:sz w:val="24"/>
          <w:szCs w:val="24"/>
          <w:rPrChange w:id="1389" w:author="usher" w:date="2026-06-05T05:43:00Z">
            <w:rPr/>
          </w:rPrChange>
        </w:rPr>
        <w:fldChar w:fldCharType="begin"/>
      </w:r>
      <w:r w:rsidR="000E50A4" w:rsidRPr="000F026B">
        <w:rPr>
          <w:rFonts w:ascii="Times New Roman" w:hAnsi="Times New Roman"/>
          <w:sz w:val="24"/>
          <w:szCs w:val="24"/>
          <w:rPrChange w:id="1390" w:author="usher" w:date="2026-06-05T05:43:00Z">
            <w:rPr/>
          </w:rPrChange>
        </w:rPr>
        <w:instrText xml:space="preserve"> HYPERLINK "tel:2023" </w:instrText>
      </w:r>
      <w:r w:rsidR="000E50A4" w:rsidRPr="008654E4">
        <w:rPr>
          <w:rPrChange w:id="1391" w:author="usher" w:date="2026-06-05T05:43:00Z">
            <w:rPr>
              <w:rStyle w:val="Hyperlink"/>
              <w:rFonts w:ascii="Times New Roman" w:hAnsi="Times New Roman"/>
              <w:color w:val="000000"/>
              <w:sz w:val="24"/>
              <w:szCs w:val="24"/>
            </w:rPr>
          </w:rPrChange>
        </w:rPr>
        <w:fldChar w:fldCharType="separate"/>
      </w:r>
      <w:r w:rsidR="009A4657" w:rsidRPr="000F026B">
        <w:rPr>
          <w:rStyle w:val="Hyperlink"/>
          <w:rFonts w:ascii="Times New Roman" w:hAnsi="Times New Roman"/>
          <w:color w:val="000000"/>
          <w:sz w:val="24"/>
          <w:szCs w:val="24"/>
        </w:rPr>
        <w:t>2023</w:t>
      </w:r>
      <w:r w:rsidR="000E50A4" w:rsidRPr="008654E4">
        <w:rPr>
          <w:rStyle w:val="Hyperlink"/>
          <w:rFonts w:ascii="Times New Roman" w:hAnsi="Times New Roman"/>
          <w:color w:val="000000"/>
          <w:sz w:val="24"/>
          <w:szCs w:val="24"/>
        </w:rPr>
        <w:fldChar w:fldCharType="end"/>
      </w:r>
      <w:r w:rsidRPr="000F026B">
        <w:rPr>
          <w:rFonts w:ascii="Times New Roman" w:hAnsi="Times New Roman"/>
          <w:color w:val="000000"/>
          <w:sz w:val="24"/>
          <w:szCs w:val="24"/>
        </w:rPr>
        <w:t>).</w:t>
      </w:r>
      <w:r w:rsidRPr="000F026B">
        <w:rPr>
          <w:rFonts w:ascii="Times New Roman" w:eastAsia="Times New Roman" w:hAnsi="Times New Roman"/>
          <w:sz w:val="24"/>
          <w:szCs w:val="24"/>
        </w:rPr>
        <w:t xml:space="preserve"> </w:t>
      </w:r>
      <w:proofErr w:type="gramStart"/>
      <w:r w:rsidRPr="000F026B">
        <w:rPr>
          <w:rFonts w:ascii="Times New Roman" w:eastAsia="Times New Roman" w:hAnsi="Times New Roman"/>
          <w:sz w:val="24"/>
          <w:szCs w:val="24"/>
        </w:rPr>
        <w:t>Symptoms</w:t>
      </w:r>
      <w:proofErr w:type="gramEnd"/>
      <w:r w:rsidRPr="000F026B">
        <w:rPr>
          <w:rFonts w:ascii="Times New Roman" w:eastAsia="Times New Roman" w:hAnsi="Times New Roman"/>
          <w:sz w:val="24"/>
          <w:szCs w:val="24"/>
        </w:rPr>
        <w:t xml:space="preserve"> expression may vary from persons and with developmental stage. Children and adolescents may have difficulty in describing, identifying and expressing their </w:t>
      </w:r>
      <w:bookmarkStart w:id="1392" w:name="_Hlk237512950"/>
      <w:bookmarkEnd w:id="1388"/>
      <w:r w:rsidRPr="000F026B">
        <w:rPr>
          <w:rFonts w:ascii="Times New Roman" w:eastAsia="Times New Roman" w:hAnsi="Times New Roman"/>
          <w:sz w:val="24"/>
          <w:szCs w:val="24"/>
        </w:rPr>
        <w:t>internal mood (</w:t>
      </w:r>
      <w:proofErr w:type="spellStart"/>
      <w:r w:rsidRPr="000F026B">
        <w:rPr>
          <w:rFonts w:ascii="Times New Roman" w:hAnsi="Times New Roman"/>
          <w:color w:val="000000"/>
          <w:sz w:val="24"/>
          <w:szCs w:val="24"/>
        </w:rPr>
        <w:t>Favieri</w:t>
      </w:r>
      <w:proofErr w:type="spellEnd"/>
      <w:r w:rsidRPr="000F026B">
        <w:rPr>
          <w:rFonts w:ascii="Times New Roman" w:hAnsi="Times New Roman"/>
          <w:color w:val="000000"/>
          <w:sz w:val="24"/>
          <w:szCs w:val="24"/>
        </w:rPr>
        <w:t xml:space="preserve">, Marini, and Casagrande, </w:t>
      </w:r>
      <w:r w:rsidR="000E50A4" w:rsidRPr="008654E4">
        <w:rPr>
          <w:rFonts w:ascii="Times New Roman" w:hAnsi="Times New Roman"/>
          <w:sz w:val="24"/>
          <w:szCs w:val="24"/>
          <w:rPrChange w:id="1393" w:author="usher" w:date="2026-06-05T05:43:00Z">
            <w:rPr/>
          </w:rPrChange>
        </w:rPr>
        <w:fldChar w:fldCharType="begin"/>
      </w:r>
      <w:r w:rsidR="000E50A4" w:rsidRPr="000F026B">
        <w:rPr>
          <w:rFonts w:ascii="Times New Roman" w:hAnsi="Times New Roman"/>
          <w:sz w:val="24"/>
          <w:szCs w:val="24"/>
          <w:rPrChange w:id="1394" w:author="usher" w:date="2026-06-05T05:43:00Z">
            <w:rPr/>
          </w:rPrChange>
        </w:rPr>
        <w:instrText xml:space="preserve"> HYPERLINK "tel:2021" </w:instrText>
      </w:r>
      <w:r w:rsidR="000E50A4" w:rsidRPr="008654E4">
        <w:rPr>
          <w:rPrChange w:id="1395" w:author="usher" w:date="2026-06-05T05:43:00Z">
            <w:rPr>
              <w:rStyle w:val="Hyperlink"/>
              <w:rFonts w:ascii="Times New Roman" w:hAnsi="Times New Roman"/>
              <w:color w:val="auto"/>
              <w:sz w:val="24"/>
              <w:szCs w:val="24"/>
            </w:rPr>
          </w:rPrChange>
        </w:rPr>
        <w:fldChar w:fldCharType="separate"/>
      </w:r>
      <w:r w:rsidR="009A4657" w:rsidRPr="000F026B">
        <w:rPr>
          <w:rStyle w:val="Hyperlink"/>
          <w:rFonts w:ascii="Times New Roman" w:hAnsi="Times New Roman"/>
          <w:color w:val="auto"/>
          <w:sz w:val="24"/>
          <w:szCs w:val="24"/>
        </w:rPr>
        <w:t>2021</w:t>
      </w:r>
      <w:r w:rsidR="000E50A4" w:rsidRPr="008654E4">
        <w:rPr>
          <w:rStyle w:val="Hyperlink"/>
          <w:rFonts w:ascii="Times New Roman" w:hAnsi="Times New Roman"/>
          <w:color w:val="auto"/>
          <w:sz w:val="24"/>
          <w:szCs w:val="24"/>
        </w:rPr>
        <w:fldChar w:fldCharType="end"/>
      </w:r>
      <w:r w:rsidRPr="000F026B">
        <w:rPr>
          <w:rFonts w:ascii="Times New Roman" w:hAnsi="Times New Roman"/>
          <w:sz w:val="24"/>
          <w:szCs w:val="24"/>
        </w:rPr>
        <w:t>)</w:t>
      </w:r>
      <w:r w:rsidRPr="000F026B">
        <w:rPr>
          <w:rFonts w:ascii="Times New Roman" w:hAnsi="Times New Roman"/>
          <w:color w:val="000000"/>
          <w:sz w:val="24"/>
          <w:szCs w:val="24"/>
        </w:rPr>
        <w:t xml:space="preserve">. </w:t>
      </w:r>
      <w:bookmarkEnd w:id="1392"/>
    </w:p>
    <w:p w14:paraId="6878E418" w14:textId="77777777" w:rsidR="009A4657" w:rsidRPr="000F026B" w:rsidRDefault="001A30E1">
      <w:pPr>
        <w:spacing w:line="360" w:lineRule="auto"/>
        <w:jc w:val="both"/>
        <w:rPr>
          <w:rFonts w:ascii="Times New Roman" w:hAnsi="Times New Roman"/>
          <w:sz w:val="24"/>
          <w:szCs w:val="24"/>
          <w:rPrChange w:id="1396" w:author="usher" w:date="2026-06-05T05:43:00Z">
            <w:rPr/>
          </w:rPrChange>
        </w:rPr>
      </w:pPr>
      <w:bookmarkStart w:id="1397" w:name="_Hlk237512981"/>
      <w:r w:rsidRPr="000F026B">
        <w:rPr>
          <w:rFonts w:ascii="Times New Roman" w:hAnsi="Times New Roman"/>
          <w:color w:val="000000"/>
          <w:sz w:val="24"/>
          <w:szCs w:val="24"/>
        </w:rPr>
        <w:t>(Bell et al., 2021) reported in a study on irritability in mood disorders that feeling irritable is common and causes notable distress and impairment. In depression, irritability is ever present and plays a significant role in diagnosis. However, despite its commonness, it still remains poorly understood. Mullarkey, Marchetti, and (Beevers et al., 2020) followed up on 1,409 adolescents between the ages of 13 to 19 years. The authors reported that the most central symptoms of depression in this group were self-hatred, loneliness, sadness, and pessimism. The strongest association between these symptoms were sadness-crying, anhedonia, sadness, difficulty with school performance, self-hatred, sleep disturbance and self-blame.</w:t>
      </w:r>
      <w:proofErr w:type="spellStart"/>
      <w:r w:rsidRPr="000F026B">
        <w:rPr>
          <w:rFonts w:ascii="Times New Roman" w:hAnsi="Times New Roman"/>
          <w:color w:val="000000"/>
          <w:sz w:val="24"/>
          <w:szCs w:val="24"/>
        </w:rPr>
      </w:r>
      <w:proofErr w:type="spellEnd"/>
      <w:r w:rsidRPr="000F026B">
        <w:rPr>
          <w:rFonts w:ascii="Times New Roman" w:hAnsi="Times New Roman"/>
          <w:color w:val="000000"/>
          <w:sz w:val="24"/>
          <w:szCs w:val="24"/>
        </w:rPr>
      </w:r>
      <w:r w:rsidR="000E50A4" w:rsidRPr="008654E4">
        <w:rPr>
          <w:rFonts w:ascii="Times New Roman" w:hAnsi="Times New Roman"/>
          <w:sz w:val="24"/>
          <w:szCs w:val="24"/>
          <w:rPrChange w:id="1398" w:author="usher" w:date="2026-06-05T05:43:00Z">
            <w:rPr/>
          </w:rPrChange>
        </w:rPr>
      </w:r>
      <w:r w:rsidR="000E50A4" w:rsidRPr="000F026B">
        <w:rPr>
          <w:rFonts w:ascii="Times New Roman" w:hAnsi="Times New Roman"/>
          <w:sz w:val="24"/>
          <w:szCs w:val="24"/>
          <w:rPrChange w:id="1399" w:author="usher" w:date="2026-06-05T05:43:00Z">
            <w:rPr/>
          </w:rPrChange>
        </w:rPr>
      </w:r>
      <w:r w:rsidR="000E50A4" w:rsidRPr="008654E4">
        <w:rPr>
          <w:rPrChange w:id="1400" w:author="usher" w:date="2026-06-05T05:43:00Z">
            <w:rPr>
              <w:rStyle w:val="Hyperlink"/>
              <w:rFonts w:ascii="Times New Roman" w:hAnsi="Times New Roman"/>
              <w:color w:val="auto"/>
              <w:sz w:val="24"/>
              <w:szCs w:val="24"/>
            </w:rPr>
          </w:rPrChange>
        </w:rPr>
      </w:r>
      <w:r w:rsidR="009A4657" w:rsidRPr="000F026B">
        <w:rPr>
          <w:rStyle w:val="Hyperlink"/>
          <w:rFonts w:ascii="Times New Roman" w:hAnsi="Times New Roman"/>
          <w:color w:val="auto"/>
          <w:sz w:val="24"/>
          <w:szCs w:val="24"/>
        </w:rPr>
      </w:r>
      <w:r w:rsidR="000E50A4" w:rsidRPr="008654E4">
        <w:rPr>
          <w:rStyle w:val="Hyperlink"/>
          <w:rFonts w:ascii="Times New Roman" w:hAnsi="Times New Roman"/>
          <w:color w:val="auto"/>
          <w:sz w:val="24"/>
          <w:szCs w:val="24"/>
        </w:rPr>
      </w:r>
      <w:r w:rsidRPr="000F026B">
        <w:rPr>
          <w:rFonts w:ascii="Times New Roman" w:hAnsi="Times New Roman"/>
          <w:color w:val="000000"/>
          <w:sz w:val="24"/>
          <w:szCs w:val="24"/>
        </w:rPr>
      </w:r>
      <w:bookmarkEnd w:id="1397"/>
      <w:r w:rsidRPr="000F026B">
        <w:rPr>
          <w:rFonts w:ascii="Times New Roman" w:hAnsi="Times New Roman"/>
          <w:color w:val="000000"/>
          <w:sz w:val="24"/>
          <w:szCs w:val="24"/>
        </w:rPr>
      </w:r>
      <w:bookmarkStart w:id="1401" w:name="_Hlk237513018"/>
      <w:r w:rsidRPr="000F026B">
        <w:rPr>
          <w:rFonts w:ascii="Times New Roman" w:hAnsi="Times New Roman"/>
          <w:color w:val="000000"/>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r w:rsidRPr="000F026B">
        <w:rPr>
          <w:rFonts w:ascii="Times New Roman" w:eastAsia="Times New Roman" w:hAnsi="Times New Roman"/>
          <w:sz w:val="24"/>
          <w:szCs w:val="24"/>
        </w:rPr>
      </w:r>
      <w:bookmarkEnd w:id="1401"/>
      <w:r w:rsidRPr="000F026B">
        <w:rPr>
          <w:rFonts w:ascii="Times New Roman" w:eastAsia="Times New Roman" w:hAnsi="Times New Roman"/>
          <w:sz w:val="24"/>
          <w:szCs w:val="24"/>
        </w:rPr>
      </w:r>
    </w:p>
    <w:p w14:paraId="00D366EE" w14:textId="77777777" w:rsidR="009A4657" w:rsidRPr="000F026B" w:rsidRDefault="001A30E1">
      <w:pPr>
        <w:spacing w:line="360" w:lineRule="auto"/>
        <w:jc w:val="both"/>
        <w:rPr>
          <w:rFonts w:ascii="Times New Roman" w:eastAsia="Times New Roman" w:hAnsi="Times New Roman"/>
          <w:sz w:val="24"/>
          <w:szCs w:val="24"/>
        </w:rPr>
      </w:pPr>
      <w:bookmarkStart w:id="1402" w:name="_Hlk237513040"/>
      <w:r w:rsidRPr="000F026B">
        <w:rPr>
          <w:rFonts w:ascii="Times New Roman" w:eastAsia="Times New Roman" w:hAnsi="Times New Roman"/>
          <w:sz w:val="24"/>
          <w:szCs w:val="24"/>
        </w:rPr>
        <w:t>To make a diagnosis of depression according to the Diagnostic and Statistical Manual of Mental Disorders-Fifth Edition (DSM-5), the following must be put into consideration; the core symptoms, some associated symptoms (at least four should be present), pervasiveness (which means symptoms must be present every day for most of the day), duration (symptoms must have lasted for at least two weeks), impairment in functionality, symptoms are not due to substance or medical conditions. Depressive symptoms may be complex and expression of these symptoms may vary widely among persons, however, the core symptoms of depression are sadness, unhappiness, irritability and anhedonia (loss of interest in things that were formerly pleasurable) and associated symptoms include loss of energy, fatigue, feeling of worthlessness, significant weight loss when not dieting, inability to concentrate, persistent thoughts of suicide, psychomotor retardation (Rey et al., 2015). Depression can also be expressed physically and some of these physical symptoms include moving or speaking more slowly than usual, constipation, lack of energy, changes in appetite which may lead to weight loss in decreased appetite and sometimes weight gain in increased appetite. Some social symptoms are withdrawal from social relationships; friends and families, isolation, and lack of motivation. In rare cases, people with severe depression may present with psychotic symptoms. The manifestation of depression may not be the same in all patients but they usually exhibit similar symptoms. Some adolescents may exhibit somatic symptoms which may not be the typical symptoms of depressive symptoms. These somatic symptoms may vary from patients. Some depressed patients complain of body pains, chest pains, which they do not describe as an ordinary pain but like a band around their head or chest, some also feel the pain around their abdomen or their entire body (Kapfhammer et al., 2022).</w:t>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bookmarkEnd w:id="1402"/>
      <w:r w:rsidRPr="000F026B">
        <w:rPr>
          <w:rFonts w:ascii="Times New Roman" w:eastAsia="Times New Roman" w:hAnsi="Times New Roman"/>
          <w:sz w:val="24"/>
          <w:szCs w:val="24"/>
        </w:rPr>
      </w:r>
    </w:p>
    <w:p w14:paraId="492075C1" w14:textId="77777777" w:rsidR="009A4657" w:rsidRPr="000F026B" w:rsidRDefault="001A30E1">
      <w:pPr>
        <w:spacing w:line="360" w:lineRule="auto"/>
        <w:jc w:val="both"/>
        <w:rPr>
          <w:rFonts w:ascii="Times New Roman" w:hAnsi="Times New Roman"/>
          <w:sz w:val="24"/>
          <w:szCs w:val="24"/>
          <w:rPrChange w:id="1403" w:author="usher" w:date="2026-06-05T05:43:00Z">
            <w:rPr/>
          </w:rPrChange>
        </w:rPr>
      </w:pPr>
      <w:bookmarkStart w:id="1404" w:name="_Hlk237513053"/>
      <w:r w:rsidRPr="000F026B">
        <w:rPr>
          <w:rFonts w:ascii="Times New Roman" w:hAnsi="Times New Roman"/>
          <w:color w:val="000000"/>
          <w:sz w:val="24"/>
          <w:szCs w:val="24"/>
        </w:rPr>
        <w:t>(Liu et al., 2021) found evidence that for patients who suffer from somatic symptoms of depression, other significant symptoms of depression may be hidden and the presence of multiple somatic symptoms is often indication to the complexity of depression. The authors investigated the severity of depression in adolescents with somatic symptoms and those without somatic symptoms. A total of 74 first-episode patients of depression and 70 healthy subjects were recruited in the study. Patients diagnosed with Major Depressive Disorder (MDD) were divided into two groups based on the presence or absence of somatic symptoms. The study revealed more severity in the somatic depression group than those without somatic symptoms. Adolescents often present with somatic symptoms such as tiredness and fatigue, pain in the abdomen and back, changes in vision, headaches, reduced pain tolerance, diarrhea. Somatic symptoms in adolescent depression can be misinterpreted for physical illness and when intervention is not channeled in the right direction, depression may worsen. It is important to educate educators on the core depressive symptoms and somatic symptoms so that thorough examination and proper diagnosis may be carried out.</w:t>
      </w:r>
      <w:r w:rsidRPr="000F026B">
        <w:rPr>
          <w:rFonts w:ascii="Times New Roman" w:hAnsi="Times New Roman"/>
          <w:sz w:val="24"/>
          <w:szCs w:val="24"/>
        </w:rPr>
      </w:r>
      <w:r w:rsidR="000E50A4" w:rsidRPr="008654E4">
        <w:rPr>
          <w:rFonts w:ascii="Times New Roman" w:hAnsi="Times New Roman"/>
          <w:sz w:val="24"/>
          <w:szCs w:val="24"/>
          <w:rPrChange w:id="1405" w:author="usher" w:date="2026-06-05T05:43:00Z">
            <w:rPr/>
          </w:rPrChange>
        </w:rPr>
      </w:r>
      <w:r w:rsidR="000E50A4" w:rsidRPr="000F026B">
        <w:rPr>
          <w:rFonts w:ascii="Times New Roman" w:hAnsi="Times New Roman"/>
          <w:sz w:val="24"/>
          <w:szCs w:val="24"/>
          <w:rPrChange w:id="1406" w:author="usher" w:date="2026-06-05T05:43:00Z">
            <w:rPr/>
          </w:rPrChange>
        </w:rPr>
      </w:r>
      <w:r w:rsidR="000E50A4" w:rsidRPr="008654E4">
        <w:rPr>
          <w:rPrChange w:id="1407" w:author="usher" w:date="2026-06-05T05:43:00Z">
            <w:rPr>
              <w:rStyle w:val="Hyperlink"/>
              <w:rFonts w:ascii="Times New Roman" w:hAnsi="Times New Roman"/>
              <w:color w:val="auto"/>
              <w:sz w:val="24"/>
              <w:szCs w:val="24"/>
            </w:rPr>
          </w:rPrChange>
        </w:rPr>
      </w:r>
      <w:r w:rsidR="009A4657" w:rsidRPr="000F026B">
        <w:rPr>
          <w:rStyle w:val="Hyperlink"/>
          <w:rFonts w:ascii="Times New Roman" w:hAnsi="Times New Roman"/>
          <w:color w:val="auto"/>
          <w:sz w:val="24"/>
          <w:szCs w:val="24"/>
        </w:rPr>
      </w:r>
      <w:r w:rsidR="000E50A4" w:rsidRPr="008654E4">
        <w:rPr>
          <w:rStyle w:val="Hyperlink"/>
          <w:rFonts w:ascii="Times New Roman" w:hAnsi="Times New Roman"/>
          <w:color w:val="auto"/>
          <w:sz w:val="24"/>
          <w:szCs w:val="24"/>
        </w:rPr>
      </w:r>
      <w:r w:rsidRPr="000F026B">
        <w:rPr>
          <w:rFonts w:ascii="Times New Roman" w:hAnsi="Times New Roman"/>
          <w:sz w:val="24"/>
          <w:szCs w:val="24"/>
        </w:rPr>
      </w:r>
      <w:bookmarkStart w:id="1408" w:name="_Hlk237513071"/>
      <w:bookmarkEnd w:id="1404"/>
      <w:r w:rsidRPr="000F026B">
        <w:rPr>
          <w:rFonts w:ascii="Times New Roman" w:hAnsi="Times New Roman"/>
          <w:sz w:val="24"/>
          <w:szCs w:val="24"/>
        </w:rPr>
      </w:r>
      <w:r w:rsidRPr="000F026B">
        <w:rPr>
          <w:rFonts w:ascii="Times New Roman" w:eastAsia="Times New Roman" w:hAnsi="Times New Roman"/>
          <w:sz w:val="24"/>
          <w:szCs w:val="24"/>
        </w:rPr>
      </w:r>
      <w:r w:rsidRPr="000F026B">
        <w:rPr>
          <w:rFonts w:ascii="Times New Roman" w:eastAsia="Times New Roman" w:hAnsi="Times New Roman"/>
          <w:sz w:val="24"/>
          <w:szCs w:val="24"/>
        </w:rPr>
      </w:r>
      <w:bookmarkEnd w:id="1408"/>
      <w:r w:rsidRPr="000F026B">
        <w:rPr>
          <w:rFonts w:ascii="Times New Roman" w:eastAsia="Times New Roman" w:hAnsi="Times New Roman"/>
          <w:sz w:val="24"/>
          <w:szCs w:val="24"/>
        </w:rPr>
      </w:r>
    </w:p>
    <w:p w14:paraId="7D5236EA" w14:textId="77777777" w:rsidR="009A4657" w:rsidRPr="000F026B" w:rsidRDefault="001A30E1">
      <w:pPr>
        <w:spacing w:line="360" w:lineRule="auto"/>
        <w:jc w:val="both"/>
        <w:rPr>
          <w:rFonts w:ascii="Times New Roman" w:hAnsi="Times New Roman"/>
          <w:b/>
          <w:sz w:val="24"/>
          <w:szCs w:val="24"/>
        </w:rPr>
      </w:pPr>
      <w:bookmarkStart w:id="1409" w:name="_Hlk237513097"/>
      <w:r w:rsidRPr="000F026B">
        <w:rPr>
          <w:rFonts w:ascii="Times New Roman" w:hAnsi="Times New Roman"/>
          <w:b/>
          <w:sz w:val="24"/>
          <w:szCs w:val="24"/>
        </w:rPr>
        <w:t>2.6 Mental Health Literacy and Its Importance</w:t>
      </w:r>
    </w:p>
    <w:p w14:paraId="5611B774" w14:textId="53610456" w:rsidR="009A4657" w:rsidRPr="000F026B" w:rsidRDefault="001A30E1">
      <w:pPr>
        <w:pStyle w:val="BodyText"/>
        <w:spacing w:before="41" w:line="360" w:lineRule="auto"/>
        <w:ind w:left="0" w:right="121"/>
        <w:jc w:val="both"/>
      </w:pPr>
      <w:bookmarkStart w:id="1410" w:name="_Hlk237513113"/>
      <w:bookmarkEnd w:id="1409"/>
      <w:r w:rsidRPr="00061C4E">
        <w:rPr>
          <w:highlight w:val="yellow"/>
          <w:rPrChange w:id="1411" w:author="CCAM" w:date="2026-09-27T19:46:00Z">
            <w:rPr/>
          </w:rPrChange>
        </w:rPr>
        <w:t xml:space="preserve">Mental health disorders usually have their onset in adolescents or young adulthood. Early identification and intervention may improve the long–term outcome of these </w:t>
      </w:r>
      <w:del w:id="1412" w:author="usher" w:date="2026-06-05T05:39:00Z">
        <w:r w:rsidRPr="00061C4E" w:rsidDel="00E83294">
          <w:rPr>
            <w:highlight w:val="yellow"/>
            <w:rPrChange w:id="1413" w:author="CCAM" w:date="2026-09-27T19:46:00Z">
              <w:rPr/>
            </w:rPrChange>
          </w:rPr>
          <w:delText>young individuals</w:delText>
        </w:r>
      </w:del>
      <w:ins w:id="1414" w:author="usher" w:date="2026-06-05T05:39:00Z">
        <w:r w:rsidR="00E83294" w:rsidRPr="00061C4E">
          <w:rPr>
            <w:highlight w:val="yellow"/>
            <w:rPrChange w:id="1415" w:author="CCAM" w:date="2026-09-27T19:46:00Z">
              <w:rPr/>
            </w:rPrChange>
          </w:rPr>
          <w:t>adolescents</w:t>
        </w:r>
      </w:ins>
      <w:r w:rsidRPr="00061C4E">
        <w:rPr>
          <w:highlight w:val="yellow"/>
          <w:rPrChange w:id="1416" w:author="CCAM" w:date="2026-09-27T19:46:00Z">
            <w:rPr/>
          </w:rPrChange>
        </w:rPr>
        <w:t>. When mental health help is sought late, it makes intervention difficult. When young people, their caregivers and the society at large have an understanding of mental health, it improves health seeking behavior and fosters overall outcome. Mental health literacy refers to an individual's knowledge, attitude and understanding of mental health</w:t>
      </w:r>
      <w:r w:rsidRPr="00061C4E">
        <w:rPr>
          <w:spacing w:val="1"/>
          <w:highlight w:val="yellow"/>
          <w:rPrChange w:id="1417" w:author="CCAM" w:date="2026-09-27T19:46:00Z">
            <w:rPr>
              <w:spacing w:val="1"/>
            </w:rPr>
          </w:rPrChange>
        </w:rPr>
        <w:t xml:space="preserve"> </w:t>
      </w:r>
      <w:r w:rsidRPr="00061C4E">
        <w:rPr>
          <w:highlight w:val="yellow"/>
          <w:rPrChange w:id="1418" w:author="CCAM" w:date="2026-09-27T19:46:00Z">
            <w:rPr/>
          </w:rPrChange>
        </w:rPr>
        <w:t xml:space="preserve">disorders, including the ability to </w:t>
      </w:r>
      <w:proofErr w:type="spellStart"/>
      <w:r w:rsidRPr="00061C4E">
        <w:rPr>
          <w:highlight w:val="yellow"/>
          <w:rPrChange w:id="1419" w:author="CCAM" w:date="2026-09-27T19:46:00Z">
            <w:rPr/>
          </w:rPrChange>
        </w:rPr>
        <w:t>recognise</w:t>
      </w:r>
      <w:proofErr w:type="spellEnd"/>
      <w:r w:rsidRPr="00061C4E">
        <w:rPr>
          <w:highlight w:val="yellow"/>
          <w:rPrChange w:id="1420" w:author="CCAM" w:date="2026-09-27T19:46:00Z">
            <w:rPr/>
          </w:rPrChange>
        </w:rPr>
        <w:t xml:space="preserve"> symptoms, manage mental health problems, and seek</w:t>
      </w:r>
      <w:r w:rsidRPr="00061C4E">
        <w:rPr>
          <w:spacing w:val="-57"/>
          <w:highlight w:val="yellow"/>
          <w:rPrChange w:id="1421" w:author="CCAM" w:date="2026-09-27T19:46:00Z">
            <w:rPr>
              <w:spacing w:val="-57"/>
            </w:rPr>
          </w:rPrChange>
        </w:rPr>
        <w:t xml:space="preserve">     </w:t>
      </w:r>
      <w:r w:rsidRPr="00061C4E">
        <w:rPr>
          <w:highlight w:val="yellow"/>
          <w:rPrChange w:id="1422" w:author="CCAM" w:date="2026-09-27T19:46:00Z">
            <w:rPr/>
          </w:rPrChange>
        </w:rPr>
        <w:t>appropriate care. It also encompasses the reduction of stigma and the promotion of mental health</w:t>
      </w:r>
      <w:r w:rsidRPr="00061C4E">
        <w:rPr>
          <w:spacing w:val="1"/>
          <w:highlight w:val="yellow"/>
          <w:rPrChange w:id="1423" w:author="CCAM" w:date="2026-09-27T19:46:00Z">
            <w:rPr>
              <w:spacing w:val="1"/>
            </w:rPr>
          </w:rPrChange>
        </w:rPr>
        <w:t xml:space="preserve"> </w:t>
      </w:r>
      <w:r w:rsidRPr="00061C4E">
        <w:rPr>
          <w:highlight w:val="yellow"/>
          <w:rPrChange w:id="1424" w:author="CCAM" w:date="2026-09-27T19:46:00Z">
            <w:rPr/>
          </w:rPrChange>
        </w:rPr>
        <w:t>awareness</w:t>
      </w:r>
      <w:r w:rsidRPr="000F026B">
        <w:rPr>
          <w:spacing w:val="30"/>
        </w:rPr>
        <w:t xml:space="preserve"> </w:t>
      </w:r>
      <w:r w:rsidRPr="000F026B">
        <w:t>(</w:t>
      </w:r>
      <w:proofErr w:type="spellStart"/>
      <w:r w:rsidRPr="000F026B">
        <w:t>Marinucci</w:t>
      </w:r>
      <w:proofErr w:type="spellEnd"/>
      <w:r w:rsidRPr="000F026B">
        <w:t xml:space="preserve">, </w:t>
      </w:r>
      <w:proofErr w:type="spellStart"/>
      <w:r w:rsidRPr="000F026B">
        <w:t>Grové</w:t>
      </w:r>
      <w:proofErr w:type="spellEnd"/>
      <w:r w:rsidRPr="000F026B">
        <w:t>, and Allen, 2023).</w:t>
      </w:r>
    </w:p>
    <w:p w14:paraId="00B7AE24" w14:textId="77777777" w:rsidR="009A4657" w:rsidRPr="000F026B" w:rsidRDefault="001A30E1">
      <w:pPr>
        <w:pStyle w:val="BodyText"/>
        <w:spacing w:before="41" w:line="360" w:lineRule="auto"/>
        <w:ind w:left="0" w:right="121"/>
        <w:jc w:val="both"/>
      </w:pPr>
      <w:bookmarkStart w:id="1425" w:name="_Hlk237513136"/>
      <w:bookmarkEnd w:id="1410"/>
      <w:r w:rsidRPr="000F026B">
        <w:t xml:space="preserve">A recent mental health literacy training program for educators was conducted as part of a collaboration between the Pan American Health Organization (PAHO), World Health Organization (WHO) and the Ministry of Health in Trinidad and Tobago. This three-day "Mental Health Literacy in Schools Trainer of Trainers" workshop took place from February 27 to March 1, 2024, in Port of Spain, involving 58 representatives from the Ministries of Education and Health, including regional health authorities (Pan American Health </w:t>
      </w:r>
      <w:proofErr w:type="spellStart"/>
      <w:r w:rsidRPr="000F026B">
        <w:t>Organisation</w:t>
      </w:r>
      <w:proofErr w:type="spellEnd"/>
      <w:r w:rsidRPr="000F026B">
        <w:t>, 2024). The program aimed to enhance educators' capacity to promote mental health awareness, early identification, and intervention among students, with a focus on culturally relevant strategies. The findings from the training suggested the future importance of mental health literacy training to improve the mental health knowledge of educators as well as their attitude to mental health</w:t>
      </w:r>
      <w:bookmarkEnd w:id="1425"/>
      <w:r w:rsidRPr="000F026B">
        <w:t xml:space="preserve">. </w:t>
      </w:r>
    </w:p>
    <w:p w14:paraId="21A05C1E" w14:textId="77777777" w:rsidR="009A4657" w:rsidRPr="00061C4E" w:rsidRDefault="001A30E1">
      <w:pPr>
        <w:pStyle w:val="BodyText"/>
        <w:spacing w:before="41" w:line="360" w:lineRule="auto"/>
        <w:ind w:left="0" w:right="121"/>
        <w:jc w:val="both"/>
        <w:rPr>
          <w:highlight w:val="yellow"/>
          <w:rPrChange w:id="1426" w:author="CCAM" w:date="2026-09-27T19:48:00Z">
            <w:rPr/>
          </w:rPrChange>
        </w:rPr>
      </w:pPr>
      <w:bookmarkStart w:id="1427" w:name="_Hlk237513185"/>
      <w:r w:rsidRPr="00061C4E">
        <w:rPr>
          <w:highlight w:val="yellow"/>
          <w:rPrChange w:id="1428" w:author="CCAM" w:date="2026-09-27T19:47:00Z">
            <w:rPr/>
          </w:rPrChange>
        </w:rPr>
        <w:t>In Low and Middle Income countries like Nigeria, there is a great need for mental health literacy. The burden of mental illnesses in this region is high and these conditions are usually undiagnosed and untreated. In this region, there is limited access to mental health resources and care; there are few service centers available and due to cultural perception, these facilities may be stigmatised, hence, hindering people from seeking appropriate help. In the Low and middle income countries, the level of mental health awareness is low; many children and adolescents lack the basic knowledge of mental health conditions, their causes and management options (Carlson et al., 2021). In this region, the rate of stigma and discrimination around mental illnesses is quite high and families of individuals with mental illnesses do not seek appropriate help, this further worsens the condition. High mental health literacy among adolescents and those responsible for their care, such as educators and religious leaders, is crucial for early detection and intervention, stigma reduction and promotion of the adolescent’s wellbeing in cases of depression (Schulte-Körne, 2016). Mental health literacy is very crucial to reduce stigma; mental health education helps to eliminate myths and misconceptions around mental health, promote open conversations around mental illnesses and improve help seeking behaviours. It also provide support for individuals with mental illnesses, empowers individuals with knowledge of their own mental health, recognize symptoms early and access the mental health care. This further helps to promote early intervention which is the best form of intervention especially for adolescents. Mental health literacy fosters community support, improves the overall well-being of people with mental illnesses, and enhances economic growth and productivity.</w:t>
      </w:r>
      <w:proofErr w:type="gramStart"/>
      <w:r w:rsidRPr="00061C4E">
        <w:rPr>
          <w:highlight w:val="yellow"/>
          <w:rPrChange w:id="1429" w:author="CCAM" w:date="2026-09-27T19:47:00Z">
            <w:rPr/>
          </w:rPrChange>
        </w:rPr>
      </w:r>
      <w:proofErr w:type="gramEnd"/>
      <w:r w:rsidRPr="00061C4E">
        <w:rPr>
          <w:highlight w:val="yellow"/>
          <w:rPrChange w:id="1430" w:author="CCAM" w:date="2026-09-27T19:47:00Z">
            <w:rPr/>
          </w:rPrChange>
        </w:rPr>
      </w:r>
      <w:bookmarkStart w:id="1431" w:name="_Hlk237513208"/>
      <w:bookmarkEnd w:id="1427"/>
      <w:r w:rsidRPr="00061C4E">
        <w:rPr>
          <w:highlight w:val="yellow"/>
          <w:rPrChange w:id="1432" w:author="CCAM" w:date="2026-09-27T19:47:00Z">
            <w:rPr/>
          </w:rPrChange>
        </w:rPr>
      </w:r>
      <w:proofErr w:type="spellStart"/>
      <w:r w:rsidRPr="00061C4E">
        <w:rPr>
          <w:highlight w:val="yellow"/>
          <w:rPrChange w:id="1433" w:author="CCAM" w:date="2026-09-27T19:47:00Z">
            <w:rPr/>
          </w:rPrChange>
        </w:rPr>
      </w:r>
      <w:proofErr w:type="spellEnd"/>
      <w:r w:rsidRPr="00061C4E">
        <w:rPr>
          <w:highlight w:val="yellow"/>
          <w:rPrChange w:id="1434" w:author="CCAM" w:date="2026-09-27T19:47:00Z">
            <w:rPr/>
          </w:rPrChange>
        </w:rPr>
      </w:r>
      <w:proofErr w:type="gramStart"/>
      <w:r w:rsidRPr="00061C4E">
        <w:rPr>
          <w:highlight w:val="yellow"/>
          <w:rPrChange w:id="1435" w:author="CCAM" w:date="2026-09-27T19:47:00Z">
            <w:rPr/>
          </w:rPrChange>
        </w:rPr>
      </w:r>
      <w:proofErr w:type="gramEnd"/>
      <w:r w:rsidRPr="00061C4E">
        <w:rPr>
          <w:highlight w:val="yellow"/>
          <w:rPrChange w:id="1436" w:author="CCAM" w:date="2026-09-27T19:47:00Z">
            <w:rPr/>
          </w:rPrChange>
        </w:rPr>
      </w:r>
      <w:r w:rsidRPr="00061C4E">
        <w:rPr>
          <w:highlight w:val="yellow"/>
          <w:rPrChange w:id="1437" w:author="CCAM" w:date="2026-09-27T19:47:00Z">
            <w:rPr/>
          </w:rPrChange>
        </w:rPr>
      </w:r>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r w:rsidRPr="000F026B">
        <w:rPr>
          <w:spacing w:val="30"/>
        </w:rPr>
      </w:r>
      <w:r w:rsidRPr="000F026B"/>
      <w:r w:rsidRPr="000F026B">
        <w:rPr>
          <w:spacing w:val="30"/>
        </w:rPr>
      </w:r>
      <w:r w:rsidRPr="000F026B"/>
      <w:r w:rsidRPr="000F026B">
        <w:rPr>
          <w:spacing w:val="30"/>
        </w:rPr>
      </w:r>
      <w:r w:rsidRPr="000F026B"/>
      <w:r w:rsidRPr="000F026B">
        <w:rPr>
          <w:spacing w:val="30"/>
        </w:rPr>
      </w:r>
      <w:r w:rsidRPr="000F026B"/>
      <w:r w:rsidRPr="000F026B">
        <w:rPr>
          <w:spacing w:val="30"/>
        </w:rPr>
      </w:r>
      <w:r w:rsidRPr="000F026B"/>
      <w:r w:rsidRPr="000F026B">
        <w:rPr>
          <w:spacing w:val="30"/>
        </w:rPr>
      </w:r>
      <w:r w:rsidRPr="000F026B"/>
      <w:r w:rsidRPr="000F026B">
        <w:rPr>
          <w:spacing w:val="30"/>
        </w:rPr>
      </w:r>
      <w:r w:rsidRPr="000F026B"/>
      <w:r w:rsidRPr="000F026B">
        <w:rPr>
          <w:spacing w:val="15"/>
        </w:rPr>
      </w:r>
      <w:r w:rsidRPr="000F026B"/>
      <w:r w:rsidRPr="000F026B">
        <w:rPr>
          <w:spacing w:val="-58"/>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60"/>
        </w:rPr>
      </w:r>
      <w:r w:rsidRPr="000F026B"/>
      <w:r w:rsidRPr="000F026B">
        <w:rPr>
          <w:spacing w:val="1"/>
        </w:rPr>
      </w:r>
      <w:r w:rsidRPr="000F026B"/>
      <w:proofErr w:type="spellStart"/>
      <w:r w:rsidRPr="000F026B"/>
      <w:proofErr w:type="spellEnd"/>
      <w:r w:rsidRPr="000F026B"/>
      <w:r w:rsidRPr="00061C4E">
        <w:rPr>
          <w:highlight w:val="yellow"/>
          <w:rPrChange w:id="1438" w:author="CCAM" w:date="2026-09-27T19:48:00Z">
            <w:rPr/>
          </w:rPrChange>
        </w:rPr>
      </w:r>
      <w:proofErr w:type="spellStart"/>
      <w:r w:rsidRPr="00061C4E">
        <w:rPr>
          <w:highlight w:val="yellow"/>
          <w:rPrChange w:id="1439" w:author="CCAM" w:date="2026-09-27T19:48:00Z">
            <w:rPr/>
          </w:rPrChange>
        </w:rPr>
      </w:r>
      <w:proofErr w:type="spellEnd"/>
      <w:r w:rsidRPr="00061C4E">
        <w:rPr>
          <w:highlight w:val="yellow"/>
          <w:rPrChange w:id="1440" w:author="CCAM" w:date="2026-09-27T19:48:00Z">
            <w:rPr/>
          </w:rPrChange>
        </w:rPr>
      </w:r>
      <w:proofErr w:type="gramStart"/>
      <w:r w:rsidRPr="00061C4E">
        <w:rPr>
          <w:highlight w:val="yellow"/>
          <w:rPrChange w:id="1441" w:author="CCAM" w:date="2026-09-27T19:48:00Z">
            <w:rPr/>
          </w:rPrChange>
        </w:rPr>
      </w:r>
      <w:proofErr w:type="gramEnd"/>
      <w:r w:rsidRPr="00061C4E">
        <w:rPr>
          <w:highlight w:val="yellow"/>
          <w:rPrChange w:id="1442" w:author="CCAM" w:date="2026-09-27T19:48:00Z">
            <w:rPr/>
          </w:rPrChange>
        </w:rPr>
      </w:r>
      <w:bookmarkEnd w:id="1431"/>
      <w:r w:rsidRPr="00061C4E">
        <w:rPr>
          <w:highlight w:val="yellow"/>
          <w:rPrChange w:id="1443" w:author="CCAM" w:date="2026-09-27T19:48:00Z">
            <w:rPr/>
          </w:rPrChange>
        </w:rPr>
      </w:r>
    </w:p>
    <w:p w14:paraId="1FFAB7DA" w14:textId="77777777" w:rsidR="009A4657" w:rsidRPr="000F026B" w:rsidRDefault="001A30E1">
      <w:pPr>
        <w:pStyle w:val="BodyText"/>
        <w:spacing w:before="41" w:line="360" w:lineRule="auto"/>
        <w:ind w:left="0" w:right="121"/>
        <w:jc w:val="both"/>
      </w:pPr>
      <w:bookmarkStart w:id="1444" w:name="_Hlk237513242"/>
      <w:r w:rsidRPr="00061C4E">
        <w:rPr>
          <w:highlight w:val="yellow"/>
          <w:rPrChange w:id="1445" w:author="CCAM" w:date="2026-09-27T19:48:00Z">
            <w:rPr/>
          </w:rPrChange>
        </w:rPr>
        <w:t>Mental health literacy would improve the society’s understanding of mental health, help them accept mental health disorders, foster open conversations around the subject, support individuals with metal illnesses, create an environment that is supportive and thereby improving overall mental health outcomes of the society at large. Research suggests that individuals with higher levels of mental health literacy are more likely to seek help for mental health issues and less likely to hold stigmatising attitudes towards those with mental disorders (Marinucci, Grové, and Allen, 2023). For adolescents, increasing mental health literacy can foster  a supportive environment where they feel comfortable discussing their mental health challenges. Additionally, mental health literacy is essential for educators and mentors, as they are often the first point of contact for adolescents experiencing emotional distress (Aluh (Aluh et al., 2018).</w:t>
      </w:r>
      <w:r w:rsidRPr="00061C4E">
        <w:rPr>
          <w:spacing w:val="1"/>
          <w:highlight w:val="yellow"/>
          <w:rPrChange w:id="1446" w:author="CCAM" w:date="2026-09-27T19:48:00Z">
            <w:rPr>
              <w:spacing w:val="1"/>
            </w:rPr>
          </w:rPrChange>
        </w:rPr>
      </w:r>
      <w:r w:rsidRPr="00061C4E">
        <w:rPr>
          <w:highlight w:val="yellow"/>
          <w:rPrChange w:id="1447" w:author="CCAM" w:date="2026-09-27T19:48:00Z">
            <w:rPr/>
          </w:rPrChange>
        </w:rPr>
      </w:r>
      <w:r w:rsidRPr="00061C4E">
        <w:rPr>
          <w:spacing w:val="1"/>
          <w:highlight w:val="yellow"/>
          <w:rPrChange w:id="1448" w:author="CCAM" w:date="2026-09-27T19:48:00Z">
            <w:rPr>
              <w:spacing w:val="1"/>
            </w:rPr>
          </w:rPrChange>
        </w:rPr>
      </w:r>
      <w:r w:rsidRPr="00061C4E">
        <w:rPr>
          <w:highlight w:val="yellow"/>
          <w:rPrChange w:id="1449" w:author="CCAM" w:date="2026-09-27T19:48:00Z">
            <w:rPr/>
          </w:rPrChange>
        </w:rPr>
      </w:r>
      <w:r w:rsidRPr="00061C4E">
        <w:rPr>
          <w:spacing w:val="1"/>
          <w:highlight w:val="yellow"/>
          <w:rPrChange w:id="1450" w:author="CCAM" w:date="2026-09-27T19:48:00Z">
            <w:rPr>
              <w:spacing w:val="1"/>
            </w:rPr>
          </w:rPrChange>
        </w:rPr>
      </w:r>
      <w:r w:rsidRPr="00061C4E">
        <w:rPr>
          <w:highlight w:val="yellow"/>
          <w:rPrChange w:id="1451" w:author="CCAM" w:date="2026-09-27T19:48:00Z">
            <w:rPr/>
          </w:rPrChange>
        </w:rPr>
      </w:r>
      <w:r w:rsidRPr="00061C4E">
        <w:rPr>
          <w:spacing w:val="60"/>
          <w:highlight w:val="yellow"/>
          <w:rPrChange w:id="1452" w:author="CCAM" w:date="2026-09-27T19:48:00Z">
            <w:rPr>
              <w:spacing w:val="60"/>
            </w:rPr>
          </w:rPrChange>
        </w:rPr>
      </w:r>
      <w:r w:rsidRPr="00061C4E">
        <w:rPr>
          <w:highlight w:val="yellow"/>
          <w:rPrChange w:id="1453" w:author="CCAM" w:date="2026-09-27T19:48:00Z">
            <w:rPr/>
          </w:rPrChange>
        </w:rPr>
      </w:r>
      <w:proofErr w:type="spellStart"/>
      <w:r w:rsidRPr="00061C4E">
        <w:rPr>
          <w:highlight w:val="yellow"/>
          <w:rPrChange w:id="1454" w:author="CCAM" w:date="2026-09-27T19:48:00Z">
            <w:rPr/>
          </w:rPrChange>
        </w:rPr>
      </w:r>
      <w:proofErr w:type="spellEnd"/>
      <w:r w:rsidRPr="00061C4E">
        <w:rPr>
          <w:highlight w:val="yellow"/>
          <w:rPrChange w:id="1455" w:author="CCAM" w:date="2026-09-27T19:48:00Z">
            <w:rPr/>
          </w:rPrChange>
        </w:rPr>
      </w:r>
      <w:r w:rsidRPr="00061C4E">
        <w:rPr>
          <w:spacing w:val="1"/>
          <w:highlight w:val="yellow"/>
          <w:rPrChange w:id="1456" w:author="CCAM" w:date="2026-09-27T19:48:00Z">
            <w:rPr>
              <w:spacing w:val="1"/>
            </w:rPr>
          </w:rPrChange>
        </w:rPr>
      </w:r>
      <w:r w:rsidRPr="00061C4E">
        <w:rPr>
          <w:highlight w:val="yellow"/>
          <w:rPrChange w:id="1457" w:author="CCAM" w:date="2026-09-27T19:48:00Z">
            <w:rPr/>
          </w:rPrChange>
        </w:rPr>
      </w:r>
      <w:r w:rsidRPr="00061C4E">
        <w:rPr>
          <w:spacing w:val="15"/>
          <w:highlight w:val="yellow"/>
          <w:rPrChange w:id="1458" w:author="CCAM" w:date="2026-09-27T19:48:00Z">
            <w:rPr>
              <w:spacing w:val="15"/>
            </w:rPr>
          </w:rPrChange>
        </w:rPr>
      </w:r>
      <w:r w:rsidRPr="00061C4E">
        <w:rPr>
          <w:highlight w:val="yellow"/>
          <w:rPrChange w:id="1459" w:author="CCAM" w:date="2026-09-27T19:48:00Z">
            <w:rPr/>
          </w:rPrChange>
        </w:rPr>
      </w:r>
      <w:r w:rsidRPr="00061C4E">
        <w:rPr>
          <w:spacing w:val="15"/>
          <w:highlight w:val="yellow"/>
          <w:rPrChange w:id="1460" w:author="CCAM" w:date="2026-09-27T19:48:00Z">
            <w:rPr>
              <w:spacing w:val="15"/>
            </w:rPr>
          </w:rPrChange>
        </w:rPr>
      </w:r>
      <w:r w:rsidRPr="00061C4E">
        <w:rPr>
          <w:highlight w:val="yellow"/>
          <w:rPrChange w:id="1461" w:author="CCAM" w:date="2026-09-27T19:48:00Z">
            <w:rPr/>
          </w:rPrChange>
        </w:rPr>
      </w:r>
      <w:r w:rsidRPr="000F026B">
        <w:rPr>
          <w:spacing w:val="15"/>
        </w:rPr>
      </w:r>
      <w:r w:rsidRPr="000F026B"/>
      <w:proofErr w:type="spellStart"/>
      <w:r w:rsidRPr="000F026B"/>
      <w:proofErr w:type="spellEnd"/>
      <w:r w:rsidRPr="000F026B"/>
      <w:proofErr w:type="spellStart"/>
      <w:r w:rsidRPr="000F026B"/>
      <w:proofErr w:type="spellEnd"/>
      <w:r w:rsidRPr="000F026B"/>
      <w:r w:rsidRPr="000F026B">
        <w:rPr>
          <w:spacing w:val="15"/>
        </w:rPr>
      </w:r>
      <w:r w:rsidRPr="000F026B"/>
      <w:r w:rsidRPr="000F026B">
        <w:rPr>
          <w:spacing w:val="15"/>
        </w:rPr>
      </w:r>
      <w:r w:rsidRPr="000F026B"/>
      <w:r w:rsidRPr="000F026B">
        <w:rPr>
          <w:spacing w:val="15"/>
        </w:rPr>
      </w:r>
      <w:r w:rsidRPr="000F026B"/>
      <w:proofErr w:type="gramStart"/>
      <w:r w:rsidRPr="000F026B"/>
      <w:r w:rsidRPr="000F026B">
        <w:rPr>
          <w:spacing w:val="-58"/>
        </w:rPr>
      </w:r>
      <w:r w:rsidRPr="000F026B"/>
      <w:proofErr w:type="gramEnd"/>
      <w:r w:rsidRPr="000F026B"/>
      <w:r w:rsidRPr="000F026B">
        <w:rPr>
          <w:spacing w:val="1"/>
        </w:rPr>
      </w:r>
      <w:r w:rsidRPr="000F026B"/>
      <w:r w:rsidRPr="000F026B">
        <w:rPr>
          <w:spacing w:val="1"/>
        </w:rPr>
      </w:r>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
    <w:bookmarkEnd w:id="1444"/>
    <w:p w14:paraId="706BFA13" w14:textId="77777777" w:rsidR="009A4657" w:rsidRPr="000F026B" w:rsidRDefault="009A4657">
      <w:pPr>
        <w:pStyle w:val="BodyText"/>
        <w:spacing w:line="360" w:lineRule="auto"/>
        <w:ind w:left="0" w:right="123"/>
        <w:jc w:val="both"/>
      </w:pPr>
    </w:p>
    <w:p w14:paraId="7965A538" w14:textId="77777777" w:rsidR="009A4657" w:rsidRPr="000F026B" w:rsidRDefault="001A30E1">
      <w:pPr>
        <w:spacing w:line="360" w:lineRule="auto"/>
        <w:jc w:val="both"/>
        <w:rPr>
          <w:rFonts w:ascii="Times New Roman" w:eastAsia="Times New Roman" w:hAnsi="Times New Roman"/>
          <w:b/>
          <w:sz w:val="24"/>
          <w:szCs w:val="24"/>
        </w:rPr>
      </w:pPr>
      <w:r w:rsidRPr="000F026B">
        <w:rPr>
          <w:rFonts w:ascii="Times New Roman" w:eastAsia="Times New Roman" w:hAnsi="Times New Roman"/>
          <w:b/>
          <w:sz w:val="24"/>
          <w:szCs w:val="24"/>
        </w:rPr>
        <w:t xml:space="preserve">2.7 </w:t>
      </w:r>
      <w:bookmarkStart w:id="1462" w:name="_Hlk237513265"/>
      <w:r w:rsidRPr="000F026B">
        <w:rPr>
          <w:rFonts w:ascii="Times New Roman" w:eastAsia="Times New Roman" w:hAnsi="Times New Roman"/>
          <w:b/>
          <w:sz w:val="24"/>
          <w:szCs w:val="24"/>
        </w:rPr>
        <w:t>Training Programs for Mental Health Screening</w:t>
      </w:r>
    </w:p>
    <w:p w14:paraId="4B8056BF" w14:textId="77777777" w:rsidR="009A4657" w:rsidRPr="000F026B" w:rsidRDefault="001A30E1">
      <w:pPr>
        <w:spacing w:line="360" w:lineRule="auto"/>
        <w:jc w:val="both"/>
        <w:rPr>
          <w:rFonts w:ascii="Times New Roman" w:eastAsia="Times New Roman" w:hAnsi="Times New Roman"/>
          <w:b/>
          <w:sz w:val="24"/>
          <w:szCs w:val="24"/>
        </w:rPr>
      </w:pPr>
      <w:bookmarkStart w:id="1463" w:name="_Hlk237513285"/>
      <w:bookmarkEnd w:id="1462"/>
      <w:r w:rsidRPr="000F026B">
        <w:rPr>
          <w:rFonts w:ascii="Times New Roman" w:eastAsia="Times New Roman" w:hAnsi="Times New Roman"/>
          <w:b/>
          <w:sz w:val="24"/>
          <w:szCs w:val="24"/>
        </w:rPr>
        <w:t>2.7.1 Overview of training programs for educators.</w:t>
      </w:r>
    </w:p>
    <w:p w14:paraId="158CAB8A" w14:textId="77777777" w:rsidR="009A4657" w:rsidRPr="000F026B" w:rsidRDefault="001A30E1">
      <w:pPr>
        <w:spacing w:line="360" w:lineRule="auto"/>
        <w:jc w:val="both"/>
        <w:rPr>
          <w:rFonts w:ascii="Times New Roman" w:hAnsi="Times New Roman"/>
          <w:sz w:val="24"/>
          <w:szCs w:val="24"/>
          <w:rPrChange w:id="1464" w:author="usher" w:date="2026-06-05T05:43:00Z">
            <w:rPr/>
          </w:rPrChange>
        </w:rPr>
      </w:pPr>
      <w:bookmarkStart w:id="1465" w:name="_Hlk237513299"/>
      <w:bookmarkEnd w:id="1463"/>
      <w:r w:rsidRPr="000F026B">
        <w:rPr>
          <w:rFonts w:ascii="Times New Roman" w:eastAsia="Times New Roman" w:hAnsi="Times New Roman"/>
          <w:sz w:val="24"/>
          <w:szCs w:val="24"/>
        </w:rPr>
        <w:t>There has been evidence from trainings organized for educators and religious leaders on the impact that the acquisition of mental health knowledge has on their perception of mental illnesses as well as referral of individuals with these disorders to health care facilities. Wiedermann, Barbieri, Plagg, Marino, Piccoliori, and (Engl et al., 2023) reported an increasing understanding in the role and impact of the educational sector toward the promotion of mental health and also as a pathway to care and support. Educators play vital roles in noting changes in their students, due to their day to day interactions. Beyond teaching students in classes, they also mentor, guide and inspire their students. They can play significant roles in early identification and intervention to mental illnesses in young people (Maclean and Law 2022). Mental health programs and trainings held in schools have been reported to help bridge treatment gaps between students with mental illnesses and treatment facilities especially in the rural communities (Moon et al., 2017).</w:t>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r w:rsidRPr="000F026B">
        <w:rPr>
          <w:rFonts w:ascii="Times New Roman" w:hAnsi="Times New Roman"/>
          <w:sz w:val="24"/>
          <w:szCs w:val="24"/>
        </w:rPr>
      </w:r>
      <w:r w:rsidRPr="000F026B">
        <w:rPr>
          <w:rFonts w:ascii="Times New Roman" w:hAnsi="Times New Roman"/>
          <w:sz w:val="24"/>
          <w:szCs w:val="24"/>
        </w:rPr>
      </w:r>
      <w:r w:rsidRPr="000F026B">
        <w:rPr>
          <w:rFonts w:ascii="Times New Roman" w:eastAsia="Times New Roman" w:hAnsi="Times New Roman"/>
          <w:sz w:val="24"/>
          <w:szCs w:val="24"/>
        </w:rPr>
      </w:r>
      <w:r w:rsidRPr="000F026B">
        <w:rPr>
          <w:rFonts w:ascii="Times New Roman" w:hAnsi="Times New Roman"/>
          <w:sz w:val="24"/>
          <w:szCs w:val="24"/>
        </w:rPr>
      </w:r>
      <w:proofErr w:type="gramStart"/>
      <w:r w:rsidRPr="000F026B">
        <w:rPr>
          <w:rFonts w:ascii="Times New Roman" w:hAnsi="Times New Roman"/>
          <w:sz w:val="24"/>
          <w:szCs w:val="24"/>
        </w:rPr>
      </w:r>
      <w:proofErr w:type="gramEnd"/>
      <w:r w:rsidRPr="000F026B">
        <w:rPr>
          <w:rFonts w:ascii="Times New Roman" w:hAnsi="Times New Roman"/>
          <w:sz w:val="24"/>
          <w:szCs w:val="24"/>
        </w:rPr>
      </w:r>
      <w:r w:rsidRPr="000F026B">
        <w:rPr>
          <w:rFonts w:ascii="Times New Roman" w:hAnsi="Times New Roman"/>
          <w:color w:val="222222"/>
          <w:sz w:val="24"/>
          <w:szCs w:val="24"/>
          <w:shd w:val="clear" w:color="auto" w:fill="FFFFFF"/>
        </w:rPr>
      </w:r>
      <w:r w:rsidRPr="000F026B">
        <w:rPr>
          <w:rFonts w:ascii="Times New Roman" w:hAnsi="Times New Roman"/>
          <w:sz w:val="24"/>
          <w:szCs w:val="24"/>
        </w:rPr>
      </w:r>
      <w:r w:rsidRPr="000F026B">
        <w:rPr>
          <w:rFonts w:ascii="Times New Roman" w:hAnsi="Times New Roman"/>
          <w:b/>
          <w:sz w:val="24"/>
          <w:szCs w:val="24"/>
        </w:rPr>
      </w:r>
      <w:r w:rsidRPr="000F026B">
        <w:rPr>
          <w:rFonts w:ascii="Times New Roman" w:hAnsi="Times New Roman"/>
          <w:sz w:val="24"/>
          <w:szCs w:val="24"/>
        </w:rPr>
      </w:r>
      <w:r w:rsidRPr="000F026B">
        <w:rPr>
          <w:rFonts w:ascii="Times New Roman" w:hAnsi="Times New Roman"/>
          <w:b/>
          <w:sz w:val="24"/>
          <w:szCs w:val="24"/>
        </w:rPr>
      </w:r>
    </w:p>
    <w:p w14:paraId="509D91EB" w14:textId="77777777" w:rsidR="009A4657" w:rsidRPr="000F026B" w:rsidRDefault="001A30E1">
      <w:pPr>
        <w:spacing w:line="360" w:lineRule="auto"/>
        <w:jc w:val="both"/>
        <w:rPr>
          <w:rFonts w:ascii="Times New Roman" w:hAnsi="Times New Roman"/>
          <w:sz w:val="24"/>
          <w:szCs w:val="24"/>
          <w:rPrChange w:id="1466" w:author="usher" w:date="2026-06-05T05:43:00Z">
            <w:rPr/>
          </w:rPrChange>
        </w:rPr>
      </w:pPr>
      <w:bookmarkStart w:id="1467" w:name="_Hlk237513317"/>
      <w:bookmarkEnd w:id="1465"/>
      <w:r w:rsidRPr="000F026B">
        <w:rPr>
          <w:rFonts w:ascii="Times New Roman" w:eastAsia="Times New Roman" w:hAnsi="Times New Roman"/>
          <w:sz w:val="24"/>
          <w:szCs w:val="24"/>
        </w:rPr>
        <w:t>A Mental Health First Aid training program for secondary school educators was conducted by Fisher, Harding, Bell, Copeland, Evans, Powell, Araya, Campbell, Ford, Gunnell, Murphy and (Kidger et al., 2020). The intervention was conducted in 12 schools in England and it was aimed at improving the mental health of secondary school educators in order to reduce the risk of them developing more serious, longer-term mental health conditions. It was also done with the aim of negating the adverse impact of longer-term mental health conditions on educators-student relationships and learning outcomes of students that may accompany poor mental health in their educators. This was done basically to improve provision for children and adolescents’ mental health.</w:t>
      </w:r>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r w:rsidRPr="000F026B">
        <w:rPr>
          <w:rFonts w:ascii="Times New Roman" w:eastAsia="Times New Roman" w:hAnsi="Times New Roman"/>
          <w:sz w:val="24"/>
          <w:szCs w:val="24"/>
        </w:rPr>
      </w:r>
      <w:bookmarkEnd w:id="1467"/>
      <w:r w:rsidRPr="000F026B">
        <w:rPr>
          <w:rFonts w:ascii="Times New Roman" w:eastAsia="Times New Roman" w:hAnsi="Times New Roman"/>
          <w:sz w:val="24"/>
          <w:szCs w:val="24"/>
        </w:rPr>
      </w:r>
    </w:p>
    <w:p w14:paraId="47F3B478" w14:textId="77777777" w:rsidR="009A4657" w:rsidRPr="000F026B" w:rsidRDefault="001A30E1">
      <w:pPr>
        <w:spacing w:line="360" w:lineRule="auto"/>
        <w:jc w:val="both"/>
        <w:rPr>
          <w:rFonts w:ascii="Times New Roman" w:hAnsi="Times New Roman"/>
          <w:sz w:val="24"/>
          <w:szCs w:val="24"/>
          <w:rPrChange w:id="1468" w:author="usher" w:date="2026-06-05T05:43:00Z">
            <w:rPr/>
          </w:rPrChange>
        </w:rPr>
      </w:pPr>
      <w:bookmarkStart w:id="1469" w:name="_Hlk237513344"/>
      <w:r w:rsidRPr="000F026B">
        <w:rPr>
          <w:rFonts w:ascii="Times New Roman" w:eastAsia="Times New Roman" w:hAnsi="Times New Roman"/>
          <w:sz w:val="24"/>
          <w:szCs w:val="24"/>
        </w:rPr>
        <w:t>In their study of the Impact of Trauma-Based Training on Educators, Parker, Olson and (Bunde et al., 2020) also contributed to training educators on how to support and help adolescents who might have had a traumatic experience or the other at a point in their lives. The training included 219 participants, the study also revealed that majority of the attendees reported lasting changes in thinking and behavior as a result of the training. The training was done to improve the immediate outcome of the students by helping them academically thereby also improving their long term outcome.</w:t>
      </w:r>
      <w:r w:rsidRPr="000F026B">
        <w:rPr>
          <w:rFonts w:ascii="Times New Roman" w:hAnsi="Times New Roman"/>
          <w:sz w:val="24"/>
          <w:szCs w:val="24"/>
        </w:rPr>
      </w:r>
      <w:r w:rsidRPr="000F026B">
        <w:rPr>
          <w:rFonts w:ascii="Times New Roman" w:hAnsi="Times New Roman"/>
          <w:spacing w:val="-2"/>
          <w:sz w:val="24"/>
          <w:szCs w:val="24"/>
        </w:rPr>
      </w:r>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pacing w:val="-2"/>
          <w:sz w:val="24"/>
          <w:szCs w:val="24"/>
        </w:rPr>
      </w:r>
      <w:r w:rsidRPr="000F026B">
        <w:rPr>
          <w:rFonts w:ascii="Times New Roman" w:eastAsia="Times New Roman" w:hAnsi="Times New Roman"/>
          <w:sz w:val="24"/>
          <w:szCs w:val="24"/>
        </w:rPr>
      </w:r>
      <w:proofErr w:type="gramStart"/>
      <w:r w:rsidRPr="000F026B">
        <w:rPr>
          <w:rFonts w:ascii="Times New Roman" w:eastAsia="Times New Roman" w:hAnsi="Times New Roman"/>
          <w:sz w:val="24"/>
          <w:szCs w:val="24"/>
        </w:rPr>
      </w:r>
      <w:proofErr w:type="gramEnd"/>
      <w:r w:rsidRPr="000F026B">
        <w:rPr>
          <w:rFonts w:ascii="Times New Roman" w:eastAsia="Times New Roman" w:hAnsi="Times New Roman"/>
          <w:sz w:val="24"/>
          <w:szCs w:val="24"/>
        </w:rPr>
      </w:r>
      <w:bookmarkEnd w:id="1469"/>
      <w:r w:rsidRPr="000F026B">
        <w:rPr>
          <w:rFonts w:ascii="Times New Roman" w:eastAsia="Times New Roman" w:hAnsi="Times New Roman"/>
          <w:sz w:val="24"/>
          <w:szCs w:val="24"/>
        </w:rPr>
      </w:r>
    </w:p>
    <w:p w14:paraId="6B5F4019" w14:textId="77777777" w:rsidR="009A4657" w:rsidRPr="000F026B" w:rsidRDefault="009A4657">
      <w:pPr>
        <w:spacing w:line="360" w:lineRule="auto"/>
        <w:jc w:val="both"/>
        <w:rPr>
          <w:rFonts w:ascii="Times New Roman" w:eastAsia="Times New Roman" w:hAnsi="Times New Roman"/>
          <w:sz w:val="24"/>
          <w:szCs w:val="24"/>
        </w:rPr>
      </w:pPr>
    </w:p>
    <w:p w14:paraId="402AFD7D" w14:textId="77777777" w:rsidR="009A4657" w:rsidRPr="000F026B" w:rsidRDefault="001A30E1">
      <w:pPr>
        <w:autoSpaceDE w:val="0"/>
        <w:spacing w:after="0" w:line="360" w:lineRule="auto"/>
        <w:jc w:val="both"/>
        <w:rPr>
          <w:rFonts w:ascii="Times New Roman" w:hAnsi="Times New Roman"/>
          <w:sz w:val="24"/>
          <w:szCs w:val="24"/>
          <w:rPrChange w:id="1470" w:author="usher" w:date="2026-06-05T05:43:00Z">
            <w:rPr/>
          </w:rPrChange>
        </w:rPr>
      </w:pPr>
      <w:bookmarkStart w:id="1471" w:name="_Hlk237513373"/>
      <w:r w:rsidRPr="000F026B">
        <w:rPr>
          <w:rFonts w:ascii="Times New Roman" w:eastAsia="Times New Roman" w:hAnsi="Times New Roman"/>
          <w:sz w:val="24"/>
          <w:szCs w:val="24"/>
        </w:rPr>
        <w:t>Similar mental health training program was conducted by (Atilola et al., 2022), the training was conducted in schools across South-Western Nigeria. The authors reported that the health-education curriculum in Nigerian educational sector focused on hygiene hygiene and environmental health with hardly any significant mental-health content. The study revealed the low level of depression literacy among adolescents in Nigeria, which is the essential for symptom recognition, positive attitude and help-seeking behavior. It also revealed the limited knowledge about mental illness among educators which is a predictors to poor help seeking behavior among school-going adolescents. The aim of the study was to determine the impact of a school-based training program on depression-literacy among a cohort of high-school students and their educators in South-West Nigeria. The study recorded a total of 3098 students and 294 educators from 21 schools across three states in South-West Nigeria. The authors implemented an adapted version of the Break Free from Depression, a 4-module depression awareness curriculum for staff and students among the participants of the training. The study revealed a significant positive difference at post-test in the knowledge, attitude, and confidence among the students and the same among the educators. The authors concluded that School-based depression-literacy programs can lead to significant positive change in knowledge, attitude, and confidence of students and educators.</w:t>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bookmarkStart w:id="1472" w:name="_Hlk237513388"/>
      <w:bookmarkEnd w:id="1471"/>
      <w:r w:rsidRPr="000F026B">
        <w:rPr>
          <w:rFonts w:ascii="Times New Roman" w:hAnsi="Times New Roman"/>
          <w:color w:val="222222"/>
          <w:sz w:val="24"/>
          <w:szCs w:val="24"/>
          <w:shd w:val="clear" w:color="auto" w:fill="FFFFFF"/>
        </w:rPr>
      </w:r>
      <w:proofErr w:type="spellStart"/>
      <w:r w:rsidRPr="000F026B">
        <w:rPr>
          <w:rFonts w:ascii="Times New Roman" w:hAnsi="Times New Roman"/>
          <w:color w:val="222222"/>
          <w:sz w:val="24"/>
          <w:szCs w:val="24"/>
          <w:shd w:val="clear" w:color="auto" w:fill="FFFFFF"/>
        </w:rPr>
      </w:r>
      <w:proofErr w:type="spellEnd"/>
      <w:r w:rsidRPr="000F026B">
        <w:rPr>
          <w:rFonts w:ascii="Times New Roman" w:hAnsi="Times New Roman"/>
          <w:color w:val="222222"/>
          <w:sz w:val="24"/>
          <w:szCs w:val="24"/>
          <w:shd w:val="clear" w:color="auto" w:fill="FFFFFF"/>
        </w:rPr>
      </w:r>
      <w:r w:rsidRPr="000F026B">
        <w:rPr>
          <w:rFonts w:ascii="Times New Roman" w:hAnsi="Times New Roman"/>
          <w:color w:val="222222"/>
          <w:sz w:val="24"/>
          <w:szCs w:val="24"/>
          <w:shd w:val="clear" w:color="auto" w:fill="FFFFFF"/>
        </w:rPr>
      </w:r>
      <w:proofErr w:type="gramStart"/>
      <w:r w:rsidRPr="000F026B">
        <w:rPr>
          <w:rFonts w:ascii="Times New Roman" w:hAnsi="Times New Roman"/>
          <w:color w:val="222222"/>
          <w:sz w:val="24"/>
          <w:szCs w:val="24"/>
          <w:shd w:val="clear" w:color="auto" w:fill="FFFFFF"/>
        </w:rPr>
      </w:r>
      <w:proofErr w:type="gramEnd"/>
      <w:r w:rsidRPr="000F026B">
        <w:rPr>
          <w:rFonts w:ascii="Times New Roman" w:hAnsi="Times New Roman"/>
          <w:color w:val="222222"/>
          <w:sz w:val="24"/>
          <w:szCs w:val="24"/>
          <w:shd w:val="clear" w:color="auto" w:fill="FFFFFF"/>
        </w:rPr>
      </w:r>
      <w:bookmarkStart w:id="1473" w:name="_Hlk237513415"/>
      <w:r w:rsidRPr="000F026B">
        <w:rPr>
          <w:rFonts w:ascii="Times New Roman" w:hAnsi="Times New Roman"/>
          <w:color w:val="222222"/>
          <w:sz w:val="24"/>
          <w:szCs w:val="24"/>
          <w:shd w:val="clear" w:color="auto" w:fill="FFFFFF"/>
        </w:rPr>
      </w:r>
      <w:bookmarkEnd w:id="1472"/>
      <w:r w:rsidRPr="000F026B">
        <w:rPr>
          <w:rFonts w:ascii="Times New Roman" w:hAnsi="Times New Roman"/>
          <w:color w:val="222222"/>
          <w:sz w:val="24"/>
          <w:szCs w:val="24"/>
          <w:shd w:val="clear" w:color="auto" w:fill="FFFFFF"/>
        </w:rPr>
      </w:r>
      <w:bookmarkEnd w:id="1473"/>
      <w:r w:rsidRPr="000F026B">
        <w:rPr>
          <w:rFonts w:ascii="Times New Roman" w:hAnsi="Times New Roman"/>
          <w:color w:val="222222"/>
          <w:sz w:val="24"/>
          <w:szCs w:val="24"/>
          <w:shd w:val="clear" w:color="auto" w:fill="FFFFFF"/>
        </w:rPr>
      </w:r>
    </w:p>
    <w:p w14:paraId="4C4B685F" w14:textId="77777777" w:rsidR="009A4657" w:rsidRPr="000F026B" w:rsidRDefault="009A4657">
      <w:pPr>
        <w:spacing w:line="360" w:lineRule="auto"/>
        <w:jc w:val="both"/>
        <w:rPr>
          <w:rFonts w:ascii="Times New Roman" w:hAnsi="Times New Roman"/>
          <w:color w:val="222222"/>
          <w:sz w:val="24"/>
          <w:szCs w:val="24"/>
          <w:shd w:val="clear" w:color="auto" w:fill="FFFFFF"/>
        </w:rPr>
      </w:pPr>
    </w:p>
    <w:p w14:paraId="03EFD4B0" w14:textId="77777777" w:rsidR="009A4657" w:rsidRPr="000F026B" w:rsidRDefault="001A30E1">
      <w:pPr>
        <w:spacing w:line="360" w:lineRule="auto"/>
        <w:jc w:val="both"/>
        <w:rPr>
          <w:rFonts w:ascii="Times New Roman" w:hAnsi="Times New Roman"/>
          <w:sz w:val="24"/>
          <w:szCs w:val="24"/>
          <w:rPrChange w:id="1474" w:author="usher" w:date="2026-06-05T05:43:00Z">
            <w:rPr/>
          </w:rPrChange>
        </w:rPr>
      </w:pPr>
      <w:bookmarkStart w:id="1475" w:name="_Hlk237513502"/>
      <w:r w:rsidRPr="000F026B">
        <w:rPr>
          <w:rFonts w:ascii="Times New Roman" w:eastAsia="Times New Roman" w:hAnsi="Times New Roman"/>
          <w:sz w:val="24"/>
          <w:szCs w:val="24"/>
        </w:rPr>
        <w:t>In religious settings there has been studies aimed at improving religious leaders’ knowledge of mental illness in order to improve the outcome of members who may present with these conditions. In a study among religious leaders in Peruvian city, Cjuno, Zafra-Tanaka, Pilar Garcı´a Garcı´a and Taype-(Rondan et al., 2023) sought to understand the perceptions of religious leaders in identifying and referring members with mental health issues to health care services. They completed a survey that assessed their characteristics, past experiences of detecting and referring members with mental disorders to health care professionals. The study which was conducted among 104 leaders of four religious groups revealed that half of the leaders had reported that at least one of their members had approached them for mental health help in the previous month. The study also revealed that more than 85% of the religious leaders identified depression and problematic alcohol and drug use correctly when they were asked to identify the cases. The study also indicated that most of the leaders were willing to refer their members to services for proper help and care. This study suggests that when leaders are well equipped with understanding of mental disorders they would be willing to support and refer members who may present with these cases.</w:t>
      </w:r>
      <w:proofErr w:type="spellStart"/>
      <w:r w:rsidRPr="000F026B">
        <w:rPr>
          <w:rFonts w:ascii="Times New Roman" w:eastAsia="Times New Roman" w:hAnsi="Times New Roman"/>
          <w:sz w:val="24"/>
          <w:szCs w:val="24"/>
        </w:rPr>
      </w:r>
      <w:proofErr w:type="spellEnd"/>
      <w:r w:rsidRPr="000F026B">
        <w:rPr>
          <w:rFonts w:ascii="Times New Roman" w:eastAsia="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proofErr w:type="gramStart"/>
      <w:r w:rsidRPr="000F026B">
        <w:rPr>
          <w:rFonts w:ascii="Times New Roman" w:hAnsi="Times New Roman"/>
          <w:sz w:val="24"/>
          <w:szCs w:val="24"/>
        </w:rPr>
      </w:r>
      <w:proofErr w:type="gramEnd"/>
      <w:r w:rsidRPr="000F026B">
        <w:rPr>
          <w:rFonts w:ascii="Times New Roman" w:hAnsi="Times New Roman"/>
          <w:sz w:val="24"/>
          <w:szCs w:val="24"/>
        </w:rPr>
      </w:r>
      <w:bookmarkEnd w:id="1475"/>
      <w:r w:rsidRPr="000F026B">
        <w:rPr>
          <w:rFonts w:ascii="Times New Roman" w:hAnsi="Times New Roman"/>
          <w:sz w:val="24"/>
          <w:szCs w:val="24"/>
        </w:rPr>
      </w:r>
    </w:p>
    <w:p w14:paraId="22BF250D" w14:textId="77777777" w:rsidR="009A4657" w:rsidRPr="000F026B" w:rsidRDefault="001A30E1">
      <w:pPr>
        <w:spacing w:line="360" w:lineRule="auto"/>
        <w:jc w:val="both"/>
        <w:rPr>
          <w:rFonts w:ascii="Times New Roman" w:hAnsi="Times New Roman"/>
          <w:sz w:val="24"/>
          <w:szCs w:val="24"/>
          <w:rPrChange w:id="1476" w:author="usher" w:date="2026-06-05T05:43:00Z">
            <w:rPr/>
          </w:rPrChange>
        </w:rPr>
      </w:pPr>
      <w:bookmarkStart w:id="1477" w:name="_Hlk237513521"/>
      <w:r w:rsidRPr="00061C4E">
        <w:rPr>
          <w:rFonts w:ascii="Times New Roman" w:eastAsia="Times New Roman" w:hAnsi="Times New Roman"/>
          <w:sz w:val="24"/>
          <w:szCs w:val="24"/>
          <w:highlight w:val="yellow"/>
          <w:rPrChange w:id="1478" w:author="CCAM" w:date="2026-09-27T19:50:00Z">
            <w:rPr>
              <w:rFonts w:ascii="Times New Roman" w:eastAsia="Times New Roman" w:hAnsi="Times New Roman"/>
              <w:sz w:val="24"/>
              <w:szCs w:val="24"/>
            </w:rPr>
          </w:rPrChange>
        </w:rPr>
        <w:t xml:space="preserve">Educators in every level are often in a position of </w:t>
      </w:r>
      <w:proofErr w:type="spellStart"/>
      <w:r w:rsidRPr="00061C4E">
        <w:rPr>
          <w:rFonts w:ascii="Times New Roman" w:eastAsia="Times New Roman" w:hAnsi="Times New Roman"/>
          <w:sz w:val="24"/>
          <w:szCs w:val="24"/>
          <w:highlight w:val="yellow"/>
          <w:rPrChange w:id="1479" w:author="CCAM" w:date="2026-09-27T19:50:00Z">
            <w:rPr>
              <w:rFonts w:ascii="Times New Roman" w:eastAsia="Times New Roman" w:hAnsi="Times New Roman"/>
              <w:sz w:val="24"/>
              <w:szCs w:val="24"/>
            </w:rPr>
          </w:rPrChange>
        </w:rPr>
        <w:t>influnce</w:t>
      </w:r>
      <w:proofErr w:type="spellEnd"/>
      <w:r w:rsidRPr="00061C4E">
        <w:rPr>
          <w:rFonts w:ascii="Times New Roman" w:eastAsia="Times New Roman" w:hAnsi="Times New Roman"/>
          <w:sz w:val="24"/>
          <w:szCs w:val="24"/>
          <w:highlight w:val="yellow"/>
          <w:rPrChange w:id="1480" w:author="CCAM" w:date="2026-09-27T19:50:00Z">
            <w:rPr>
              <w:rFonts w:ascii="Times New Roman" w:eastAsia="Times New Roman" w:hAnsi="Times New Roman"/>
              <w:sz w:val="24"/>
              <w:szCs w:val="24"/>
            </w:rPr>
          </w:rPrChange>
        </w:rPr>
        <w:t xml:space="preserve"> in their students’ lives and their own understanding of subjects like mental illnesses may have effect of the students who may present </w:t>
      </w:r>
      <w:bookmarkStart w:id="1481" w:name="_Hlk237513567"/>
      <w:bookmarkEnd w:id="1477"/>
      <w:r w:rsidRPr="00061C4E">
        <w:rPr>
          <w:rFonts w:ascii="Times New Roman" w:eastAsia="Times New Roman" w:hAnsi="Times New Roman"/>
          <w:sz w:val="24"/>
          <w:szCs w:val="24"/>
          <w:highlight w:val="yellow"/>
          <w:rPrChange w:id="1482" w:author="CCAM" w:date="2026-09-27T19:50:00Z">
            <w:rPr>
              <w:rFonts w:ascii="Times New Roman" w:eastAsia="Times New Roman" w:hAnsi="Times New Roman"/>
              <w:sz w:val="24"/>
              <w:szCs w:val="24"/>
            </w:rPr>
          </w:rPrChange>
        </w:rPr>
        <w:t xml:space="preserve">with these </w:t>
      </w:r>
      <w:proofErr w:type="spellStart"/>
      <w:r w:rsidRPr="00061C4E">
        <w:rPr>
          <w:rFonts w:ascii="Times New Roman" w:eastAsia="Times New Roman" w:hAnsi="Times New Roman"/>
          <w:sz w:val="24"/>
          <w:szCs w:val="24"/>
          <w:highlight w:val="yellow"/>
          <w:rPrChange w:id="1483" w:author="CCAM" w:date="2026-09-27T19:50:00Z">
            <w:rPr>
              <w:rFonts w:ascii="Times New Roman" w:eastAsia="Times New Roman" w:hAnsi="Times New Roman"/>
              <w:sz w:val="24"/>
              <w:szCs w:val="24"/>
            </w:rPr>
          </w:rPrChange>
        </w:rPr>
        <w:t>diorders</w:t>
      </w:r>
      <w:proofErr w:type="spellEnd"/>
      <w:r w:rsidRPr="00061C4E">
        <w:rPr>
          <w:rFonts w:ascii="Times New Roman" w:eastAsia="Times New Roman" w:hAnsi="Times New Roman"/>
          <w:sz w:val="24"/>
          <w:szCs w:val="24"/>
          <w:highlight w:val="yellow"/>
          <w:rPrChange w:id="1484" w:author="CCAM" w:date="2026-09-27T19:50:00Z">
            <w:rPr>
              <w:rFonts w:ascii="Times New Roman" w:eastAsia="Times New Roman" w:hAnsi="Times New Roman"/>
              <w:sz w:val="24"/>
              <w:szCs w:val="24"/>
            </w:rPr>
          </w:rPrChange>
        </w:rPr>
        <w:t xml:space="preserve"> either positively or negatively. When religious educators are well equipped to </w:t>
      </w:r>
      <w:proofErr w:type="spellStart"/>
      <w:r w:rsidRPr="00061C4E">
        <w:rPr>
          <w:rFonts w:ascii="Times New Roman" w:eastAsia="Times New Roman" w:hAnsi="Times New Roman"/>
          <w:sz w:val="24"/>
          <w:szCs w:val="24"/>
          <w:highlight w:val="yellow"/>
          <w:rPrChange w:id="1485" w:author="CCAM" w:date="2026-09-27T19:50:00Z">
            <w:rPr>
              <w:rFonts w:ascii="Times New Roman" w:eastAsia="Times New Roman" w:hAnsi="Times New Roman"/>
              <w:sz w:val="24"/>
              <w:szCs w:val="24"/>
            </w:rPr>
          </w:rPrChange>
        </w:rPr>
        <w:t>recognise</w:t>
      </w:r>
      <w:proofErr w:type="spellEnd"/>
      <w:r w:rsidRPr="00061C4E">
        <w:rPr>
          <w:rFonts w:ascii="Times New Roman" w:eastAsia="Times New Roman" w:hAnsi="Times New Roman"/>
          <w:sz w:val="24"/>
          <w:szCs w:val="24"/>
          <w:highlight w:val="yellow"/>
          <w:rPrChange w:id="1486" w:author="CCAM" w:date="2026-09-27T19:50:00Z">
            <w:rPr>
              <w:rFonts w:ascii="Times New Roman" w:eastAsia="Times New Roman" w:hAnsi="Times New Roman"/>
              <w:sz w:val="24"/>
              <w:szCs w:val="24"/>
            </w:rPr>
          </w:rPrChange>
        </w:rPr>
        <w:t xml:space="preserve"> certain disorders, it increases the chance for early intervention. This further helps them to provide the right support and make </w:t>
      </w:r>
      <w:proofErr w:type="gramStart"/>
      <w:r w:rsidRPr="00061C4E">
        <w:rPr>
          <w:rFonts w:ascii="Times New Roman" w:eastAsia="Times New Roman" w:hAnsi="Times New Roman"/>
          <w:sz w:val="24"/>
          <w:szCs w:val="24"/>
          <w:highlight w:val="yellow"/>
          <w:rPrChange w:id="1487" w:author="CCAM" w:date="2026-09-27T19:50:00Z">
            <w:rPr>
              <w:rFonts w:ascii="Times New Roman" w:eastAsia="Times New Roman" w:hAnsi="Times New Roman"/>
              <w:sz w:val="24"/>
              <w:szCs w:val="24"/>
            </w:rPr>
          </w:rPrChange>
        </w:rPr>
        <w:t>referral</w:t>
      </w:r>
      <w:proofErr w:type="gramEnd"/>
      <w:r w:rsidRPr="00061C4E">
        <w:rPr>
          <w:rFonts w:ascii="Times New Roman" w:eastAsia="Times New Roman" w:hAnsi="Times New Roman"/>
          <w:sz w:val="24"/>
          <w:szCs w:val="24"/>
          <w:highlight w:val="yellow"/>
          <w:rPrChange w:id="1488" w:author="CCAM" w:date="2026-09-27T19:50:00Z">
            <w:rPr>
              <w:rFonts w:ascii="Times New Roman" w:eastAsia="Times New Roman" w:hAnsi="Times New Roman"/>
              <w:sz w:val="24"/>
              <w:szCs w:val="24"/>
            </w:rPr>
          </w:rPrChange>
        </w:rPr>
        <w:t xml:space="preserve"> if necessary, thereby, improving the long term outcome of these students</w:t>
      </w:r>
      <w:bookmarkEnd w:id="1481"/>
      <w:r w:rsidRPr="00061C4E">
        <w:rPr>
          <w:rFonts w:ascii="Times New Roman" w:eastAsia="Times New Roman" w:hAnsi="Times New Roman"/>
          <w:sz w:val="24"/>
          <w:szCs w:val="24"/>
          <w:highlight w:val="yellow"/>
          <w:rPrChange w:id="1489" w:author="CCAM" w:date="2026-09-27T19:50:00Z">
            <w:rPr>
              <w:rFonts w:ascii="Times New Roman" w:eastAsia="Times New Roman" w:hAnsi="Times New Roman"/>
              <w:sz w:val="24"/>
              <w:szCs w:val="24"/>
            </w:rPr>
          </w:rPrChange>
        </w:rPr>
        <w:t>.</w:t>
      </w:r>
      <w:r w:rsidRPr="000F026B">
        <w:rPr>
          <w:rFonts w:ascii="Times New Roman" w:eastAsia="Times New Roman" w:hAnsi="Times New Roman"/>
          <w:sz w:val="24"/>
          <w:szCs w:val="24"/>
        </w:rPr>
        <w:t xml:space="preserve"> </w:t>
      </w:r>
    </w:p>
    <w:p w14:paraId="19FD37A5" w14:textId="77777777" w:rsidR="009A4657" w:rsidRPr="000F026B" w:rsidRDefault="001A30E1">
      <w:pPr>
        <w:spacing w:line="360" w:lineRule="auto"/>
        <w:jc w:val="both"/>
        <w:rPr>
          <w:rFonts w:ascii="Times New Roman" w:hAnsi="Times New Roman"/>
          <w:sz w:val="24"/>
          <w:szCs w:val="24"/>
          <w:rPrChange w:id="1490" w:author="usher" w:date="2026-06-05T05:43:00Z">
            <w:rPr/>
          </w:rPrChange>
        </w:rPr>
      </w:pPr>
      <w:bookmarkStart w:id="1491" w:name="_Hlk237513590"/>
      <w:r w:rsidRPr="000F026B">
        <w:rPr>
          <w:rFonts w:ascii="Times New Roman" w:eastAsia="Times New Roman" w:hAnsi="Times New Roman"/>
          <w:sz w:val="24"/>
          <w:szCs w:val="24"/>
        </w:rPr>
        <w:t>Although school settings have been identified as ideal settings to reach children in need of mental health services, there is still a need to create mental health awareness in every sector (Pryde et al., 2021), with the aim of improving the quality of life of adolescents who in turn become adults.</w:t>
      </w:r>
      <w:r w:rsidRPr="000F026B">
        <w:rPr>
          <w:rFonts w:ascii="Times New Roman" w:hAnsi="Times New Roman"/>
          <w:sz w:val="24"/>
          <w:szCs w:val="24"/>
        </w:rPr>
      </w:r>
      <w:proofErr w:type="spellStart"/>
      <w:r w:rsidRPr="000F026B">
        <w:rPr>
          <w:rFonts w:ascii="Times New Roman" w:hAnsi="Times New Roman"/>
          <w:sz w:val="24"/>
          <w:szCs w:val="24"/>
        </w:rPr>
      </w:r>
      <w:proofErr w:type="spellEnd"/>
      <w:r w:rsidRPr="000F026B">
        <w:rPr>
          <w:rFonts w:ascii="Times New Roman" w:hAnsi="Times New Roman"/>
          <w:sz w:val="24"/>
          <w:szCs w:val="24"/>
        </w:rPr>
      </w:r>
      <w:r w:rsidRPr="000F026B">
        <w:rPr>
          <w:rFonts w:ascii="Times New Roman" w:eastAsia="Times New Roman" w:hAnsi="Times New Roman"/>
          <w:sz w:val="24"/>
          <w:szCs w:val="24"/>
        </w:rPr>
      </w:r>
    </w:p>
    <w:bookmarkEnd w:id="1491"/>
    <w:p w14:paraId="224C7934" w14:textId="77777777" w:rsidR="009A4657" w:rsidRPr="000F026B" w:rsidRDefault="009A4657">
      <w:pPr>
        <w:pStyle w:val="BodyText"/>
        <w:spacing w:line="360" w:lineRule="auto"/>
        <w:ind w:right="123"/>
        <w:jc w:val="both"/>
      </w:pPr>
    </w:p>
    <w:p w14:paraId="6AD28592" w14:textId="77777777" w:rsidR="009A4657" w:rsidRPr="000F026B" w:rsidRDefault="001A30E1">
      <w:pPr>
        <w:spacing w:line="360" w:lineRule="auto"/>
        <w:jc w:val="both"/>
        <w:rPr>
          <w:rFonts w:ascii="Times New Roman" w:hAnsi="Times New Roman"/>
          <w:b/>
          <w:sz w:val="24"/>
          <w:szCs w:val="24"/>
          <w:shd w:val="clear" w:color="auto" w:fill="00FF00"/>
        </w:rPr>
      </w:pPr>
      <w:r w:rsidRPr="000F026B">
        <w:rPr>
          <w:rFonts w:ascii="Times New Roman" w:hAnsi="Times New Roman"/>
          <w:b/>
          <w:sz w:val="24"/>
          <w:szCs w:val="24"/>
          <w:shd w:val="clear" w:color="auto" w:fill="00FF00"/>
        </w:rPr>
        <w:t xml:space="preserve">2.8 </w:t>
      </w:r>
      <w:bookmarkStart w:id="1492" w:name="_Hlk237513617"/>
      <w:r w:rsidRPr="000F026B">
        <w:rPr>
          <w:rFonts w:ascii="Times New Roman" w:hAnsi="Times New Roman"/>
          <w:b/>
          <w:sz w:val="24"/>
          <w:szCs w:val="24"/>
          <w:shd w:val="clear" w:color="auto" w:fill="00FF00"/>
        </w:rPr>
        <w:t>The Role of Religious Institutions in Mental Health Support</w:t>
      </w:r>
    </w:p>
    <w:p w14:paraId="295B2F65" w14:textId="77777777" w:rsidR="009A4657" w:rsidRPr="000F026B" w:rsidRDefault="001A30E1">
      <w:pPr>
        <w:pStyle w:val="BodyText"/>
        <w:spacing w:before="240" w:line="360" w:lineRule="auto"/>
        <w:ind w:left="0" w:right="124"/>
        <w:jc w:val="both"/>
      </w:pPr>
      <w:bookmarkStart w:id="1493" w:name="_Hlk237513662"/>
      <w:bookmarkEnd w:id="1492"/>
      <w:r w:rsidRPr="000F026B">
        <w:rPr>
          <w:shd w:val="clear" w:color="auto" w:fill="00FF00"/>
        </w:rPr>
        <w:t xml:space="preserve">Historically, religion has played a central role of human lives, </w:t>
      </w:r>
      <w:proofErr w:type="gramStart"/>
      <w:r w:rsidRPr="000F026B">
        <w:rPr>
          <w:shd w:val="clear" w:color="auto" w:fill="00FF00"/>
        </w:rPr>
        <w:t>shaping</w:t>
      </w:r>
      <w:proofErr w:type="gramEnd"/>
      <w:r w:rsidRPr="000F026B">
        <w:rPr>
          <w:shd w:val="clear" w:color="auto" w:fill="00FF00"/>
        </w:rPr>
        <w:t xml:space="preserve"> personal identity and creating a</w:t>
      </w:r>
      <w:del w:id="1494" w:author="CCAM" w:date="2026-09-27T21:26:00Z">
        <w:r w:rsidRPr="000F026B" w:rsidDel="0055626D">
          <w:rPr>
            <w:shd w:val="clear" w:color="auto" w:fill="00FF00"/>
          </w:rPr>
          <w:delText xml:space="preserve"> a</w:delText>
        </w:r>
      </w:del>
      <w:r w:rsidRPr="000F026B">
        <w:rPr>
          <w:shd w:val="clear" w:color="auto" w:fill="00FF00"/>
        </w:rPr>
        <w:t xml:space="preserve"> string connection to a wider community (</w:t>
      </w:r>
      <w:proofErr w:type="spellStart"/>
      <w:r w:rsidRPr="000F026B">
        <w:rPr>
          <w:color w:val="000000"/>
          <w:shd w:val="clear" w:color="auto" w:fill="00FF00"/>
        </w:rPr>
        <w:t>Pastwa-Wojciechowska</w:t>
      </w:r>
      <w:proofErr w:type="spellEnd"/>
      <w:r w:rsidRPr="000F026B">
        <w:rPr>
          <w:color w:val="000000"/>
          <w:shd w:val="clear" w:color="auto" w:fill="00FF00"/>
        </w:rPr>
        <w:t xml:space="preserve">, </w:t>
      </w:r>
      <w:proofErr w:type="spellStart"/>
      <w:r w:rsidRPr="000F026B">
        <w:rPr>
          <w:color w:val="000000"/>
          <w:shd w:val="clear" w:color="auto" w:fill="00FF00"/>
        </w:rPr>
        <w:t>Grzegorzewska</w:t>
      </w:r>
      <w:proofErr w:type="spellEnd"/>
      <w:r w:rsidRPr="000F026B">
        <w:rPr>
          <w:color w:val="000000"/>
          <w:shd w:val="clear" w:color="auto" w:fill="00FF00"/>
        </w:rPr>
        <w:t xml:space="preserve">, and </w:t>
      </w:r>
      <w:proofErr w:type="spellStart"/>
      <w:r w:rsidRPr="000F026B">
        <w:rPr>
          <w:color w:val="000000"/>
          <w:shd w:val="clear" w:color="auto" w:fill="00FF00"/>
        </w:rPr>
        <w:t>Wojciechowska</w:t>
      </w:r>
      <w:proofErr w:type="spellEnd"/>
      <w:r w:rsidRPr="000F026B">
        <w:rPr>
          <w:color w:val="000000"/>
          <w:shd w:val="clear" w:color="auto" w:fill="00FF00"/>
        </w:rPr>
        <w:t xml:space="preserve">, 2021). </w:t>
      </w:r>
      <w:r w:rsidRPr="000F026B">
        <w:rPr>
          <w:shd w:val="clear" w:color="auto" w:fill="00FF00"/>
        </w:rPr>
        <w:t xml:space="preserve">Religious activities such as fasting, praying, meditation, services, trust in God affects the meaning of life positively. Religion has been observed to shape the psychosocial and moral development of young people and also linked to positive mental health outcomes among adults </w:t>
      </w:r>
      <w:r w:rsidRPr="000F026B">
        <w:rPr>
          <w:color w:val="000000"/>
          <w:shd w:val="clear" w:color="auto" w:fill="00FF00"/>
          <w:rPrChange w:id="1495" w:author="usher" w:date="2026-06-05T05:43:00Z">
            <w:rPr>
              <w:color w:val="000000"/>
              <w:sz w:val="27"/>
              <w:szCs w:val="27"/>
              <w:shd w:val="clear" w:color="auto" w:fill="00FF00"/>
            </w:rPr>
          </w:rPrChange>
        </w:rPr>
        <w:t>(</w:t>
      </w:r>
      <w:r w:rsidRPr="000F026B">
        <w:rPr>
          <w:color w:val="000000"/>
          <w:shd w:val="clear" w:color="auto" w:fill="00FF00"/>
        </w:rPr>
        <w:t xml:space="preserve">Aggarwal, Wright, Morgan, Patton, and </w:t>
      </w:r>
      <w:proofErr w:type="spellStart"/>
      <w:r w:rsidRPr="000F026B">
        <w:rPr>
          <w:color w:val="000000"/>
          <w:shd w:val="clear" w:color="auto" w:fill="00FF00"/>
        </w:rPr>
        <w:t>Reavley</w:t>
      </w:r>
      <w:proofErr w:type="spellEnd"/>
      <w:r w:rsidRPr="000F026B">
        <w:rPr>
          <w:color w:val="000000"/>
          <w:shd w:val="clear" w:color="auto" w:fill="00FF00"/>
        </w:rPr>
        <w:t>, 2023</w:t>
      </w:r>
      <w:r w:rsidRPr="000F026B">
        <w:rPr>
          <w:shd w:val="clear" w:color="auto" w:fill="00FF00"/>
        </w:rPr>
        <w:t>)</w:t>
      </w:r>
      <w:r w:rsidRPr="000F026B">
        <w:rPr>
          <w:color w:val="000000"/>
          <w:shd w:val="clear" w:color="auto" w:fill="00FF00"/>
        </w:rPr>
        <w:t xml:space="preserve">. </w:t>
      </w:r>
      <w:r w:rsidRPr="000F026B">
        <w:rPr>
          <w:shd w:val="clear" w:color="auto" w:fill="00FF00"/>
        </w:rPr>
        <w:t>Before the development of modern mental health systems, care for individuals with emotional or psychological difficulties was largely provided by religious groups (</w:t>
      </w:r>
      <w:r w:rsidRPr="000F026B">
        <w:rPr>
          <w:color w:val="000000"/>
          <w:shd w:val="clear" w:color="auto" w:fill="00FF00"/>
        </w:rPr>
        <w:t xml:space="preserve">Kao, </w:t>
      </w:r>
      <w:proofErr w:type="spellStart"/>
      <w:r w:rsidRPr="000F026B">
        <w:rPr>
          <w:color w:val="000000"/>
          <w:shd w:val="clear" w:color="auto" w:fill="00FF00"/>
        </w:rPr>
        <w:t>Peteet</w:t>
      </w:r>
      <w:proofErr w:type="spellEnd"/>
      <w:r w:rsidRPr="000F026B">
        <w:rPr>
          <w:color w:val="000000"/>
          <w:shd w:val="clear" w:color="auto" w:fill="00FF00"/>
        </w:rPr>
        <w:t xml:space="preserve">, and Cook, 2020). </w:t>
      </w:r>
      <w:r w:rsidRPr="000F026B">
        <w:rPr>
          <w:shd w:val="clear" w:color="auto" w:fill="00FF00"/>
        </w:rPr>
        <w:t xml:space="preserve">Religious institutions foster social support, healthy </w:t>
      </w:r>
      <w:proofErr w:type="spellStart"/>
      <w:r w:rsidRPr="000F026B">
        <w:rPr>
          <w:shd w:val="clear" w:color="auto" w:fill="00FF00"/>
        </w:rPr>
        <w:t>behaviours</w:t>
      </w:r>
      <w:proofErr w:type="spellEnd"/>
      <w:r w:rsidRPr="000F026B">
        <w:rPr>
          <w:shd w:val="clear" w:color="auto" w:fill="00FF00"/>
        </w:rPr>
        <w:t>, coping strategies, and cognitive framework (</w:t>
      </w:r>
      <w:r w:rsidRPr="000F026B">
        <w:rPr>
          <w:color w:val="000000"/>
          <w:shd w:val="clear" w:color="auto" w:fill="00FF00"/>
        </w:rPr>
        <w:t xml:space="preserve">Siqueira, Fernandes, and Moreira-Almeida, 2018). Engagement in religious practices is often associated with protection from several adverse health conditions. </w:t>
      </w:r>
    </w:p>
    <w:p w14:paraId="2A360B30" w14:textId="77777777" w:rsidR="009A4657" w:rsidRPr="000F026B" w:rsidRDefault="001A30E1">
      <w:pPr>
        <w:pStyle w:val="BodyText"/>
        <w:spacing w:before="240" w:line="360" w:lineRule="auto"/>
        <w:ind w:right="124"/>
        <w:jc w:val="both"/>
      </w:pPr>
      <w:bookmarkStart w:id="1496" w:name="_Hlk237513678"/>
      <w:bookmarkEnd w:id="1493"/>
      <w:r w:rsidRPr="000F026B">
        <w:rPr>
          <w:color w:val="000000"/>
          <w:shd w:val="clear" w:color="auto" w:fill="00FF00"/>
        </w:rPr>
        <w:t>In a study by (Herdiansyah et al., 2024), they found that involvement in religious institutions, including practices, teachings, communal activities, influence mental health outcomes substantially and enhance psychological well-being. In another study by Claudes, Dewi, Heng, and (Canesares et al., 2025), it was reported that the support provided by religious institutions contributes to better anxiety management among adolescents by building resilience, improving their mindset, encouraging effective coping practices and thereby promoting healthier coping behaviors.  In countries with limited mental health infrastructure, like Nigeria, churches and other religious organisations are often trusted sources of guidance for families, including those dealing  with mental health issues (Aluh et al., 2018).</w:t>
      </w:r>
      <w:proofErr w:type="spellStart"/>
      <w:r w:rsidRPr="000F026B">
        <w:rPr>
          <w:color w:val="000000"/>
          <w:shd w:val="clear" w:color="auto" w:fill="00FF00"/>
        </w:rPr>
      </w:r>
      <w:proofErr w:type="spellEnd"/>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r w:rsidRPr="000F026B">
        <w:rPr>
          <w:shd w:val="clear" w:color="auto" w:fill="00FF00"/>
        </w:rPr>
      </w:r>
      <w:r w:rsidRPr="000F026B">
        <w:rPr>
          <w:color w:val="000000"/>
          <w:shd w:val="clear" w:color="auto" w:fill="00FF00"/>
        </w:rPr>
      </w:r>
      <w:r w:rsidRPr="000F026B">
        <w:rPr>
          <w:shd w:val="clear" w:color="auto" w:fill="00FF00"/>
        </w:rPr>
      </w:r>
      <w:r w:rsidRPr="000F026B">
        <w:rPr>
          <w:spacing w:val="1"/>
          <w:shd w:val="clear" w:color="auto" w:fill="00FF00"/>
        </w:rPr>
      </w:r>
      <w:r w:rsidRPr="000F026B">
        <w:rPr>
          <w:shd w:val="clear" w:color="auto" w:fill="00FF00"/>
        </w:rPr>
      </w:r>
      <w:proofErr w:type="spellStart"/>
      <w:r w:rsidRPr="000F026B">
        <w:rPr>
          <w:shd w:val="clear" w:color="auto" w:fill="00FF00"/>
        </w:rPr>
      </w:r>
      <w:proofErr w:type="spellEnd"/>
      <w:r w:rsidRPr="000F026B">
        <w:rPr>
          <w:shd w:val="clear" w:color="auto" w:fill="00FF00"/>
        </w:rPr>
      </w:r>
      <w:proofErr w:type="gramStart"/>
      <w:r w:rsidRPr="000F026B">
        <w:rPr>
          <w:shd w:val="clear" w:color="auto" w:fill="00FF00"/>
        </w:rPr>
      </w:r>
      <w:r w:rsidRPr="000F026B">
        <w:rPr>
          <w:spacing w:val="-57"/>
          <w:shd w:val="clear" w:color="auto" w:fill="00FF00"/>
        </w:rPr>
      </w:r>
      <w:r w:rsidRPr="000F026B">
        <w:rPr>
          <w:shd w:val="clear" w:color="auto" w:fill="00FF00"/>
        </w:rPr>
      </w:r>
      <w:proofErr w:type="gramEnd"/>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
    <w:p w14:paraId="7657ED93" w14:textId="77777777" w:rsidR="009A4657" w:rsidRPr="000F026B" w:rsidRDefault="001A30E1">
      <w:pPr>
        <w:pStyle w:val="BodyText"/>
        <w:spacing w:before="41" w:line="360" w:lineRule="auto"/>
        <w:ind w:right="124"/>
        <w:jc w:val="both"/>
      </w:pPr>
      <w:bookmarkStart w:id="1497" w:name="_Hlk237513693"/>
      <w:bookmarkEnd w:id="1496"/>
      <w:r w:rsidRPr="000F026B">
        <w:rPr>
          <w:shd w:val="clear" w:color="auto" w:fill="00FF00"/>
        </w:rPr>
        <w:t>Religious institutions, particularly churches, play a significant role in the lives of many adolescents in Nigeria. They provide not only spiritual guidance but also social support, and they can serve as a key platform for addressing mental health challenges within communities (Perez, Cardenas, Blagg, and Wong). Despite the influence of religious institutions, there remains a gap in utilising this potential to support adolescents with mental health problems, particularly depression. Studies suggest that religious leaders and educators in church settings are often not equipped with the necessary skills to recognise or address mental health concerns (Adewunmi et al., 2023). It was reported in a study by (Duke et al., 2016), that in Nigeria, religious institutions function as an important agent, shaping individuals’ beliefs and behaviours in ways that influence mental health. It also underscores the importance of partnership between healthcare practitioners and church leaders. Training these individuals to identify symptoms of mental disorders like depression can help bridge the gap in mental health services, particularly in rural and under-served areas where professional mental health care may not be readily accessible.</w:t>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color w:val="222222"/>
          <w:shd w:val="clear" w:color="auto" w:fill="00FF00"/>
        </w:rPr>
      </w:r>
      <w:proofErr w:type="spellStart"/>
      <w:r w:rsidRPr="000F026B">
        <w:rPr>
          <w:color w:val="222222"/>
          <w:shd w:val="clear" w:color="auto" w:fill="00FF00"/>
        </w:rPr>
      </w:r>
      <w:proofErr w:type="spellEnd"/>
      <w:r w:rsidRPr="000F026B">
        <w:rPr>
          <w:color w:val="222222"/>
          <w:shd w:val="clear" w:color="auto" w:fill="00FF00"/>
        </w:rPr>
      </w:r>
      <w:r w:rsidRPr="000F026B">
        <w:rPr>
          <w:shd w:val="clear" w:color="auto" w:fill="00FF00"/>
        </w:rPr>
      </w:r>
      <w:proofErr w:type="spellStart"/>
      <w:r w:rsidRPr="000F026B">
        <w:rPr>
          <w:shd w:val="clear" w:color="auto" w:fill="00FF00"/>
        </w:rPr>
      </w:r>
      <w:proofErr w:type="spellEnd"/>
      <w:r w:rsidRPr="000F026B">
        <w:rPr>
          <w:shd w:val="clear" w:color="auto" w:fill="00FF00"/>
        </w:rPr>
      </w:r>
      <w:r w:rsidRPr="000F026B">
        <w:rPr>
          <w:spacing w:val="1"/>
          <w:shd w:val="clear" w:color="auto" w:fill="00FF00"/>
        </w:rPr>
      </w:r>
      <w:r w:rsidRPr="000F026B">
        <w:rPr>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60"/>
          <w:shd w:val="clear" w:color="auto" w:fill="00FF00"/>
        </w:rPr>
      </w:r>
      <w:proofErr w:type="spellStart"/>
      <w:r w:rsidRPr="000F026B">
        <w:rPr>
          <w:shd w:val="clear" w:color="auto" w:fill="00FF00"/>
        </w:rPr>
      </w:r>
      <w:proofErr w:type="spellEnd"/>
      <w:r w:rsidRPr="000F026B">
        <w:rPr>
          <w:shd w:val="clear" w:color="auto" w:fill="00FF00"/>
        </w:rPr>
      </w:r>
      <w:r w:rsidRPr="000F026B">
        <w:rPr>
          <w:color w:val="222222"/>
          <w:shd w:val="clear" w:color="auto" w:fill="00FF00"/>
        </w:rPr>
      </w:r>
      <w:r w:rsidRPr="000F026B">
        <w:rPr>
          <w:shd w:val="clear" w:color="auto" w:fill="00FF00"/>
        </w:rPr>
      </w:r>
      <w:r w:rsidRPr="000F026B">
        <w:rPr>
          <w:color w:val="000000"/>
          <w:shd w:val="clear" w:color="auto" w:fill="00FF00"/>
        </w:rPr>
      </w:r>
      <w:proofErr w:type="spellStart"/>
      <w:r w:rsidRPr="000F026B">
        <w:rPr>
          <w:color w:val="000000"/>
          <w:shd w:val="clear" w:color="auto" w:fill="00FF00"/>
        </w:rPr>
      </w:r>
      <w:proofErr w:type="spellEnd"/>
      <w:r w:rsidRPr="000F026B">
        <w:rPr>
          <w:color w:val="000000"/>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p>
    <w:p w14:paraId="26422900" w14:textId="77777777" w:rsidR="009A4657" w:rsidRPr="000F026B" w:rsidRDefault="001A30E1">
      <w:pPr>
        <w:pStyle w:val="BodyText"/>
        <w:spacing w:line="360" w:lineRule="auto"/>
        <w:ind w:left="0" w:right="125"/>
        <w:jc w:val="both"/>
      </w:pPr>
      <w:bookmarkStart w:id="1498" w:name="_Hlk237513706"/>
      <w:bookmarkEnd w:id="1497"/>
      <w:r w:rsidRPr="000F026B">
        <w:rPr>
          <w:shd w:val="clear" w:color="auto" w:fill="00FF00"/>
        </w:rPr>
        <w:t>Furthermore, religious institutions can play a critical role in reducing the stigma associated with mental health disorders. By promoting open discussions about mental health within their communities, churches can help create an environment where adolescents feel comfortable seeking help without fear of judgment ((Alukagberie et al., 2023).</w:t>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1"/>
          <w:shd w:val="clear" w:color="auto" w:fill="00FF00"/>
        </w:rPr>
      </w:r>
      <w:r w:rsidRPr="000F026B">
        <w:rPr>
          <w:shd w:val="clear" w:color="auto" w:fill="00FF00"/>
        </w:rPr>
      </w:r>
      <w:r w:rsidRPr="000F026B">
        <w:rPr>
          <w:spacing w:val="-57"/>
          <w:shd w:val="clear" w:color="auto" w:fill="00FF00"/>
        </w:rPr>
      </w:r>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roofErr w:type="spellStart"/>
      <w:r w:rsidRPr="000F026B">
        <w:rPr>
          <w:shd w:val="clear" w:color="auto" w:fill="00FF00"/>
        </w:rPr>
      </w:r>
      <w:proofErr w:type="spellEnd"/>
      <w:r w:rsidRPr="000F026B">
        <w:rPr>
          <w:shd w:val="clear" w:color="auto" w:fill="00FF00"/>
        </w:rPr>
      </w:r>
    </w:p>
    <w:bookmarkEnd w:id="1498"/>
    <w:p w14:paraId="532B9D92" w14:textId="77777777" w:rsidR="009A4657" w:rsidRPr="000F026B" w:rsidRDefault="009A4657">
      <w:pPr>
        <w:pStyle w:val="BodyText"/>
        <w:spacing w:before="7" w:line="360" w:lineRule="auto"/>
        <w:ind w:left="0"/>
        <w:jc w:val="both"/>
      </w:pPr>
    </w:p>
    <w:p w14:paraId="4B48C933" w14:textId="77777777" w:rsidR="009A4657" w:rsidRPr="000F026B" w:rsidRDefault="001A30E1">
      <w:pPr>
        <w:spacing w:line="360" w:lineRule="auto"/>
        <w:ind w:firstLine="100"/>
        <w:jc w:val="both"/>
        <w:rPr>
          <w:rFonts w:ascii="Times New Roman" w:hAnsi="Times New Roman"/>
          <w:b/>
          <w:sz w:val="24"/>
          <w:szCs w:val="24"/>
        </w:rPr>
      </w:pPr>
      <w:bookmarkStart w:id="1499" w:name="_Hlk237513786"/>
      <w:r w:rsidRPr="000F026B">
        <w:rPr>
          <w:rFonts w:ascii="Times New Roman" w:hAnsi="Times New Roman"/>
          <w:b/>
          <w:sz w:val="24"/>
          <w:szCs w:val="24"/>
        </w:rPr>
        <w:t>2.9 Effectiveness of Mental Health Interventions in Religious Settings</w:t>
      </w:r>
    </w:p>
    <w:p w14:paraId="425B773A" w14:textId="77777777" w:rsidR="009A4657" w:rsidRPr="000F026B" w:rsidRDefault="001A30E1">
      <w:pPr>
        <w:pStyle w:val="BodyText"/>
        <w:spacing w:before="60" w:line="360" w:lineRule="auto"/>
        <w:ind w:right="118"/>
        <w:jc w:val="both"/>
      </w:pPr>
      <w:bookmarkStart w:id="1500" w:name="_Hlk237513812"/>
      <w:bookmarkEnd w:id="1499"/>
      <w:r w:rsidRPr="000F026B">
        <w:t>Several studies have shown that mental health interventions delivered within religious settings can be effective in addressing mental health disorders, especially when tailored to the cultural and social context of the community (Codjoe, Barber, Ahuja, Thornicroft, Henderson, Lempp, and N’Danga-Koroma, 2021). Interventions that focus on training religious leaders and community members to recognise and respond to mental health issues have proven successful in increasing mental health literacy and reducing the stigma associated with mental illness (Adewunmi et al., 2023).</w:t>
      </w:r>
      <w:r w:rsidRPr="000F026B">
        <w:rPr>
          <w:spacing w:val="1"/>
        </w:rPr>
      </w:r>
      <w:r w:rsidRPr="000F026B"/>
      <w:r w:rsidRPr="000F026B">
        <w:rPr>
          <w:spacing w:val="28"/>
        </w:rPr>
      </w:r>
      <w:r w:rsidRPr="000F026B"/>
      <w:r w:rsidRPr="000F026B">
        <w:rPr>
          <w:spacing w:val="29"/>
        </w:rPr>
      </w:r>
      <w:r w:rsidRPr="000F026B"/>
      <w:r w:rsidRPr="000F026B">
        <w:rPr>
          <w:spacing w:val="28"/>
        </w:rPr>
      </w:r>
      <w:r w:rsidRPr="000F026B"/>
      <w:r w:rsidRPr="000F026B">
        <w:rPr>
          <w:spacing w:val="29"/>
        </w:rPr>
      </w:r>
      <w:r w:rsidRPr="000F026B"/>
      <w:r w:rsidRPr="000F026B">
        <w:rPr>
          <w:spacing w:val="29"/>
        </w:rPr>
      </w:r>
      <w:r w:rsidRPr="000F026B"/>
      <w:r w:rsidRPr="000F026B">
        <w:rPr>
          <w:spacing w:val="28"/>
        </w:rPr>
      </w:r>
      <w:r w:rsidRPr="000F026B"/>
      <w:r w:rsidRPr="000F026B">
        <w:rPr>
          <w:spacing w:val="29"/>
        </w:rPr>
      </w:r>
      <w:r w:rsidRPr="000F026B"/>
      <w:r w:rsidRPr="000F026B">
        <w:rPr>
          <w:spacing w:val="29"/>
        </w:rPr>
      </w:r>
      <w:r w:rsidRPr="000F026B"/>
      <w:r w:rsidRPr="000F026B">
        <w:rPr>
          <w:spacing w:val="28"/>
        </w:rPr>
      </w:r>
      <w:r w:rsidRPr="000F026B"/>
      <w:r w:rsidRPr="000F026B">
        <w:rPr>
          <w:spacing w:val="29"/>
        </w:rPr>
      </w:r>
      <w:r w:rsidRPr="000F026B"/>
      <w:r w:rsidRPr="000F026B">
        <w:rPr>
          <w:spacing w:val="28"/>
        </w:rPr>
      </w:r>
      <w:r w:rsidRPr="000F026B"/>
      <w:r w:rsidRPr="000F026B">
        <w:rPr>
          <w:spacing w:val="14"/>
        </w:rPr>
      </w:r>
      <w:r w:rsidRPr="000F026B"/>
      <w:r w:rsidRPr="000F026B">
        <w:rPr>
          <w:spacing w:val="14"/>
        </w:rPr>
      </w:r>
      <w:r w:rsidRPr="000F026B"/>
      <w:r w:rsidRPr="000F026B">
        <w:rPr>
          <w:spacing w:val="-57"/>
        </w:rPr>
      </w:r>
      <w:r w:rsidRPr="000F026B"/>
      <w:r w:rsidRPr="000F026B">
        <w:rPr>
          <w:spacing w:val="14"/>
        </w:rPr>
      </w:r>
      <w:r w:rsidRPr="000F026B"/>
      <w:r w:rsidRPr="000F026B">
        <w:rPr>
          <w:spacing w:val="14"/>
        </w:rPr>
      </w:r>
      <w:r w:rsidRPr="000F026B"/>
      <w:r w:rsidRPr="000F026B">
        <w:rPr>
          <w:spacing w:val="14"/>
        </w:rPr>
      </w:r>
      <w:r w:rsidRPr="000F026B"/>
      <w:r w:rsidRPr="000F026B">
        <w:rPr>
          <w:spacing w:val="14"/>
        </w:rPr>
      </w:r>
      <w:r w:rsidRPr="000F026B"/>
      <w:r w:rsidRPr="000F026B">
        <w:rPr>
          <w:spacing w:val="14"/>
        </w:rPr>
      </w:r>
      <w:r w:rsidRPr="000F026B"/>
      <w:r w:rsidRPr="000F026B">
        <w:rPr>
          <w:spacing w:val="14"/>
        </w:rPr>
      </w:r>
      <w:r w:rsidRPr="000F026B"/>
      <w:proofErr w:type="spellStart"/>
      <w:r w:rsidRPr="000F026B">
        <w:rPr>
          <w:color w:val="222222"/>
          <w:shd w:val="clear" w:color="auto" w:fill="FFFFFF"/>
        </w:rPr>
      </w:r>
      <w:proofErr w:type="spellEnd"/>
      <w:r w:rsidRPr="000F026B">
        <w:rPr>
          <w:color w:val="222222"/>
          <w:shd w:val="clear" w:color="auto" w:fill="FFFFFF"/>
        </w:rPr>
      </w:r>
      <w:proofErr w:type="spellStart"/>
      <w:r w:rsidRPr="000F026B">
        <w:rPr>
          <w:color w:val="222222"/>
          <w:shd w:val="clear" w:color="auto" w:fill="FFFFFF"/>
        </w:rPr>
      </w:r>
      <w:proofErr w:type="spellEnd"/>
      <w:r w:rsidRPr="000F026B">
        <w:rPr>
          <w:color w:val="222222"/>
          <w:shd w:val="clear" w:color="auto" w:fill="FFFFFF"/>
        </w:rPr>
      </w:r>
      <w:proofErr w:type="spellStart"/>
      <w:r w:rsidRPr="000F026B">
        <w:rPr>
          <w:color w:val="222222"/>
          <w:shd w:val="clear" w:color="auto" w:fill="FFFFFF"/>
        </w:rPr>
      </w:r>
      <w:proofErr w:type="spellEnd"/>
      <w:r w:rsidRPr="000F026B">
        <w:rPr>
          <w:color w:val="222222"/>
          <w:shd w:val="clear" w:color="auto" w:fill="FFFFFF"/>
        </w:rPr>
      </w:r>
      <w:r w:rsidRPr="000F026B">
        <w:rPr>
          <w:spacing w:val="14"/>
        </w:rPr>
      </w:r>
      <w:r w:rsidRPr="000F026B"/>
      <w:r w:rsidRPr="000F026B">
        <w:rPr>
          <w:spacing w:val="58"/>
        </w:rPr>
      </w:r>
      <w:r w:rsidRPr="000F026B"/>
      <w:r w:rsidRPr="000F026B">
        <w:rPr>
          <w:spacing w:val="59"/>
        </w:rPr>
      </w:r>
      <w:r w:rsidRPr="000F026B"/>
      <w:r w:rsidRPr="000F026B">
        <w:rPr>
          <w:spacing w:val="58"/>
        </w:rPr>
      </w:r>
      <w:r w:rsidRPr="000F026B"/>
      <w:r w:rsidRPr="000F026B">
        <w:rPr>
          <w:spacing w:val="59"/>
        </w:rPr>
      </w:r>
      <w:r w:rsidRPr="000F026B"/>
      <w:proofErr w:type="spellStart"/>
      <w:r w:rsidRPr="000F026B"/>
      <w:proofErr w:type="spellEnd"/>
      <w:r w:rsidRPr="000F026B"/>
      <w:r w:rsidRPr="000F026B">
        <w:rPr>
          <w:spacing w:val="1"/>
        </w:rPr>
      </w:r>
      <w:r w:rsidRPr="000F026B"/>
      <w:r w:rsidRPr="000F026B">
        <w:rPr>
          <w:spacing w:val="1"/>
        </w:rPr>
      </w:r>
      <w:r w:rsidRPr="000F026B"/>
      <w:r w:rsidRPr="000F026B">
        <w:rPr>
          <w:spacing w:val="-1"/>
        </w:rPr>
      </w:r>
      <w:r w:rsidRPr="000F026B"/>
    </w:p>
    <w:p w14:paraId="49F9D3C5" w14:textId="77777777" w:rsidR="009A4657" w:rsidRPr="000F026B" w:rsidRDefault="001A30E1">
      <w:pPr>
        <w:pStyle w:val="BodyText"/>
        <w:spacing w:line="360" w:lineRule="auto"/>
        <w:ind w:right="121"/>
        <w:jc w:val="both"/>
      </w:pPr>
      <w:r w:rsidRPr="000F026B">
        <w:t>One study conducted in Kenya found that training clergy members in mental health awareness</w:t>
      </w:r>
      <w:r w:rsidRPr="000F026B">
        <w:rPr>
          <w:spacing w:val="1"/>
        </w:rPr>
        <w:t xml:space="preserve"> </w:t>
      </w:r>
      <w:r w:rsidRPr="000F026B">
        <w:t>significantly improved their ability to identify individuals struggling with depression</w:t>
      </w:r>
      <w:r w:rsidRPr="000F026B">
        <w:rPr>
          <w:spacing w:val="-57"/>
        </w:rPr>
        <w:t xml:space="preserve"> </w:t>
      </w:r>
      <w:r w:rsidRPr="000F026B">
        <w:t xml:space="preserve">(Christy, </w:t>
      </w:r>
      <w:proofErr w:type="spellStart"/>
      <w:r w:rsidRPr="000F026B">
        <w:t>Ndetei</w:t>
      </w:r>
      <w:proofErr w:type="spellEnd"/>
      <w:r w:rsidRPr="000F026B">
        <w:t xml:space="preserve">, </w:t>
      </w:r>
      <w:proofErr w:type="spellStart"/>
      <w:r w:rsidRPr="000F026B">
        <w:t>Mutiso</w:t>
      </w:r>
      <w:proofErr w:type="spellEnd"/>
      <w:r w:rsidRPr="000F026B">
        <w:t xml:space="preserve">, </w:t>
      </w:r>
      <w:proofErr w:type="spellStart"/>
      <w:r w:rsidRPr="000F026B">
        <w:t>Musyimi</w:t>
      </w:r>
      <w:proofErr w:type="spellEnd"/>
      <w:r w:rsidRPr="000F026B">
        <w:t xml:space="preserve">, Abednego, </w:t>
      </w:r>
      <w:proofErr w:type="spellStart"/>
      <w:r w:rsidRPr="000F026B">
        <w:t>Nandoya</w:t>
      </w:r>
      <w:proofErr w:type="spellEnd"/>
      <w:r w:rsidRPr="000F026B">
        <w:t xml:space="preserve">, Anderson, Milanovic, Henderson, and McKenzie 2017). The </w:t>
      </w:r>
      <w:proofErr w:type="spellStart"/>
      <w:r w:rsidRPr="000F026B">
        <w:t>programme</w:t>
      </w:r>
      <w:proofErr w:type="spellEnd"/>
      <w:r w:rsidRPr="000F026B">
        <w:t xml:space="preserve"> not only enhanced the clergy’s confidence in addressing</w:t>
      </w:r>
      <w:r w:rsidRPr="000F026B">
        <w:rPr>
          <w:spacing w:val="1"/>
        </w:rPr>
        <w:t xml:space="preserve"> </w:t>
      </w:r>
      <w:r w:rsidRPr="000F026B">
        <w:t xml:space="preserve">mental health issues but also led </w:t>
      </w:r>
      <w:bookmarkStart w:id="1501" w:name="_Hlk237513836"/>
      <w:bookmarkEnd w:id="1500"/>
      <w:r w:rsidRPr="000F026B">
        <w:t>to increased referrals for professional care, bridging the gap in</w:t>
      </w:r>
      <w:r w:rsidRPr="000F026B">
        <w:rPr>
          <w:spacing w:val="1"/>
        </w:rPr>
        <w:t xml:space="preserve"> </w:t>
      </w:r>
      <w:r w:rsidRPr="000F026B">
        <w:t>mental</w:t>
      </w:r>
      <w:r w:rsidRPr="000F026B">
        <w:rPr>
          <w:spacing w:val="-1"/>
        </w:rPr>
        <w:t xml:space="preserve"> </w:t>
      </w:r>
      <w:r w:rsidRPr="000F026B">
        <w:t>health services in under-served areas.</w:t>
      </w:r>
      <w:bookmarkEnd w:id="1501"/>
    </w:p>
    <w:p w14:paraId="103E1565" w14:textId="77777777" w:rsidR="009A4657" w:rsidRPr="000F026B" w:rsidRDefault="001A30E1">
      <w:pPr>
        <w:pStyle w:val="BodyText"/>
        <w:spacing w:line="360" w:lineRule="auto"/>
        <w:ind w:right="121"/>
        <w:jc w:val="both"/>
      </w:pPr>
      <w:bookmarkStart w:id="1502" w:name="_Hlk237513858"/>
      <w:r w:rsidRPr="000F026B">
        <w:t xml:space="preserve">Similarly, in the United States, church-based mental health </w:t>
      </w:r>
      <w:proofErr w:type="spellStart"/>
      <w:r w:rsidRPr="000F026B">
        <w:t>programmes</w:t>
      </w:r>
      <w:proofErr w:type="spellEnd"/>
      <w:r w:rsidRPr="000F026B">
        <w:t xml:space="preserve"> have been shown to</w:t>
      </w:r>
      <w:r w:rsidRPr="000F026B">
        <w:rPr>
          <w:spacing w:val="1"/>
        </w:rPr>
        <w:t xml:space="preserve"> </w:t>
      </w:r>
      <w:r w:rsidRPr="000F026B">
        <w:t xml:space="preserve">improve community members’ knowledge of mental health, reduce </w:t>
      </w:r>
      <w:proofErr w:type="spellStart"/>
      <w:r w:rsidRPr="000F026B">
        <w:t>stigmatising</w:t>
      </w:r>
      <w:proofErr w:type="spellEnd"/>
      <w:r w:rsidRPr="000F026B">
        <w:t xml:space="preserve"> attitudes, and</w:t>
      </w:r>
      <w:r w:rsidRPr="000F026B">
        <w:rPr>
          <w:spacing w:val="1"/>
        </w:rPr>
        <w:t xml:space="preserve"> </w:t>
      </w:r>
      <w:r w:rsidRPr="000F026B">
        <w:t>increase</w:t>
      </w:r>
      <w:r w:rsidRPr="000F026B">
        <w:rPr>
          <w:spacing w:val="1"/>
        </w:rPr>
        <w:t xml:space="preserve"> </w:t>
      </w:r>
      <w:r w:rsidRPr="000F026B">
        <w:t>help-seeking</w:t>
      </w:r>
      <w:r w:rsidRPr="000F026B">
        <w:rPr>
          <w:spacing w:val="1"/>
        </w:rPr>
        <w:t xml:space="preserve"> </w:t>
      </w:r>
      <w:proofErr w:type="spellStart"/>
      <w:r w:rsidRPr="000F026B">
        <w:t>behaviour</w:t>
      </w:r>
      <w:proofErr w:type="spellEnd"/>
      <w:r w:rsidRPr="000F026B">
        <w:rPr>
          <w:spacing w:val="1"/>
        </w:rPr>
        <w:t xml:space="preserve"> </w:t>
      </w:r>
      <w:r w:rsidRPr="000F026B">
        <w:t>(</w:t>
      </w:r>
      <w:r w:rsidRPr="000F026B">
        <w:rPr>
          <w:color w:val="222222"/>
          <w:shd w:val="clear" w:color="auto" w:fill="FFFFFF"/>
        </w:rPr>
        <w:t>Riddick 2024).</w:t>
      </w:r>
      <w:r w:rsidRPr="000F026B">
        <w:rPr>
          <w:spacing w:val="1"/>
        </w:rPr>
        <w:t xml:space="preserve"> </w:t>
      </w:r>
      <w:r w:rsidRPr="000F026B">
        <w:t>These</w:t>
      </w:r>
      <w:r w:rsidRPr="000F026B">
        <w:rPr>
          <w:spacing w:val="1"/>
        </w:rPr>
        <w:t xml:space="preserve"> </w:t>
      </w:r>
      <w:r w:rsidRPr="000F026B">
        <w:t>findings</w:t>
      </w:r>
      <w:r w:rsidRPr="000F026B">
        <w:rPr>
          <w:spacing w:val="1"/>
        </w:rPr>
        <w:t xml:space="preserve"> </w:t>
      </w:r>
      <w:r w:rsidRPr="000F026B">
        <w:t>suggest</w:t>
      </w:r>
      <w:r w:rsidRPr="000F026B">
        <w:rPr>
          <w:spacing w:val="1"/>
        </w:rPr>
        <w:t xml:space="preserve"> </w:t>
      </w:r>
      <w:r w:rsidRPr="000F026B">
        <w:t>that</w:t>
      </w:r>
      <w:r w:rsidRPr="000F026B">
        <w:rPr>
          <w:spacing w:val="61"/>
        </w:rPr>
        <w:t xml:space="preserve"> </w:t>
      </w:r>
      <w:r w:rsidRPr="000F026B">
        <w:t>religious</w:t>
      </w:r>
      <w:r w:rsidRPr="000F026B">
        <w:rPr>
          <w:spacing w:val="-57"/>
        </w:rPr>
        <w:t xml:space="preserve"> </w:t>
      </w:r>
      <w:r w:rsidRPr="000F026B">
        <w:t>institutions</w:t>
      </w:r>
      <w:r w:rsidRPr="000F026B">
        <w:rPr>
          <w:spacing w:val="1"/>
        </w:rPr>
        <w:t xml:space="preserve"> </w:t>
      </w:r>
      <w:r w:rsidRPr="000F026B">
        <w:t>can</w:t>
      </w:r>
      <w:r w:rsidRPr="000F026B">
        <w:rPr>
          <w:spacing w:val="1"/>
        </w:rPr>
        <w:t xml:space="preserve"> </w:t>
      </w:r>
      <w:r w:rsidRPr="000F026B">
        <w:t>serve</w:t>
      </w:r>
      <w:r w:rsidRPr="000F026B">
        <w:rPr>
          <w:spacing w:val="1"/>
        </w:rPr>
        <w:t xml:space="preserve"> </w:t>
      </w:r>
      <w:r w:rsidRPr="000F026B">
        <w:t>as</w:t>
      </w:r>
      <w:r w:rsidRPr="000F026B">
        <w:rPr>
          <w:spacing w:val="1"/>
        </w:rPr>
        <w:t xml:space="preserve"> </w:t>
      </w:r>
      <w:r w:rsidRPr="000F026B">
        <w:t>valuable</w:t>
      </w:r>
      <w:r w:rsidRPr="000F026B">
        <w:rPr>
          <w:spacing w:val="1"/>
        </w:rPr>
        <w:t xml:space="preserve"> </w:t>
      </w:r>
      <w:r w:rsidRPr="000F026B">
        <w:t>platforms</w:t>
      </w:r>
      <w:r w:rsidRPr="000F026B">
        <w:rPr>
          <w:spacing w:val="1"/>
        </w:rPr>
        <w:t xml:space="preserve"> </w:t>
      </w:r>
      <w:r w:rsidRPr="000F026B">
        <w:t>for</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interventions,</w:t>
      </w:r>
      <w:r w:rsidRPr="000F026B">
        <w:rPr>
          <w:spacing w:val="1"/>
        </w:rPr>
        <w:t xml:space="preserve"> </w:t>
      </w:r>
      <w:r w:rsidRPr="000F026B">
        <w:t>particularly</w:t>
      </w:r>
      <w:r w:rsidRPr="000F026B">
        <w:rPr>
          <w:spacing w:val="1"/>
        </w:rPr>
        <w:t xml:space="preserve"> </w:t>
      </w:r>
      <w:r w:rsidRPr="000F026B">
        <w:t>in</w:t>
      </w:r>
      <w:r w:rsidRPr="000F026B">
        <w:rPr>
          <w:spacing w:val="1"/>
        </w:rPr>
        <w:t xml:space="preserve"> </w:t>
      </w:r>
      <w:r w:rsidRPr="000F026B">
        <w:t>communities where access to formal mental health services is limited.</w:t>
      </w:r>
    </w:p>
    <w:p w14:paraId="38C77B97" w14:textId="77777777" w:rsidR="009A4657" w:rsidRPr="000F026B" w:rsidRDefault="001A30E1">
      <w:pPr>
        <w:pStyle w:val="BodyText"/>
        <w:spacing w:line="360" w:lineRule="auto"/>
        <w:ind w:right="121"/>
        <w:jc w:val="both"/>
      </w:pPr>
      <w:r w:rsidRPr="000F026B">
        <w:t>However, challenges remain in implementing such programmes. Religious leaders often lack formal training in mental health, and there can be resistance to addressing mental health issues due to cultural or religious beliefs that view mental illness as a spiritual, rather than medical, issue (Aluh et al., 2018). Overcoming these barriers requires culturally sensitive approaches that integrate mental health education with religious teachings.</w:t>
      </w:r>
      <w:proofErr w:type="spellStart"/>
      <w:r w:rsidRPr="000F026B"/>
      <w:proofErr w:type="spellEnd"/>
      <w:r w:rsidRPr="000F026B"/>
      <w:r w:rsidRPr="000F026B">
        <w:rPr>
          <w:spacing w:val="1"/>
        </w:rPr>
      </w:r>
      <w:r w:rsidRPr="000F026B"/>
      <w:r w:rsidRPr="000F026B">
        <w:rPr>
          <w:spacing w:val="1"/>
        </w:rPr>
      </w:r>
      <w:r w:rsidRPr="000F026B"/>
      <w:r w:rsidRPr="000F026B">
        <w:rPr>
          <w:spacing w:val="1"/>
        </w:rPr>
      </w:r>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r w:rsidRPr="000F026B">
        <w:rPr>
          <w:spacing w:val="1"/>
        </w:rPr>
      </w:r>
      <w:r w:rsidRPr="000F026B"/>
      <w:bookmarkEnd w:id="1502"/>
      <w:r w:rsidRPr="000F026B"/>
    </w:p>
    <w:p w14:paraId="57DD16A9" w14:textId="77777777" w:rsidR="009A4657" w:rsidRPr="000F026B" w:rsidRDefault="009A4657">
      <w:pPr>
        <w:pStyle w:val="BodyText"/>
        <w:spacing w:before="6" w:line="360" w:lineRule="auto"/>
        <w:ind w:left="0"/>
        <w:jc w:val="both"/>
      </w:pPr>
    </w:p>
    <w:p w14:paraId="57BB442F" w14:textId="77777777" w:rsidR="009A4657" w:rsidRPr="000F026B" w:rsidRDefault="001A30E1">
      <w:pPr>
        <w:spacing w:line="360" w:lineRule="auto"/>
        <w:ind w:firstLine="100"/>
        <w:jc w:val="both"/>
        <w:rPr>
          <w:rFonts w:ascii="Times New Roman" w:hAnsi="Times New Roman"/>
          <w:b/>
          <w:sz w:val="24"/>
          <w:szCs w:val="24"/>
        </w:rPr>
      </w:pPr>
      <w:bookmarkStart w:id="1503" w:name="_Hlk237513887"/>
      <w:r w:rsidRPr="000F026B">
        <w:rPr>
          <w:rFonts w:ascii="Times New Roman" w:hAnsi="Times New Roman"/>
          <w:b/>
          <w:sz w:val="24"/>
          <w:szCs w:val="24"/>
        </w:rPr>
        <w:t>2.10 Challenges in Implementing Mental Health Interventions in Religious Settings</w:t>
      </w:r>
    </w:p>
    <w:p w14:paraId="4633A367" w14:textId="77777777" w:rsidR="009A4657" w:rsidRPr="000F026B" w:rsidRDefault="001A30E1">
      <w:pPr>
        <w:pStyle w:val="BodyText"/>
        <w:spacing w:before="42" w:line="360" w:lineRule="auto"/>
        <w:ind w:right="120"/>
        <w:jc w:val="both"/>
      </w:pPr>
      <w:bookmarkStart w:id="1504" w:name="_Hlk237513900"/>
      <w:bookmarkEnd w:id="1503"/>
      <w:r w:rsidRPr="000F026B">
        <w:t>While religious institutions have the potential to play a crucial role in mental health support, there are several challenges that hinder the effective implementation of mental health interventions within these settings. One of the primary obstacles is the lack of formal mental health training for religious leaders and mentors. Without adequate training, these individuals may struggle to recognise mental health disorders such as depression, and may not be equipped to refer individuals to appropriate professional care (Aluh et al., 2018).</w:t>
      </w:r>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60"/>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60"/>
        </w:rPr>
      </w:r>
      <w:proofErr w:type="spellStart"/>
      <w:r w:rsidRPr="000F026B"/>
      <w:proofErr w:type="spellEnd"/>
      <w:r w:rsidRPr="000F026B"/>
      <w:r w:rsidRPr="000F026B">
        <w:rPr>
          <w:spacing w:val="1"/>
        </w:rPr>
      </w:r>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roofErr w:type="spellStart"/>
      <w:r w:rsidRPr="000F026B"/>
      <w:proofErr w:type="spellEnd"/>
      <w:r w:rsidRPr="000F026B"/>
    </w:p>
    <w:p w14:paraId="46108893" w14:textId="77777777" w:rsidR="009A4657" w:rsidRPr="000F026B" w:rsidRDefault="001A30E1">
      <w:pPr>
        <w:pStyle w:val="BodyText"/>
        <w:spacing w:line="360" w:lineRule="auto"/>
        <w:ind w:right="123"/>
        <w:jc w:val="both"/>
      </w:pPr>
      <w:r w:rsidRPr="000F026B">
        <w:t>Cultural</w:t>
      </w:r>
      <w:r w:rsidRPr="000F026B">
        <w:rPr>
          <w:spacing w:val="1"/>
        </w:rPr>
        <w:t xml:space="preserve"> </w:t>
      </w:r>
      <w:r w:rsidRPr="000F026B">
        <w:t>and religious beliefs also present significant barriers. In many communities, mental</w:t>
      </w:r>
      <w:r w:rsidRPr="000F026B">
        <w:rPr>
          <w:spacing w:val="1"/>
        </w:rPr>
        <w:t xml:space="preserve"> </w:t>
      </w:r>
      <w:r w:rsidRPr="000F026B">
        <w:t>health issues are often viewed through a spiritual lens, with some religious leaders attributing</w:t>
      </w:r>
      <w:r w:rsidRPr="000F026B">
        <w:rPr>
          <w:spacing w:val="1"/>
        </w:rPr>
        <w:t xml:space="preserve"> </w:t>
      </w:r>
      <w:r w:rsidRPr="000F026B">
        <w:t xml:space="preserve">disorders like depression to spiritual weakness or demonic possession (Christy, </w:t>
      </w:r>
      <w:proofErr w:type="spellStart"/>
      <w:r w:rsidRPr="000F026B">
        <w:t>Ndetei</w:t>
      </w:r>
      <w:proofErr w:type="spellEnd"/>
      <w:r w:rsidRPr="000F026B">
        <w:t xml:space="preserve">, </w:t>
      </w:r>
      <w:proofErr w:type="spellStart"/>
      <w:r w:rsidRPr="000F026B">
        <w:t>Mutiso</w:t>
      </w:r>
      <w:proofErr w:type="spellEnd"/>
      <w:r w:rsidRPr="000F026B">
        <w:t xml:space="preserve">, </w:t>
      </w:r>
      <w:proofErr w:type="spellStart"/>
      <w:r w:rsidRPr="000F026B">
        <w:t>Musyimi</w:t>
      </w:r>
      <w:proofErr w:type="spellEnd"/>
      <w:r w:rsidRPr="000F026B">
        <w:t xml:space="preserve">, Abednego, </w:t>
      </w:r>
      <w:proofErr w:type="spellStart"/>
      <w:r w:rsidRPr="000F026B">
        <w:t>Nandoya</w:t>
      </w:r>
      <w:proofErr w:type="spellEnd"/>
      <w:r w:rsidRPr="000F026B">
        <w:t>, Anderson, Milanovic, Henderson, and McKenzie 2017). Such</w:t>
      </w:r>
      <w:r w:rsidRPr="000F026B">
        <w:rPr>
          <w:spacing w:val="1"/>
        </w:rPr>
        <w:t xml:space="preserve"> </w:t>
      </w:r>
      <w:r w:rsidRPr="000F026B">
        <w:t>beliefs</w:t>
      </w:r>
      <w:r w:rsidRPr="000F026B">
        <w:rPr>
          <w:spacing w:val="1"/>
        </w:rPr>
        <w:t xml:space="preserve"> </w:t>
      </w:r>
      <w:r w:rsidRPr="000F026B">
        <w:t>can</w:t>
      </w:r>
      <w:r w:rsidRPr="000F026B">
        <w:rPr>
          <w:spacing w:val="60"/>
        </w:rPr>
        <w:t xml:space="preserve"> </w:t>
      </w:r>
      <w:r w:rsidRPr="000F026B">
        <w:t>prevent adolescents and their families from seeking professional mental health care,</w:t>
      </w:r>
      <w:r w:rsidRPr="000F026B">
        <w:rPr>
          <w:spacing w:val="1"/>
        </w:rPr>
        <w:t xml:space="preserve"> </w:t>
      </w:r>
      <w:r w:rsidRPr="000F026B">
        <w:t>as</w:t>
      </w:r>
      <w:r w:rsidRPr="000F026B">
        <w:rPr>
          <w:spacing w:val="1"/>
        </w:rPr>
        <w:t xml:space="preserve"> </w:t>
      </w:r>
      <w:r w:rsidRPr="000F026B">
        <w:t>they</w:t>
      </w:r>
      <w:r w:rsidRPr="000F026B">
        <w:rPr>
          <w:spacing w:val="1"/>
        </w:rPr>
        <w:t xml:space="preserve"> </w:t>
      </w:r>
      <w:r w:rsidRPr="000F026B">
        <w:t>may</w:t>
      </w:r>
      <w:r w:rsidRPr="000F026B">
        <w:rPr>
          <w:spacing w:val="1"/>
        </w:rPr>
        <w:t xml:space="preserve"> </w:t>
      </w:r>
      <w:r w:rsidRPr="000F026B">
        <w:t>be</w:t>
      </w:r>
      <w:r w:rsidRPr="000F026B">
        <w:rPr>
          <w:spacing w:val="1"/>
        </w:rPr>
        <w:t xml:space="preserve"> </w:t>
      </w:r>
      <w:r w:rsidRPr="000F026B">
        <w:t>encouraged</w:t>
      </w:r>
      <w:r w:rsidRPr="000F026B">
        <w:rPr>
          <w:spacing w:val="1"/>
        </w:rPr>
        <w:t xml:space="preserve"> </w:t>
      </w:r>
      <w:r w:rsidRPr="000F026B">
        <w:t>to</w:t>
      </w:r>
      <w:r w:rsidRPr="000F026B">
        <w:rPr>
          <w:spacing w:val="1"/>
        </w:rPr>
        <w:t xml:space="preserve"> </w:t>
      </w:r>
      <w:r w:rsidRPr="000F026B">
        <w:t>rely</w:t>
      </w:r>
      <w:r w:rsidRPr="000F026B">
        <w:rPr>
          <w:spacing w:val="1"/>
        </w:rPr>
        <w:t xml:space="preserve"> </w:t>
      </w:r>
      <w:r w:rsidRPr="000F026B">
        <w:t>solely</w:t>
      </w:r>
      <w:r w:rsidRPr="000F026B">
        <w:rPr>
          <w:spacing w:val="1"/>
        </w:rPr>
        <w:t xml:space="preserve"> </w:t>
      </w:r>
      <w:r w:rsidRPr="000F026B">
        <w:t>on</w:t>
      </w:r>
      <w:r w:rsidRPr="000F026B">
        <w:rPr>
          <w:spacing w:val="1"/>
        </w:rPr>
        <w:t xml:space="preserve"> </w:t>
      </w:r>
      <w:r w:rsidRPr="000F026B">
        <w:t>prayer</w:t>
      </w:r>
      <w:r w:rsidRPr="000F026B">
        <w:rPr>
          <w:spacing w:val="1"/>
        </w:rPr>
        <w:t xml:space="preserve"> </w:t>
      </w:r>
      <w:r w:rsidRPr="000F026B">
        <w:t>or</w:t>
      </w:r>
      <w:r w:rsidRPr="000F026B">
        <w:rPr>
          <w:spacing w:val="1"/>
        </w:rPr>
        <w:t xml:space="preserve"> </w:t>
      </w:r>
      <w:r w:rsidRPr="000F026B">
        <w:t>spiritual</w:t>
      </w:r>
      <w:r w:rsidRPr="000F026B">
        <w:rPr>
          <w:spacing w:val="1"/>
        </w:rPr>
        <w:t xml:space="preserve"> </w:t>
      </w:r>
      <w:r w:rsidRPr="000F026B">
        <w:t>healing.</w:t>
      </w:r>
      <w:r w:rsidRPr="000F026B">
        <w:rPr>
          <w:spacing w:val="1"/>
        </w:rPr>
        <w:t xml:space="preserve"> </w:t>
      </w:r>
      <w:r w:rsidRPr="000F026B">
        <w:t>Addressing these</w:t>
      </w:r>
      <w:r w:rsidRPr="000F026B">
        <w:rPr>
          <w:spacing w:val="-57"/>
        </w:rPr>
        <w:t xml:space="preserve"> </w:t>
      </w:r>
      <w:r w:rsidRPr="000F026B">
        <w:t>challenges requires culturally sensitive approaches that respect religious beliefs while promoting</w:t>
      </w:r>
      <w:r w:rsidRPr="000F026B">
        <w:rPr>
          <w:spacing w:val="1"/>
        </w:rPr>
        <w:t xml:space="preserve"> </w:t>
      </w:r>
      <w:r w:rsidRPr="000F026B">
        <w:t>mental health literacy and the importance of professional care.</w:t>
      </w:r>
    </w:p>
    <w:bookmarkEnd w:id="1504"/>
    <w:p w14:paraId="0354474C" w14:textId="77777777" w:rsidR="009A4657" w:rsidRPr="000F026B" w:rsidRDefault="009A4657">
      <w:pPr>
        <w:pStyle w:val="BodyText"/>
        <w:spacing w:line="360" w:lineRule="auto"/>
        <w:ind w:right="123"/>
        <w:jc w:val="both"/>
      </w:pPr>
    </w:p>
    <w:p w14:paraId="533FE48F" w14:textId="77777777" w:rsidR="009A4657" w:rsidRPr="000F026B" w:rsidRDefault="001A30E1">
      <w:pPr>
        <w:pStyle w:val="BodyText"/>
        <w:spacing w:line="360" w:lineRule="auto"/>
        <w:ind w:right="125"/>
        <w:jc w:val="both"/>
      </w:pPr>
      <w:bookmarkStart w:id="1505" w:name="_Hlk237513915"/>
      <w:r w:rsidRPr="000F026B">
        <w:t>Additionally, stigma remains a persistent issue in religious communities. Adolescents with mental health disorders often face judgement and discrimination, which can discourage them from seeking help (Alukagberie et al., 2023). Efforts to reduce stigma must be central to any mental health intervention in religious settings, with a focus on education and awareness-raising initiatives that challenge negative perceptions of mental illness.</w:t>
      </w:r>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1"/>
        </w:rPr>
      </w:r>
      <w:r w:rsidRPr="000F026B"/>
      <w:r w:rsidRPr="000F026B">
        <w:rPr>
          <w:spacing w:val="-57"/>
        </w:rPr>
      </w:r>
      <w:r w:rsidRPr="000F026B"/>
      <w:r w:rsidRPr="000F026B">
        <w:rPr>
          <w:spacing w:val="1"/>
        </w:rPr>
      </w:r>
      <w:r w:rsidRPr="000F026B"/>
      <w:r w:rsidRPr="000F026B">
        <w:rPr>
          <w:spacing w:val="43"/>
        </w:rPr>
      </w:r>
      <w:r w:rsidRPr="000F026B"/>
      <w:r w:rsidRPr="000F026B">
        <w:rPr>
          <w:spacing w:val="43"/>
        </w:rPr>
      </w:r>
      <w:r w:rsidRPr="000F026B"/>
      <w:r w:rsidRPr="000F026B">
        <w:rPr>
          <w:spacing w:val="29"/>
        </w:rPr>
      </w:r>
      <w:r w:rsidRPr="000F026B"/>
      <w:proofErr w:type="spellStart"/>
      <w:r w:rsidRPr="000F026B"/>
      <w:proofErr w:type="spellEnd"/>
      <w:r w:rsidRPr="000F026B"/>
      <w:r w:rsidRPr="000F026B">
        <w:rPr>
          <w:spacing w:val="28"/>
        </w:rPr>
      </w:r>
      <w:proofErr w:type="spellStart"/>
      <w:r w:rsidRPr="000F026B"/>
      <w:proofErr w:type="spellEnd"/>
      <w:r w:rsidRPr="000F026B"/>
      <w:proofErr w:type="spellStart"/>
      <w:r w:rsidRPr="000F026B"/>
      <w:proofErr w:type="spellEnd"/>
      <w:r w:rsidRPr="000F026B"/>
      <w:r w:rsidRPr="000F026B">
        <w:rPr>
          <w:spacing w:val="29"/>
        </w:rPr>
      </w:r>
      <w:r w:rsidRPr="000F026B"/>
      <w:r w:rsidRPr="000F026B">
        <w:rPr>
          <w:spacing w:val="29"/>
        </w:rPr>
      </w:r>
      <w:r w:rsidRPr="000F026B"/>
      <w:r w:rsidRPr="000F026B">
        <w:rPr>
          <w:spacing w:val="28"/>
        </w:rPr>
      </w:r>
      <w:r w:rsidRPr="000F026B"/>
      <w:r w:rsidRPr="000F026B">
        <w:rPr>
          <w:spacing w:val="29"/>
        </w:rPr>
      </w:r>
      <w:r w:rsidRPr="000F026B"/>
      <w:r w:rsidRPr="000F026B">
        <w:rPr>
          <w:spacing w:val="28"/>
        </w:rPr>
      </w:r>
      <w:r w:rsidRPr="000F026B"/>
      <w:r w:rsidRPr="000F026B">
        <w:rPr>
          <w:spacing w:val="29"/>
        </w:rPr>
      </w:r>
      <w:r w:rsidRPr="000F026B"/>
      <w:r w:rsidRPr="000F026B">
        <w:rPr>
          <w:spacing w:val="29"/>
        </w:rPr>
      </w:r>
      <w:r w:rsidRPr="000F026B"/>
      <w:r w:rsidRPr="000F026B">
        <w:rPr>
          <w:spacing w:val="28"/>
        </w:rPr>
      </w:r>
      <w:r w:rsidRPr="000F026B"/>
      <w:r w:rsidRPr="000F026B">
        <w:rPr>
          <w:spacing w:val="29"/>
        </w:rPr>
      </w:r>
      <w:r w:rsidRPr="000F026B"/>
      <w:bookmarkStart w:id="1506" w:name="_Hlk237513940"/>
      <w:bookmarkEnd w:id="1505"/>
      <w:r w:rsidRPr="000F026B"/>
      <w:r w:rsidRPr="000F026B">
        <w:rPr>
          <w:spacing w:val="1"/>
        </w:rPr>
      </w:r>
      <w:r w:rsidRPr="000F026B"/>
      <w:bookmarkEnd w:id="1506"/>
    </w:p>
    <w:p w14:paraId="55301366" w14:textId="77777777" w:rsidR="009A4657" w:rsidRPr="000F026B" w:rsidRDefault="009A4657">
      <w:pPr>
        <w:pStyle w:val="BodyText"/>
        <w:spacing w:line="360" w:lineRule="auto"/>
        <w:ind w:right="125"/>
        <w:jc w:val="both"/>
      </w:pPr>
    </w:p>
    <w:p w14:paraId="37E035EF" w14:textId="77777777" w:rsidR="0055626D" w:rsidRDefault="0055626D">
      <w:pPr>
        <w:spacing w:line="360" w:lineRule="auto"/>
        <w:ind w:firstLine="100"/>
        <w:jc w:val="both"/>
        <w:rPr>
          <w:ins w:id="1507" w:author="CCAM" w:date="2026-09-27T21:28:00Z"/>
          <w:rFonts w:ascii="Times New Roman" w:hAnsi="Times New Roman"/>
          <w:b/>
          <w:sz w:val="24"/>
          <w:szCs w:val="24"/>
        </w:rPr>
      </w:pPr>
      <w:bookmarkStart w:id="1508" w:name="_Hlk237513956"/>
    </w:p>
    <w:p w14:paraId="7C0EF016" w14:textId="77777777" w:rsidR="0055626D" w:rsidRDefault="0055626D">
      <w:pPr>
        <w:spacing w:line="360" w:lineRule="auto"/>
        <w:ind w:firstLine="100"/>
        <w:jc w:val="both"/>
        <w:rPr>
          <w:ins w:id="1509" w:author="CCAM" w:date="2026-09-27T21:28:00Z"/>
          <w:rFonts w:ascii="Times New Roman" w:hAnsi="Times New Roman"/>
          <w:b/>
          <w:sz w:val="24"/>
          <w:szCs w:val="24"/>
        </w:rPr>
      </w:pPr>
    </w:p>
    <w:p w14:paraId="30650B8B" w14:textId="486C4138" w:rsidR="009A4657" w:rsidRPr="000F026B" w:rsidRDefault="001A30E1">
      <w:pPr>
        <w:spacing w:line="360" w:lineRule="auto"/>
        <w:ind w:firstLine="100"/>
        <w:jc w:val="both"/>
        <w:rPr>
          <w:rFonts w:ascii="Times New Roman" w:hAnsi="Times New Roman"/>
          <w:sz w:val="24"/>
          <w:szCs w:val="24"/>
          <w:rPrChange w:id="1510" w:author="usher" w:date="2026-06-05T05:43:00Z">
            <w:rPr/>
          </w:rPrChange>
        </w:rPr>
      </w:pPr>
      <w:r w:rsidRPr="000F026B">
        <w:rPr>
          <w:rFonts w:ascii="Times New Roman" w:hAnsi="Times New Roman"/>
          <w:b/>
          <w:sz w:val="24"/>
          <w:szCs w:val="24"/>
        </w:rPr>
        <w:lastRenderedPageBreak/>
        <w:t>2</w:t>
      </w:r>
      <w:r w:rsidRPr="000F026B">
        <w:rPr>
          <w:rFonts w:ascii="Times New Roman" w:hAnsi="Times New Roman"/>
          <w:sz w:val="24"/>
          <w:szCs w:val="24"/>
        </w:rPr>
        <w:t>.</w:t>
      </w:r>
      <w:r w:rsidRPr="000F026B">
        <w:rPr>
          <w:rFonts w:ascii="Times New Roman" w:hAnsi="Times New Roman"/>
          <w:b/>
          <w:sz w:val="24"/>
          <w:szCs w:val="24"/>
        </w:rPr>
        <w:t>11 Summary of Literature Review</w:t>
      </w:r>
      <w:r w:rsidRPr="000F026B">
        <w:rPr>
          <w:rFonts w:ascii="Times New Roman" w:hAnsi="Times New Roman"/>
          <w:sz w:val="24"/>
          <w:szCs w:val="24"/>
        </w:rPr>
        <w:t xml:space="preserve"> </w:t>
      </w:r>
    </w:p>
    <w:p w14:paraId="2F78A505" w14:textId="77777777" w:rsidR="009A4657" w:rsidRPr="000F026B" w:rsidRDefault="001A30E1">
      <w:pPr>
        <w:pStyle w:val="BodyText"/>
        <w:spacing w:line="360" w:lineRule="auto"/>
        <w:ind w:right="125"/>
        <w:jc w:val="both"/>
      </w:pPr>
      <w:bookmarkStart w:id="1511" w:name="_Hlk237513968"/>
      <w:bookmarkEnd w:id="1508"/>
      <w:r w:rsidRPr="000F026B">
        <w:t>The</w:t>
      </w:r>
      <w:r w:rsidRPr="000F026B">
        <w:rPr>
          <w:spacing w:val="1"/>
        </w:rPr>
        <w:t xml:space="preserve"> </w:t>
      </w:r>
      <w:r w:rsidRPr="000F026B">
        <w:t>reviewed</w:t>
      </w:r>
      <w:r w:rsidRPr="000F026B">
        <w:rPr>
          <w:spacing w:val="1"/>
        </w:rPr>
        <w:t xml:space="preserve"> </w:t>
      </w:r>
      <w:r w:rsidRPr="000F026B">
        <w:t>literature</w:t>
      </w:r>
      <w:r w:rsidRPr="000F026B">
        <w:rPr>
          <w:spacing w:val="1"/>
        </w:rPr>
        <w:t xml:space="preserve"> </w:t>
      </w:r>
      <w:r w:rsidRPr="000F026B">
        <w:t>highlights the critical importance of addressing mental health issues</w:t>
      </w:r>
      <w:r w:rsidRPr="000F026B">
        <w:rPr>
          <w:spacing w:val="1"/>
        </w:rPr>
        <w:t xml:space="preserve"> </w:t>
      </w:r>
      <w:r w:rsidRPr="000F026B">
        <w:t>among</w:t>
      </w:r>
      <w:r w:rsidRPr="000F026B">
        <w:rPr>
          <w:spacing w:val="1"/>
        </w:rPr>
        <w:t xml:space="preserve"> </w:t>
      </w:r>
      <w:r w:rsidRPr="000F026B">
        <w:t>adolescents,</w:t>
      </w:r>
      <w:r w:rsidRPr="000F026B">
        <w:rPr>
          <w:spacing w:val="1"/>
        </w:rPr>
        <w:t xml:space="preserve"> </w:t>
      </w:r>
      <w:r w:rsidRPr="000F026B">
        <w:t>particularly</w:t>
      </w:r>
      <w:r w:rsidRPr="000F026B">
        <w:rPr>
          <w:spacing w:val="1"/>
        </w:rPr>
        <w:t xml:space="preserve"> </w:t>
      </w:r>
      <w:r w:rsidRPr="000F026B">
        <w:t>depression.</w:t>
      </w:r>
      <w:r w:rsidRPr="000F026B">
        <w:rPr>
          <w:spacing w:val="1"/>
        </w:rPr>
        <w:t xml:space="preserve"> </w:t>
      </w:r>
      <w:r w:rsidRPr="000F026B">
        <w:t>These</w:t>
      </w:r>
      <w:r w:rsidRPr="000F026B">
        <w:rPr>
          <w:spacing w:val="1"/>
        </w:rPr>
        <w:t xml:space="preserve"> </w:t>
      </w:r>
      <w:r w:rsidRPr="000F026B">
        <w:t>disorders</w:t>
      </w:r>
      <w:r w:rsidRPr="000F026B">
        <w:rPr>
          <w:spacing w:val="1"/>
        </w:rPr>
        <w:t xml:space="preserve"> </w:t>
      </w:r>
      <w:r w:rsidRPr="000F026B">
        <w:t>are</w:t>
      </w:r>
      <w:r w:rsidRPr="000F026B">
        <w:rPr>
          <w:spacing w:val="61"/>
        </w:rPr>
        <w:t xml:space="preserve"> </w:t>
      </w:r>
      <w:r w:rsidRPr="000F026B">
        <w:t>prevalent worldwide,</w:t>
      </w:r>
      <w:r w:rsidRPr="000F026B">
        <w:rPr>
          <w:spacing w:val="1"/>
        </w:rPr>
        <w:t xml:space="preserve"> </w:t>
      </w:r>
      <w:r w:rsidRPr="000F026B">
        <w:t>including</w:t>
      </w:r>
      <w:r w:rsidRPr="000F026B">
        <w:rPr>
          <w:spacing w:val="1"/>
        </w:rPr>
        <w:t xml:space="preserve"> </w:t>
      </w:r>
      <w:r w:rsidRPr="000F026B">
        <w:t>in</w:t>
      </w:r>
      <w:r w:rsidRPr="000F026B">
        <w:rPr>
          <w:spacing w:val="1"/>
        </w:rPr>
        <w:t xml:space="preserve"> </w:t>
      </w:r>
      <w:r w:rsidRPr="000F026B">
        <w:t>Nigeria,</w:t>
      </w:r>
      <w:r w:rsidRPr="000F026B">
        <w:rPr>
          <w:spacing w:val="1"/>
        </w:rPr>
        <w:t xml:space="preserve"> </w:t>
      </w:r>
      <w:r w:rsidRPr="000F026B">
        <w:t>where</w:t>
      </w:r>
      <w:r w:rsidRPr="000F026B">
        <w:rPr>
          <w:spacing w:val="1"/>
        </w:rPr>
        <w:t xml:space="preserve"> </w:t>
      </w:r>
      <w:r w:rsidRPr="000F026B">
        <w:t>socio-economic</w:t>
      </w:r>
      <w:r w:rsidRPr="000F026B">
        <w:rPr>
          <w:spacing w:val="1"/>
        </w:rPr>
        <w:t xml:space="preserve"> </w:t>
      </w:r>
      <w:r w:rsidRPr="000F026B">
        <w:t>challenges</w:t>
      </w:r>
      <w:r w:rsidRPr="000F026B">
        <w:rPr>
          <w:spacing w:val="1"/>
        </w:rPr>
        <w:t xml:space="preserve"> </w:t>
      </w:r>
      <w:r w:rsidRPr="000F026B">
        <w:t>and</w:t>
      </w:r>
      <w:r w:rsidRPr="000F026B">
        <w:rPr>
          <w:spacing w:val="1"/>
        </w:rPr>
        <w:t xml:space="preserve"> </w:t>
      </w:r>
      <w:r w:rsidRPr="000F026B">
        <w:t>cultural</w:t>
      </w:r>
      <w:r w:rsidRPr="000F026B">
        <w:rPr>
          <w:spacing w:val="1"/>
        </w:rPr>
        <w:t xml:space="preserve"> </w:t>
      </w:r>
      <w:r w:rsidRPr="000F026B">
        <w:t>barriers</w:t>
      </w:r>
      <w:r w:rsidRPr="000F026B">
        <w:rPr>
          <w:spacing w:val="1"/>
        </w:rPr>
        <w:t xml:space="preserve"> </w:t>
      </w:r>
      <w:r w:rsidRPr="000F026B">
        <w:t>exacerbate</w:t>
      </w:r>
      <w:r w:rsidRPr="000F026B">
        <w:rPr>
          <w:spacing w:val="1"/>
        </w:rPr>
        <w:t xml:space="preserve"> </w:t>
      </w:r>
      <w:r w:rsidRPr="000F026B">
        <w:t>the</w:t>
      </w:r>
      <w:r w:rsidRPr="000F026B">
        <w:rPr>
          <w:spacing w:val="1"/>
        </w:rPr>
        <w:t xml:space="preserve"> </w:t>
      </w:r>
      <w:r w:rsidRPr="000F026B">
        <w:t>problem.</w:t>
      </w:r>
      <w:r w:rsidRPr="000F026B">
        <w:rPr>
          <w:spacing w:val="1"/>
        </w:rPr>
        <w:t xml:space="preserve"> </w:t>
      </w:r>
      <w:r w:rsidRPr="000F026B">
        <w:t>Adolescents</w:t>
      </w:r>
      <w:r w:rsidRPr="000F026B">
        <w:rPr>
          <w:spacing w:val="1"/>
        </w:rPr>
        <w:t xml:space="preserve"> </w:t>
      </w:r>
      <w:r w:rsidRPr="000F026B">
        <w:t>suffering</w:t>
      </w:r>
      <w:r w:rsidRPr="000F026B">
        <w:rPr>
          <w:spacing w:val="1"/>
        </w:rPr>
        <w:t xml:space="preserve"> </w:t>
      </w:r>
      <w:r w:rsidRPr="000F026B">
        <w:t>from</w:t>
      </w:r>
      <w:r w:rsidRPr="000F026B">
        <w:rPr>
          <w:spacing w:val="1"/>
        </w:rPr>
        <w:t xml:space="preserve"> </w:t>
      </w:r>
      <w:r w:rsidRPr="000F026B">
        <w:t>depression</w:t>
      </w:r>
      <w:r w:rsidRPr="000F026B">
        <w:rPr>
          <w:spacing w:val="1"/>
        </w:rPr>
        <w:t xml:space="preserve"> </w:t>
      </w:r>
      <w:r w:rsidRPr="000F026B">
        <w:t>face significant</w:t>
      </w:r>
      <w:r w:rsidRPr="000F026B">
        <w:rPr>
          <w:spacing w:val="-57"/>
        </w:rPr>
        <w:t xml:space="preserve"> </w:t>
      </w:r>
      <w:r w:rsidRPr="000F026B">
        <w:t>academic, social, and emotional difficulties, and without early intervention, these conditions can</w:t>
      </w:r>
      <w:r w:rsidRPr="000F026B">
        <w:rPr>
          <w:spacing w:val="1"/>
        </w:rPr>
        <w:t xml:space="preserve"> </w:t>
      </w:r>
      <w:r w:rsidRPr="000F026B">
        <w:t>lead to severe long-term consequences, including chronic mental health problems and suicidal</w:t>
      </w:r>
      <w:r w:rsidRPr="000F026B">
        <w:rPr>
          <w:spacing w:val="1"/>
        </w:rPr>
        <w:t xml:space="preserve"> </w:t>
      </w:r>
      <w:r w:rsidRPr="000F026B">
        <w:t>behavior.</w:t>
      </w:r>
    </w:p>
    <w:p w14:paraId="425F7C45" w14:textId="77777777" w:rsidR="009A4657" w:rsidRPr="000F026B" w:rsidRDefault="009A4657">
      <w:pPr>
        <w:pStyle w:val="BodyText"/>
        <w:spacing w:line="360" w:lineRule="auto"/>
        <w:ind w:right="125"/>
        <w:jc w:val="both"/>
      </w:pPr>
    </w:p>
    <w:p w14:paraId="642F3988" w14:textId="77777777" w:rsidR="009A4657" w:rsidRPr="000F026B" w:rsidRDefault="001A30E1">
      <w:pPr>
        <w:pStyle w:val="BodyText"/>
        <w:spacing w:line="360" w:lineRule="auto"/>
        <w:ind w:right="125"/>
        <w:jc w:val="both"/>
      </w:pPr>
      <w:r w:rsidRPr="000F026B">
        <w:t>The literature also underscores the role of mental health literacy in promoting early detection and</w:t>
      </w:r>
      <w:r w:rsidRPr="000F026B">
        <w:rPr>
          <w:spacing w:val="-57"/>
        </w:rPr>
        <w:t xml:space="preserve"> </w:t>
      </w:r>
      <w:r w:rsidRPr="000F026B">
        <w:t>treatment. Increased mental health awareness among educators of adolescents and religious leaders</w:t>
      </w:r>
      <w:r w:rsidRPr="000F026B">
        <w:rPr>
          <w:spacing w:val="1"/>
        </w:rPr>
        <w:t xml:space="preserve"> </w:t>
      </w:r>
      <w:r w:rsidRPr="000F026B">
        <w:t>can help bridge the gap in mental health services, particularly in under-served areas where access</w:t>
      </w:r>
      <w:r w:rsidRPr="000F026B">
        <w:rPr>
          <w:spacing w:val="-57"/>
        </w:rPr>
        <w:t xml:space="preserve"> </w:t>
      </w:r>
      <w:r w:rsidRPr="000F026B">
        <w:t>to</w:t>
      </w:r>
      <w:r w:rsidRPr="000F026B">
        <w:rPr>
          <w:spacing w:val="1"/>
        </w:rPr>
        <w:t xml:space="preserve"> </w:t>
      </w:r>
      <w:r w:rsidRPr="000F026B">
        <w:t>professional</w:t>
      </w:r>
      <w:r w:rsidRPr="000F026B">
        <w:rPr>
          <w:spacing w:val="1"/>
        </w:rPr>
        <w:t xml:space="preserve"> </w:t>
      </w:r>
      <w:r w:rsidRPr="000F026B">
        <w:t>care</w:t>
      </w:r>
      <w:r w:rsidRPr="000F026B">
        <w:rPr>
          <w:spacing w:val="1"/>
        </w:rPr>
        <w:t xml:space="preserve"> </w:t>
      </w:r>
      <w:r w:rsidRPr="000F026B">
        <w:t>is</w:t>
      </w:r>
      <w:r w:rsidRPr="000F026B">
        <w:rPr>
          <w:spacing w:val="1"/>
        </w:rPr>
        <w:t xml:space="preserve"> </w:t>
      </w:r>
      <w:r w:rsidRPr="000F026B">
        <w:t>limited.</w:t>
      </w:r>
      <w:r w:rsidRPr="000F026B">
        <w:rPr>
          <w:spacing w:val="1"/>
        </w:rPr>
        <w:t xml:space="preserve"> </w:t>
      </w:r>
      <w:r w:rsidRPr="000F026B">
        <w:t>Religious</w:t>
      </w:r>
      <w:r w:rsidRPr="000F026B">
        <w:rPr>
          <w:spacing w:val="1"/>
        </w:rPr>
        <w:t xml:space="preserve"> </w:t>
      </w:r>
      <w:r w:rsidRPr="000F026B">
        <w:t>institutions,</w:t>
      </w:r>
      <w:r w:rsidRPr="000F026B">
        <w:rPr>
          <w:spacing w:val="1"/>
        </w:rPr>
        <w:t xml:space="preserve"> </w:t>
      </w:r>
      <w:r w:rsidRPr="000F026B">
        <w:t>due</w:t>
      </w:r>
      <w:r w:rsidRPr="000F026B">
        <w:rPr>
          <w:spacing w:val="1"/>
        </w:rPr>
        <w:t xml:space="preserve"> </w:t>
      </w:r>
      <w:r w:rsidRPr="000F026B">
        <w:t>to</w:t>
      </w:r>
      <w:r w:rsidRPr="000F026B">
        <w:rPr>
          <w:spacing w:val="1"/>
        </w:rPr>
        <w:t xml:space="preserve"> </w:t>
      </w:r>
      <w:r w:rsidRPr="000F026B">
        <w:t>their</w:t>
      </w:r>
      <w:r w:rsidRPr="000F026B">
        <w:rPr>
          <w:spacing w:val="1"/>
        </w:rPr>
        <w:t xml:space="preserve"> </w:t>
      </w:r>
      <w:r w:rsidRPr="000F026B">
        <w:t>influence</w:t>
      </w:r>
      <w:r w:rsidRPr="000F026B">
        <w:rPr>
          <w:spacing w:val="1"/>
        </w:rPr>
        <w:t xml:space="preserve"> </w:t>
      </w:r>
      <w:r w:rsidRPr="000F026B">
        <w:t>in</w:t>
      </w:r>
      <w:r w:rsidRPr="000F026B">
        <w:rPr>
          <w:spacing w:val="60"/>
        </w:rPr>
        <w:t xml:space="preserve"> </w:t>
      </w:r>
      <w:r w:rsidRPr="000F026B">
        <w:t>many</w:t>
      </w:r>
      <w:r w:rsidRPr="000F026B">
        <w:rPr>
          <w:spacing w:val="1"/>
        </w:rPr>
        <w:t xml:space="preserve"> </w:t>
      </w:r>
      <w:r w:rsidRPr="000F026B">
        <w:t>communities, present an untapped resource for delivering mental health interventions. Studies</w:t>
      </w:r>
      <w:r w:rsidRPr="000F026B">
        <w:rPr>
          <w:spacing w:val="1"/>
        </w:rPr>
        <w:t xml:space="preserve"> </w:t>
      </w:r>
      <w:r w:rsidRPr="000F026B">
        <w:t xml:space="preserve">have shown that training church leaders and mentors in mental health can improve their ability to </w:t>
      </w:r>
      <w:proofErr w:type="spellStart"/>
      <w:r w:rsidRPr="000F026B">
        <w:t>recognise</w:t>
      </w:r>
      <w:proofErr w:type="spellEnd"/>
      <w:r w:rsidRPr="000F026B">
        <w:t xml:space="preserve"> and refer adolescents with mental health issues, contributing to better outcomes.</w:t>
      </w:r>
    </w:p>
    <w:bookmarkEnd w:id="1511"/>
    <w:p w14:paraId="02BF07C7" w14:textId="77777777" w:rsidR="009A4657" w:rsidRPr="000F026B" w:rsidRDefault="009A4657">
      <w:pPr>
        <w:pStyle w:val="BodyText"/>
        <w:spacing w:line="360" w:lineRule="auto"/>
        <w:ind w:right="125"/>
        <w:jc w:val="both"/>
      </w:pPr>
    </w:p>
    <w:p w14:paraId="759A09F3" w14:textId="77777777" w:rsidR="009A4657" w:rsidRPr="000F026B" w:rsidRDefault="001A30E1">
      <w:pPr>
        <w:pStyle w:val="BodyText"/>
        <w:spacing w:line="360" w:lineRule="auto"/>
        <w:ind w:right="125"/>
        <w:jc w:val="both"/>
      </w:pPr>
      <w:bookmarkStart w:id="1512" w:name="_Hlk237513981"/>
      <w:r w:rsidRPr="000F026B">
        <w:t>However,</w:t>
      </w:r>
      <w:r w:rsidRPr="000F026B">
        <w:rPr>
          <w:spacing w:val="1"/>
        </w:rPr>
        <w:t xml:space="preserve"> </w:t>
      </w:r>
      <w:r w:rsidRPr="000F026B">
        <w:t>the</w:t>
      </w:r>
      <w:r w:rsidRPr="000F026B">
        <w:rPr>
          <w:spacing w:val="1"/>
        </w:rPr>
        <w:t xml:space="preserve"> </w:t>
      </w:r>
      <w:r w:rsidRPr="000F026B">
        <w:t>review</w:t>
      </w:r>
      <w:r w:rsidRPr="000F026B">
        <w:rPr>
          <w:spacing w:val="1"/>
        </w:rPr>
        <w:t xml:space="preserve"> </w:t>
      </w:r>
      <w:r w:rsidRPr="000F026B">
        <w:t>also</w:t>
      </w:r>
      <w:r w:rsidRPr="000F026B">
        <w:rPr>
          <w:spacing w:val="1"/>
        </w:rPr>
        <w:t xml:space="preserve"> </w:t>
      </w:r>
      <w:r w:rsidRPr="000F026B">
        <w:t>highlights</w:t>
      </w:r>
      <w:r w:rsidRPr="000F026B">
        <w:rPr>
          <w:spacing w:val="1"/>
        </w:rPr>
        <w:t xml:space="preserve"> </w:t>
      </w:r>
      <w:r w:rsidRPr="000F026B">
        <w:t>several</w:t>
      </w:r>
      <w:r w:rsidRPr="000F026B">
        <w:rPr>
          <w:spacing w:val="1"/>
        </w:rPr>
        <w:t xml:space="preserve"> </w:t>
      </w:r>
      <w:r w:rsidRPr="000F026B">
        <w:t>challenges</w:t>
      </w:r>
      <w:r w:rsidRPr="000F026B">
        <w:rPr>
          <w:spacing w:val="1"/>
        </w:rPr>
        <w:t xml:space="preserve"> </w:t>
      </w:r>
      <w:r w:rsidRPr="000F026B">
        <w:t>in</w:t>
      </w:r>
      <w:r w:rsidRPr="000F026B">
        <w:rPr>
          <w:spacing w:val="1"/>
        </w:rPr>
        <w:t xml:space="preserve"> </w:t>
      </w:r>
      <w:r w:rsidRPr="000F026B">
        <w:t>implementing</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interventions in religious settings. Cultural and religious beliefs often hinder the recognition and</w:t>
      </w:r>
      <w:r w:rsidRPr="000F026B">
        <w:rPr>
          <w:spacing w:val="1"/>
        </w:rPr>
        <w:t xml:space="preserve"> </w:t>
      </w:r>
      <w:r w:rsidRPr="000F026B">
        <w:t>treatment</w:t>
      </w:r>
      <w:r w:rsidRPr="000F026B">
        <w:rPr>
          <w:spacing w:val="1"/>
        </w:rPr>
        <w:t xml:space="preserve"> </w:t>
      </w:r>
      <w:r w:rsidRPr="000F026B">
        <w:t>of</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disorders,</w:t>
      </w:r>
      <w:r w:rsidRPr="000F026B">
        <w:rPr>
          <w:spacing w:val="1"/>
        </w:rPr>
        <w:t xml:space="preserve"> </w:t>
      </w:r>
      <w:r w:rsidRPr="000F026B">
        <w:t>and</w:t>
      </w:r>
      <w:r w:rsidRPr="000F026B">
        <w:rPr>
          <w:spacing w:val="1"/>
        </w:rPr>
        <w:t xml:space="preserve"> </w:t>
      </w:r>
      <w:r w:rsidRPr="000F026B">
        <w:t>stigma</w:t>
      </w:r>
      <w:r w:rsidRPr="000F026B">
        <w:rPr>
          <w:spacing w:val="1"/>
        </w:rPr>
        <w:t xml:space="preserve"> </w:t>
      </w:r>
      <w:r w:rsidRPr="000F026B">
        <w:t>remains</w:t>
      </w:r>
      <w:r w:rsidRPr="000F026B">
        <w:rPr>
          <w:spacing w:val="1"/>
        </w:rPr>
        <w:t xml:space="preserve"> </w:t>
      </w:r>
      <w:r w:rsidRPr="000F026B">
        <w:t>a major barrier. Addressing these</w:t>
      </w:r>
      <w:r w:rsidRPr="000F026B">
        <w:rPr>
          <w:spacing w:val="1"/>
        </w:rPr>
        <w:t xml:space="preserve"> </w:t>
      </w:r>
      <w:r w:rsidRPr="000F026B">
        <w:t>challenges requires culturally sensitive approaches that integrate mental health education with</w:t>
      </w:r>
      <w:r w:rsidRPr="000F026B">
        <w:rPr>
          <w:spacing w:val="1"/>
        </w:rPr>
        <w:t xml:space="preserve"> </w:t>
      </w:r>
      <w:r w:rsidRPr="000F026B">
        <w:t xml:space="preserve">religious teachings, reduce stigma, and encourage help-seeking </w:t>
      </w:r>
      <w:proofErr w:type="spellStart"/>
      <w:r w:rsidRPr="000F026B">
        <w:t>behaviour</w:t>
      </w:r>
      <w:proofErr w:type="spellEnd"/>
      <w:r w:rsidRPr="000F026B">
        <w:t xml:space="preserve"> among adolescents.</w:t>
      </w:r>
    </w:p>
    <w:p w14:paraId="317C9303" w14:textId="77777777" w:rsidR="009A4657" w:rsidRPr="000F026B" w:rsidDel="002C79BC" w:rsidRDefault="009A4657">
      <w:pPr>
        <w:pStyle w:val="BodyText"/>
        <w:spacing w:line="360" w:lineRule="auto"/>
        <w:ind w:right="118"/>
        <w:jc w:val="both"/>
        <w:rPr>
          <w:del w:id="1513" w:author="CCAM" w:date="2026-09-27T21:58:00Z"/>
        </w:rPr>
      </w:pPr>
    </w:p>
    <w:p w14:paraId="13209B81" w14:textId="77777777" w:rsidR="009A4657" w:rsidRPr="000F026B" w:rsidRDefault="001A30E1">
      <w:pPr>
        <w:pStyle w:val="BodyText"/>
        <w:spacing w:line="360" w:lineRule="auto"/>
        <w:ind w:left="0" w:right="118"/>
        <w:jc w:val="both"/>
        <w:pPrChange w:id="1514" w:author="CCAM" w:date="2026-09-27T21:58:00Z">
          <w:pPr>
            <w:pStyle w:val="BodyText"/>
            <w:spacing w:line="360" w:lineRule="auto"/>
            <w:ind w:right="118"/>
            <w:jc w:val="both"/>
          </w:pPr>
        </w:pPrChange>
      </w:pPr>
      <w:r w:rsidRPr="000F026B">
        <w:t>In conclusion, the literature review provides a strong foundation for this study, which aims to</w:t>
      </w:r>
      <w:r w:rsidRPr="000F026B">
        <w:rPr>
          <w:spacing w:val="1"/>
        </w:rPr>
        <w:t xml:space="preserve"> </w:t>
      </w:r>
      <w:r w:rsidRPr="000F026B">
        <w:t xml:space="preserve">assess the effectiveness of a mental health training </w:t>
      </w:r>
      <w:proofErr w:type="spellStart"/>
      <w:r w:rsidRPr="000F026B">
        <w:t>programme</w:t>
      </w:r>
      <w:proofErr w:type="spellEnd"/>
      <w:r w:rsidRPr="000F026B">
        <w:t xml:space="preserve"> for religious educators in</w:t>
      </w:r>
      <w:r w:rsidRPr="000F026B">
        <w:rPr>
          <w:spacing w:val="1"/>
        </w:rPr>
        <w:t xml:space="preserve"> Ibadan, </w:t>
      </w:r>
      <w:r w:rsidRPr="000F026B">
        <w:t>Oyo</w:t>
      </w:r>
      <w:r w:rsidRPr="000F026B">
        <w:rPr>
          <w:spacing w:val="60"/>
        </w:rPr>
        <w:t xml:space="preserve"> </w:t>
      </w:r>
      <w:r w:rsidRPr="000F026B">
        <w:t>State, Nigeria. By improving mental health literacy and reducing stigma, the study seeks</w:t>
      </w:r>
      <w:r w:rsidRPr="000F026B">
        <w:rPr>
          <w:spacing w:val="1"/>
        </w:rPr>
        <w:t xml:space="preserve"> </w:t>
      </w:r>
      <w:r w:rsidRPr="000F026B">
        <w:t>to</w:t>
      </w:r>
      <w:r w:rsidRPr="000F026B">
        <w:rPr>
          <w:spacing w:val="1"/>
        </w:rPr>
        <w:t xml:space="preserve"> </w:t>
      </w:r>
      <w:r w:rsidRPr="000F026B">
        <w:t>enhance</w:t>
      </w:r>
      <w:r w:rsidRPr="000F026B">
        <w:rPr>
          <w:spacing w:val="1"/>
        </w:rPr>
        <w:t xml:space="preserve"> </w:t>
      </w:r>
      <w:r w:rsidRPr="000F026B">
        <w:t>the</w:t>
      </w:r>
      <w:r w:rsidRPr="000F026B">
        <w:rPr>
          <w:spacing w:val="1"/>
        </w:rPr>
        <w:t xml:space="preserve"> </w:t>
      </w:r>
      <w:r w:rsidRPr="000F026B">
        <w:t>capacity</w:t>
      </w:r>
      <w:r w:rsidRPr="000F026B">
        <w:rPr>
          <w:spacing w:val="1"/>
        </w:rPr>
        <w:t xml:space="preserve"> </w:t>
      </w:r>
      <w:r w:rsidRPr="000F026B">
        <w:t>of</w:t>
      </w:r>
      <w:r w:rsidRPr="000F026B">
        <w:rPr>
          <w:spacing w:val="1"/>
        </w:rPr>
        <w:t xml:space="preserve"> </w:t>
      </w:r>
      <w:r w:rsidRPr="000F026B">
        <w:t>religious</w:t>
      </w:r>
      <w:r w:rsidRPr="000F026B">
        <w:rPr>
          <w:spacing w:val="1"/>
        </w:rPr>
        <w:t xml:space="preserve"> </w:t>
      </w:r>
      <w:r w:rsidRPr="000F026B">
        <w:t>institutions</w:t>
      </w:r>
      <w:r w:rsidRPr="000F026B">
        <w:rPr>
          <w:spacing w:val="1"/>
        </w:rPr>
        <w:t xml:space="preserve"> </w:t>
      </w:r>
      <w:r w:rsidRPr="000F026B">
        <w:t>to</w:t>
      </w:r>
      <w:r w:rsidRPr="000F026B">
        <w:rPr>
          <w:spacing w:val="1"/>
        </w:rPr>
        <w:t xml:space="preserve"> </w:t>
      </w:r>
      <w:r w:rsidRPr="000F026B">
        <w:t>support</w:t>
      </w:r>
      <w:r w:rsidRPr="000F026B">
        <w:rPr>
          <w:spacing w:val="1"/>
        </w:rPr>
        <w:t xml:space="preserve"> </w:t>
      </w:r>
      <w:r w:rsidRPr="000F026B">
        <w:t>adolescents</w:t>
      </w:r>
      <w:r w:rsidRPr="000F026B">
        <w:rPr>
          <w:spacing w:val="1"/>
        </w:rPr>
        <w:t xml:space="preserve"> </w:t>
      </w:r>
      <w:r w:rsidRPr="000F026B">
        <w:t>with</w:t>
      </w:r>
      <w:r w:rsidRPr="000F026B">
        <w:rPr>
          <w:spacing w:val="1"/>
        </w:rPr>
        <w:t xml:space="preserve"> </w:t>
      </w:r>
      <w:r w:rsidRPr="000F026B">
        <w:t>depression.</w:t>
      </w:r>
    </w:p>
    <w:bookmarkEnd w:id="1512"/>
    <w:p w14:paraId="64FA6D4B" w14:textId="3DEF78A3" w:rsidR="009A4657" w:rsidRPr="000F026B" w:rsidDel="002C79BC" w:rsidRDefault="002C79BC">
      <w:pPr>
        <w:pStyle w:val="BodyText"/>
        <w:spacing w:line="360" w:lineRule="auto"/>
        <w:ind w:right="118"/>
        <w:jc w:val="both"/>
        <w:rPr>
          <w:del w:id="1515" w:author="CCAM" w:date="2026-09-27T21:58:00Z"/>
        </w:rPr>
      </w:pPr>
      <w:ins w:id="1516" w:author="CCAM" w:date="2026-09-27T21:58:00Z">
        <w:r>
          <w:t xml:space="preserve">                                                                           </w:t>
        </w:r>
      </w:ins>
      <w:ins w:id="1517" w:author="CCAM" w:date="2026-09-27T21:59:00Z">
        <w:r>
          <w:t xml:space="preserve">   </w:t>
        </w:r>
      </w:ins>
      <w:ins w:id="1518" w:author="CCAM" w:date="2026-09-27T21:58:00Z">
        <w:r>
          <w:t xml:space="preserve"> </w:t>
        </w:r>
      </w:ins>
    </w:p>
    <w:p w14:paraId="763FB062" w14:textId="77777777" w:rsidR="009A4657" w:rsidRPr="000F026B" w:rsidDel="002C79BC" w:rsidRDefault="009A4657">
      <w:pPr>
        <w:pStyle w:val="BodyText"/>
        <w:spacing w:line="360" w:lineRule="auto"/>
        <w:ind w:right="118"/>
        <w:jc w:val="both"/>
        <w:rPr>
          <w:del w:id="1519" w:author="CCAM" w:date="2026-09-27T21:58:00Z"/>
        </w:rPr>
      </w:pPr>
    </w:p>
    <w:p w14:paraId="045E8D27" w14:textId="77777777" w:rsidR="009A4657" w:rsidRPr="000F026B" w:rsidDel="002C79BC" w:rsidRDefault="009A4657">
      <w:pPr>
        <w:pStyle w:val="BodyText"/>
        <w:spacing w:line="360" w:lineRule="auto"/>
        <w:ind w:right="118"/>
        <w:jc w:val="both"/>
        <w:rPr>
          <w:del w:id="1520" w:author="CCAM" w:date="2026-09-27T21:58:00Z"/>
        </w:rPr>
      </w:pPr>
    </w:p>
    <w:p w14:paraId="3A59B3DC" w14:textId="77777777" w:rsidR="009A4657" w:rsidRPr="000F026B" w:rsidDel="002C79BC" w:rsidRDefault="009A4657">
      <w:pPr>
        <w:pStyle w:val="BodyText"/>
        <w:spacing w:line="360" w:lineRule="auto"/>
        <w:ind w:right="118"/>
        <w:jc w:val="both"/>
        <w:rPr>
          <w:del w:id="1521" w:author="CCAM" w:date="2026-09-27T21:58:00Z"/>
        </w:rPr>
      </w:pPr>
    </w:p>
    <w:p w14:paraId="1E55DC96" w14:textId="77777777" w:rsidR="009A4657" w:rsidRPr="000F026B" w:rsidDel="002C79BC" w:rsidRDefault="009A4657">
      <w:pPr>
        <w:pStyle w:val="BodyText"/>
        <w:spacing w:line="360" w:lineRule="auto"/>
        <w:ind w:right="118"/>
        <w:jc w:val="both"/>
        <w:rPr>
          <w:del w:id="1522" w:author="CCAM" w:date="2026-09-27T21:58:00Z"/>
        </w:rPr>
      </w:pPr>
    </w:p>
    <w:p w14:paraId="5EFC1BEA" w14:textId="77777777" w:rsidR="009A4657" w:rsidRPr="000F026B" w:rsidDel="002C79BC" w:rsidRDefault="009A4657">
      <w:pPr>
        <w:pStyle w:val="BodyText"/>
        <w:spacing w:line="360" w:lineRule="auto"/>
        <w:ind w:right="118"/>
        <w:jc w:val="both"/>
        <w:rPr>
          <w:del w:id="1523" w:author="CCAM" w:date="2026-09-27T21:58:00Z"/>
        </w:rPr>
      </w:pPr>
    </w:p>
    <w:p w14:paraId="08C7CD68" w14:textId="77777777" w:rsidR="009A4657" w:rsidRPr="000F026B" w:rsidDel="002C79BC" w:rsidRDefault="009A4657">
      <w:pPr>
        <w:pStyle w:val="BodyText"/>
        <w:spacing w:line="360" w:lineRule="auto"/>
        <w:ind w:right="118"/>
        <w:jc w:val="both"/>
        <w:rPr>
          <w:del w:id="1524" w:author="CCAM" w:date="2026-09-27T21:58:00Z"/>
        </w:rPr>
      </w:pPr>
    </w:p>
    <w:p w14:paraId="741FC9BF" w14:textId="77777777" w:rsidR="009A4657" w:rsidRPr="000F026B" w:rsidDel="00F724A8" w:rsidRDefault="009A4657">
      <w:pPr>
        <w:pStyle w:val="BodyText"/>
        <w:spacing w:line="360" w:lineRule="auto"/>
        <w:ind w:left="0" w:right="118"/>
        <w:rPr>
          <w:ins w:id="1525" w:author="Microsoft account" w:date="2026-02-05T08:19:00Z"/>
          <w:del w:id="1526" w:author="usher" w:date="2026-02-14T04:01:00Z"/>
        </w:rPr>
        <w:pPrChange w:id="1527" w:author="CCAM" w:date="2026-09-27T21:58:00Z">
          <w:pPr>
            <w:pStyle w:val="BodyText"/>
            <w:spacing w:line="360" w:lineRule="auto"/>
            <w:ind w:left="0" w:right="118"/>
            <w:jc w:val="both"/>
          </w:pPr>
        </w:pPrChange>
      </w:pPr>
    </w:p>
    <w:p w14:paraId="65686CFF" w14:textId="77777777" w:rsidR="00087CE0" w:rsidRPr="000F026B" w:rsidDel="00F724A8" w:rsidRDefault="00087CE0">
      <w:pPr>
        <w:pStyle w:val="BodyText"/>
        <w:spacing w:line="360" w:lineRule="auto"/>
        <w:ind w:left="0" w:right="118"/>
        <w:rPr>
          <w:ins w:id="1528" w:author="Microsoft account" w:date="2026-02-05T08:19:00Z"/>
          <w:del w:id="1529" w:author="usher" w:date="2026-02-14T04:01:00Z"/>
        </w:rPr>
        <w:pPrChange w:id="1530" w:author="CCAM" w:date="2026-09-27T21:58:00Z">
          <w:pPr>
            <w:pStyle w:val="BodyText"/>
            <w:spacing w:line="360" w:lineRule="auto"/>
            <w:ind w:left="0" w:right="118"/>
            <w:jc w:val="both"/>
          </w:pPr>
        </w:pPrChange>
      </w:pPr>
    </w:p>
    <w:p w14:paraId="722A6ABE" w14:textId="77777777" w:rsidR="00087CE0" w:rsidRPr="000F026B" w:rsidDel="00F724A8" w:rsidRDefault="00087CE0">
      <w:pPr>
        <w:pStyle w:val="BodyText"/>
        <w:spacing w:line="360" w:lineRule="auto"/>
        <w:ind w:left="0" w:right="118"/>
        <w:rPr>
          <w:ins w:id="1531" w:author="Microsoft account" w:date="2026-02-05T08:19:00Z"/>
          <w:del w:id="1532" w:author="usher" w:date="2026-02-14T04:01:00Z"/>
        </w:rPr>
        <w:pPrChange w:id="1533" w:author="CCAM" w:date="2026-09-27T21:58:00Z">
          <w:pPr>
            <w:pStyle w:val="BodyText"/>
            <w:spacing w:line="360" w:lineRule="auto"/>
            <w:ind w:left="0" w:right="118"/>
            <w:jc w:val="both"/>
          </w:pPr>
        </w:pPrChange>
      </w:pPr>
    </w:p>
    <w:p w14:paraId="604E01BE" w14:textId="77777777" w:rsidR="00087CE0" w:rsidRPr="000F026B" w:rsidDel="00F724A8" w:rsidRDefault="00087CE0">
      <w:pPr>
        <w:pStyle w:val="BodyText"/>
        <w:spacing w:line="360" w:lineRule="auto"/>
        <w:ind w:left="0" w:right="118"/>
        <w:rPr>
          <w:ins w:id="1534" w:author="Microsoft account" w:date="2026-02-05T08:19:00Z"/>
          <w:del w:id="1535" w:author="usher" w:date="2026-02-14T04:01:00Z"/>
        </w:rPr>
        <w:pPrChange w:id="1536" w:author="CCAM" w:date="2026-09-27T21:58:00Z">
          <w:pPr>
            <w:pStyle w:val="BodyText"/>
            <w:spacing w:line="360" w:lineRule="auto"/>
            <w:ind w:left="0" w:right="118"/>
            <w:jc w:val="both"/>
          </w:pPr>
        </w:pPrChange>
      </w:pPr>
    </w:p>
    <w:p w14:paraId="2BA5C6A4" w14:textId="77777777" w:rsidR="00087CE0" w:rsidRPr="000F026B" w:rsidDel="00F724A8" w:rsidRDefault="00087CE0">
      <w:pPr>
        <w:pStyle w:val="BodyText"/>
        <w:spacing w:line="360" w:lineRule="auto"/>
        <w:ind w:left="0" w:right="118"/>
        <w:rPr>
          <w:ins w:id="1537" w:author="Microsoft account" w:date="2026-02-05T08:19:00Z"/>
          <w:del w:id="1538" w:author="usher" w:date="2026-02-14T04:01:00Z"/>
        </w:rPr>
        <w:pPrChange w:id="1539" w:author="CCAM" w:date="2026-09-27T21:58:00Z">
          <w:pPr>
            <w:pStyle w:val="BodyText"/>
            <w:spacing w:line="360" w:lineRule="auto"/>
            <w:ind w:left="0" w:right="118"/>
            <w:jc w:val="both"/>
          </w:pPr>
        </w:pPrChange>
      </w:pPr>
    </w:p>
    <w:p w14:paraId="11C25BA5" w14:textId="77777777" w:rsidR="00087CE0" w:rsidRPr="000F026B" w:rsidDel="00F724A8" w:rsidRDefault="00087CE0">
      <w:pPr>
        <w:pStyle w:val="BodyText"/>
        <w:spacing w:line="360" w:lineRule="auto"/>
        <w:ind w:left="0" w:right="118"/>
        <w:rPr>
          <w:ins w:id="1540" w:author="Microsoft account" w:date="2026-02-05T08:19:00Z"/>
          <w:del w:id="1541" w:author="usher" w:date="2026-02-14T04:01:00Z"/>
        </w:rPr>
        <w:pPrChange w:id="1542" w:author="CCAM" w:date="2026-09-27T21:58:00Z">
          <w:pPr>
            <w:pStyle w:val="BodyText"/>
            <w:spacing w:line="360" w:lineRule="auto"/>
            <w:ind w:left="0" w:right="118"/>
            <w:jc w:val="both"/>
          </w:pPr>
        </w:pPrChange>
      </w:pPr>
    </w:p>
    <w:p w14:paraId="68428927" w14:textId="77777777" w:rsidR="00087CE0" w:rsidRPr="000F026B" w:rsidDel="00F724A8" w:rsidRDefault="00087CE0">
      <w:pPr>
        <w:pStyle w:val="BodyText"/>
        <w:spacing w:line="360" w:lineRule="auto"/>
        <w:ind w:left="0" w:right="118"/>
        <w:rPr>
          <w:ins w:id="1543" w:author="Microsoft account" w:date="2026-02-05T08:19:00Z"/>
          <w:del w:id="1544" w:author="usher" w:date="2026-02-14T04:01:00Z"/>
        </w:rPr>
        <w:pPrChange w:id="1545" w:author="CCAM" w:date="2026-09-27T21:58:00Z">
          <w:pPr>
            <w:pStyle w:val="BodyText"/>
            <w:spacing w:line="360" w:lineRule="auto"/>
            <w:ind w:left="0" w:right="118"/>
            <w:jc w:val="both"/>
          </w:pPr>
        </w:pPrChange>
      </w:pPr>
    </w:p>
    <w:p w14:paraId="5B94908E" w14:textId="77777777" w:rsidR="00087CE0" w:rsidRPr="000F026B" w:rsidDel="00F724A8" w:rsidRDefault="00087CE0">
      <w:pPr>
        <w:pStyle w:val="BodyText"/>
        <w:spacing w:line="360" w:lineRule="auto"/>
        <w:ind w:left="0" w:right="118"/>
        <w:rPr>
          <w:ins w:id="1546" w:author="Microsoft account" w:date="2026-02-05T08:19:00Z"/>
          <w:del w:id="1547" w:author="usher" w:date="2026-02-14T04:01:00Z"/>
        </w:rPr>
        <w:pPrChange w:id="1548" w:author="CCAM" w:date="2026-09-27T21:58:00Z">
          <w:pPr>
            <w:pStyle w:val="BodyText"/>
            <w:spacing w:line="360" w:lineRule="auto"/>
            <w:ind w:left="0" w:right="118"/>
            <w:jc w:val="both"/>
          </w:pPr>
        </w:pPrChange>
      </w:pPr>
    </w:p>
    <w:p w14:paraId="6D7A8D4C" w14:textId="77777777" w:rsidR="00087CE0" w:rsidRPr="000F026B" w:rsidDel="0055626D" w:rsidRDefault="00087CE0">
      <w:pPr>
        <w:pStyle w:val="BodyText"/>
        <w:spacing w:line="360" w:lineRule="auto"/>
        <w:ind w:left="0" w:right="118"/>
        <w:rPr>
          <w:del w:id="1549" w:author="CCAM" w:date="2026-09-27T21:28:00Z"/>
        </w:rPr>
        <w:pPrChange w:id="1550" w:author="CCAM" w:date="2026-09-27T21:58:00Z">
          <w:pPr>
            <w:pStyle w:val="BodyText"/>
            <w:spacing w:line="360" w:lineRule="auto"/>
            <w:ind w:left="0" w:right="118"/>
            <w:jc w:val="both"/>
          </w:pPr>
        </w:pPrChange>
      </w:pPr>
    </w:p>
    <w:p w14:paraId="028BA2B8" w14:textId="77777777" w:rsidR="009A4657" w:rsidRPr="000F026B" w:rsidRDefault="001A30E1">
      <w:pPr>
        <w:tabs>
          <w:tab w:val="left" w:pos="820"/>
        </w:tabs>
        <w:spacing w:before="2" w:line="360" w:lineRule="auto"/>
        <w:ind w:right="125"/>
        <w:rPr>
          <w:rFonts w:ascii="Times New Roman" w:hAnsi="Times New Roman"/>
          <w:sz w:val="24"/>
          <w:szCs w:val="24"/>
          <w:rPrChange w:id="1551" w:author="usher" w:date="2026-06-05T05:43:00Z">
            <w:rPr/>
          </w:rPrChange>
        </w:rPr>
        <w:pPrChange w:id="1552" w:author="CCAM" w:date="2026-09-27T21:58:00Z">
          <w:pPr>
            <w:tabs>
              <w:tab w:val="left" w:pos="820"/>
            </w:tabs>
            <w:spacing w:before="2" w:line="360" w:lineRule="auto"/>
            <w:ind w:right="125"/>
            <w:jc w:val="center"/>
          </w:pPr>
        </w:pPrChange>
      </w:pPr>
      <w:bookmarkStart w:id="1553" w:name="_Hlk237508125"/>
      <w:r w:rsidRPr="000F026B">
        <w:rPr>
          <w:rFonts w:ascii="Times New Roman" w:hAnsi="Times New Roman"/>
          <w:b/>
          <w:sz w:val="24"/>
          <w:szCs w:val="24"/>
        </w:rPr>
        <w:t>CHAPTER THREE</w:t>
      </w:r>
    </w:p>
    <w:p w14:paraId="41EE29E9" w14:textId="5523651C" w:rsidR="009A4657" w:rsidRPr="000F026B" w:rsidRDefault="00C8430B">
      <w:pPr>
        <w:tabs>
          <w:tab w:val="left" w:pos="820"/>
        </w:tabs>
        <w:spacing w:before="2" w:line="360" w:lineRule="auto"/>
        <w:ind w:right="125"/>
        <w:jc w:val="center"/>
        <w:rPr>
          <w:rFonts w:ascii="Times New Roman" w:hAnsi="Times New Roman"/>
          <w:sz w:val="24"/>
          <w:szCs w:val="24"/>
          <w:rPrChange w:id="1554" w:author="usher" w:date="2026-06-05T05:43:00Z">
            <w:rPr/>
          </w:rPrChange>
        </w:rPr>
      </w:pPr>
      <w:ins w:id="1555" w:author="BELLA- AWUSAH, TOLULOPE (PGR)" w:date="2026-01-29T15:08:00Z">
        <w:r w:rsidRPr="000F026B">
          <w:rPr>
            <w:rFonts w:ascii="Times New Roman" w:hAnsi="Times New Roman"/>
            <w:b/>
            <w:sz w:val="24"/>
            <w:szCs w:val="24"/>
          </w:rPr>
          <w:t xml:space="preserve"> </w:t>
        </w:r>
      </w:ins>
      <w:ins w:id="1556" w:author="CCAM" w:date="2026-09-27T21:59:00Z">
        <w:r w:rsidR="002C79BC">
          <w:rPr>
            <w:rFonts w:ascii="Times New Roman" w:hAnsi="Times New Roman"/>
            <w:b/>
            <w:sz w:val="24"/>
            <w:szCs w:val="24"/>
          </w:rPr>
          <w:t xml:space="preserve">            </w:t>
        </w:r>
      </w:ins>
      <w:ins w:id="1557" w:author="BELLA- AWUSAH, TOLULOPE (PGR)" w:date="2026-01-29T15:08:00Z">
        <w:r w:rsidRPr="000F026B">
          <w:rPr>
            <w:rFonts w:ascii="Times New Roman" w:hAnsi="Times New Roman"/>
            <w:b/>
            <w:spacing w:val="-22"/>
            <w:sz w:val="24"/>
            <w:szCs w:val="24"/>
          </w:rPr>
          <w:t xml:space="preserve"> </w:t>
        </w:r>
      </w:ins>
      <w:ins w:id="1558" w:author="CCAM" w:date="2026-09-27T21:59:00Z">
        <w:r w:rsidR="002C79BC">
          <w:rPr>
            <w:rFonts w:ascii="Times New Roman" w:hAnsi="Times New Roman"/>
            <w:b/>
            <w:spacing w:val="-22"/>
            <w:sz w:val="24"/>
            <w:szCs w:val="24"/>
          </w:rPr>
          <w:t xml:space="preserve"> </w:t>
        </w:r>
      </w:ins>
      <w:r w:rsidR="001A30E1" w:rsidRPr="000F026B">
        <w:rPr>
          <w:rFonts w:ascii="Times New Roman" w:hAnsi="Times New Roman"/>
          <w:b/>
          <w:sz w:val="24"/>
          <w:szCs w:val="24"/>
        </w:rPr>
        <w:t>METHODOLOGY</w:t>
      </w:r>
    </w:p>
    <w:p w14:paraId="68CAAAE8" w14:textId="1592BF71" w:rsidR="009A4657" w:rsidRPr="000F026B" w:rsidDel="00DB6946" w:rsidRDefault="001A30E1">
      <w:pPr>
        <w:pStyle w:val="BodyText"/>
        <w:spacing w:before="60" w:line="360" w:lineRule="auto"/>
        <w:ind w:left="0" w:right="132"/>
        <w:jc w:val="both"/>
        <w:rPr>
          <w:del w:id="1559" w:author="usher" w:date="2026-06-05T05:33:00Z"/>
        </w:rPr>
      </w:pPr>
      <w:bookmarkStart w:id="1560" w:name="_Hlk237508132"/>
      <w:bookmarkEnd w:id="1553"/>
      <w:r w:rsidRPr="000F026B">
        <w:rPr>
          <w:b/>
        </w:rPr>
        <w:t>3.</w:t>
      </w:r>
      <w:ins w:id="1561" w:author="usher" w:date="2026-06-05T05:42:00Z">
        <w:r w:rsidR="00065998" w:rsidRPr="000F026B">
          <w:rPr>
            <w:b/>
          </w:rPr>
          <w:t>1</w:t>
        </w:r>
      </w:ins>
      <w:del w:id="1562" w:author="usher" w:date="2026-03-23T20:00:00Z">
        <w:r w:rsidRPr="000F026B" w:rsidDel="007943EC">
          <w:rPr>
            <w:b/>
          </w:rPr>
          <w:delText>1</w:delText>
        </w:r>
      </w:del>
      <w:r w:rsidRPr="000F026B">
        <w:rPr>
          <w:b/>
        </w:rPr>
        <w:t xml:space="preserve"> </w:t>
      </w:r>
      <w:del w:id="1563" w:author="usher" w:date="2026-06-05T05:33:00Z">
        <w:r w:rsidRPr="000F026B" w:rsidDel="00DB6946">
          <w:rPr>
            <w:b/>
          </w:rPr>
          <w:delText>Introduction</w:delText>
        </w:r>
        <w:r w:rsidRPr="000F026B" w:rsidDel="00DB6946">
          <w:delText xml:space="preserve"> </w:delText>
        </w:r>
      </w:del>
    </w:p>
    <w:p w14:paraId="420B8044" w14:textId="52F8A643" w:rsidR="009A4657" w:rsidRPr="000F026B" w:rsidDel="00DB6946" w:rsidRDefault="001A30E1">
      <w:pPr>
        <w:pStyle w:val="BodyText"/>
        <w:spacing w:before="60" w:line="360" w:lineRule="auto"/>
        <w:ind w:left="0" w:right="132"/>
        <w:jc w:val="both"/>
        <w:rPr>
          <w:del w:id="1564" w:author="usher" w:date="2026-06-05T05:33:00Z"/>
        </w:rPr>
      </w:pPr>
      <w:del w:id="1565" w:author="usher" w:date="2026-06-05T05:33:00Z">
        <w:r w:rsidRPr="000F026B" w:rsidDel="00DB6946">
          <w:delText>This</w:delText>
        </w:r>
        <w:r w:rsidRPr="000F026B" w:rsidDel="00DB6946">
          <w:rPr>
            <w:spacing w:val="1"/>
          </w:rPr>
          <w:delText xml:space="preserve"> </w:delText>
        </w:r>
        <w:r w:rsidRPr="000F026B" w:rsidDel="00DB6946">
          <w:delText>chapter</w:delText>
        </w:r>
        <w:r w:rsidRPr="000F026B" w:rsidDel="00DB6946">
          <w:rPr>
            <w:spacing w:val="1"/>
          </w:rPr>
          <w:delText xml:space="preserve"> </w:delText>
        </w:r>
        <w:r w:rsidRPr="000F026B" w:rsidDel="00DB6946">
          <w:delText>outlines</w:delText>
        </w:r>
        <w:r w:rsidRPr="000F026B" w:rsidDel="00DB6946">
          <w:rPr>
            <w:spacing w:val="1"/>
          </w:rPr>
          <w:delText xml:space="preserve"> </w:delText>
        </w:r>
        <w:r w:rsidRPr="000F026B" w:rsidDel="00DB6946">
          <w:delText>the</w:delText>
        </w:r>
        <w:r w:rsidRPr="000F026B" w:rsidDel="00DB6946">
          <w:rPr>
            <w:spacing w:val="1"/>
          </w:rPr>
          <w:delText xml:space="preserve"> </w:delText>
        </w:r>
        <w:r w:rsidRPr="000F026B" w:rsidDel="00DB6946">
          <w:delText>research</w:delText>
        </w:r>
        <w:r w:rsidRPr="000F026B" w:rsidDel="00DB6946">
          <w:rPr>
            <w:spacing w:val="1"/>
          </w:rPr>
          <w:delText xml:space="preserve"> </w:delText>
        </w:r>
        <w:r w:rsidRPr="000F026B" w:rsidDel="00DB6946">
          <w:delText>design,</w:delText>
        </w:r>
        <w:r w:rsidRPr="000F026B" w:rsidDel="00DB6946">
          <w:rPr>
            <w:spacing w:val="1"/>
          </w:rPr>
          <w:delText xml:space="preserve"> </w:delText>
        </w:r>
        <w:r w:rsidRPr="000F026B" w:rsidDel="00DB6946">
          <w:delText>population,</w:delText>
        </w:r>
        <w:r w:rsidRPr="000F026B" w:rsidDel="00DB6946">
          <w:rPr>
            <w:spacing w:val="1"/>
          </w:rPr>
          <w:delText xml:space="preserve"> </w:delText>
        </w:r>
        <w:r w:rsidRPr="000F026B" w:rsidDel="00DB6946">
          <w:delText>sampling</w:delText>
        </w:r>
        <w:r w:rsidRPr="000F026B" w:rsidDel="00DB6946">
          <w:rPr>
            <w:spacing w:val="1"/>
          </w:rPr>
          <w:delText xml:space="preserve"> </w:delText>
        </w:r>
        <w:r w:rsidRPr="000F026B" w:rsidDel="00DB6946">
          <w:delText>technique,</w:delText>
        </w:r>
        <w:r w:rsidRPr="000F026B" w:rsidDel="00DB6946">
          <w:rPr>
            <w:spacing w:val="1"/>
          </w:rPr>
          <w:delText xml:space="preserve"> </w:delText>
        </w:r>
        <w:r w:rsidRPr="000F026B" w:rsidDel="00DB6946">
          <w:delText>data</w:delText>
        </w:r>
        <w:r w:rsidRPr="000F026B" w:rsidDel="00DB6946">
          <w:rPr>
            <w:spacing w:val="1"/>
          </w:rPr>
          <w:delText xml:space="preserve"> </w:delText>
        </w:r>
        <w:r w:rsidRPr="000F026B" w:rsidDel="00DB6946">
          <w:delText>collection</w:delText>
        </w:r>
        <w:r w:rsidRPr="000F026B" w:rsidDel="00DB6946">
          <w:rPr>
            <w:spacing w:val="1"/>
          </w:rPr>
          <w:delText xml:space="preserve"> </w:delText>
        </w:r>
        <w:r w:rsidRPr="000F026B" w:rsidDel="00DB6946">
          <w:delText>methods, and analysis procedures used in the study. The study aims to assess the effect of a</w:delText>
        </w:r>
        <w:r w:rsidRPr="000F026B" w:rsidDel="00DB6946">
          <w:rPr>
            <w:spacing w:val="1"/>
          </w:rPr>
          <w:delText xml:space="preserve"> </w:delText>
        </w:r>
        <w:r w:rsidRPr="000F026B" w:rsidDel="00DB6946">
          <w:delText>mental</w:delText>
        </w:r>
        <w:r w:rsidRPr="000F026B" w:rsidDel="00DB6946">
          <w:rPr>
            <w:spacing w:val="1"/>
          </w:rPr>
          <w:delText xml:space="preserve"> </w:delText>
        </w:r>
        <w:r w:rsidRPr="000F026B" w:rsidDel="00DB6946">
          <w:delText xml:space="preserve">health training programme on the ability of religious educators to </w:delText>
        </w:r>
        <w:r w:rsidRPr="000F026B" w:rsidDel="00DB6946">
          <w:rPr>
            <w:shd w:val="clear" w:color="auto" w:fill="00FF00"/>
          </w:rPr>
          <w:delText>identify</w:delText>
        </w:r>
        <w:r w:rsidRPr="000F026B" w:rsidDel="00DB6946">
          <w:rPr>
            <w:spacing w:val="1"/>
            <w:shd w:val="clear" w:color="auto" w:fill="00FF00"/>
          </w:rPr>
          <w:delText xml:space="preserve"> </w:delText>
        </w:r>
        <w:r w:rsidRPr="000F026B" w:rsidDel="00DB6946">
          <w:delText>depression</w:delText>
        </w:r>
        <w:r w:rsidRPr="000F026B" w:rsidDel="00DB6946">
          <w:rPr>
            <w:spacing w:val="1"/>
          </w:rPr>
          <w:delText xml:space="preserve"> </w:delText>
        </w:r>
        <w:r w:rsidRPr="000F026B" w:rsidDel="00DB6946">
          <w:delText>among</w:delText>
        </w:r>
        <w:r w:rsidRPr="000F026B" w:rsidDel="00DB6946">
          <w:rPr>
            <w:spacing w:val="1"/>
          </w:rPr>
          <w:delText xml:space="preserve"> </w:delText>
        </w:r>
        <w:r w:rsidRPr="000F026B" w:rsidDel="00DB6946">
          <w:delText>young</w:delText>
        </w:r>
        <w:r w:rsidRPr="000F026B" w:rsidDel="00DB6946">
          <w:rPr>
            <w:spacing w:val="1"/>
          </w:rPr>
          <w:delText xml:space="preserve"> </w:delText>
        </w:r>
        <w:r w:rsidRPr="000F026B" w:rsidDel="00DB6946">
          <w:delText>individuals.</w:delText>
        </w:r>
        <w:r w:rsidRPr="000F026B" w:rsidDel="00DB6946">
          <w:rPr>
            <w:spacing w:val="1"/>
          </w:rPr>
          <w:delText xml:space="preserve"> </w:delText>
        </w:r>
        <w:r w:rsidRPr="000F026B" w:rsidDel="00DB6946">
          <w:delText>This</w:delText>
        </w:r>
        <w:r w:rsidRPr="000F026B" w:rsidDel="00DB6946">
          <w:rPr>
            <w:spacing w:val="1"/>
          </w:rPr>
          <w:delText xml:space="preserve"> </w:delText>
        </w:r>
        <w:r w:rsidRPr="000F026B" w:rsidDel="00DB6946">
          <w:delText>chapter</w:delText>
        </w:r>
        <w:r w:rsidRPr="000F026B" w:rsidDel="00DB6946">
          <w:rPr>
            <w:spacing w:val="1"/>
          </w:rPr>
          <w:delText xml:space="preserve"> </w:delText>
        </w:r>
        <w:r w:rsidRPr="000F026B" w:rsidDel="00DB6946">
          <w:delText>also</w:delText>
        </w:r>
        <w:r w:rsidRPr="000F026B" w:rsidDel="00DB6946">
          <w:rPr>
            <w:spacing w:val="1"/>
          </w:rPr>
          <w:delText xml:space="preserve"> </w:delText>
        </w:r>
        <w:r w:rsidRPr="000F026B" w:rsidDel="00DB6946">
          <w:delText>discusses</w:delText>
        </w:r>
        <w:r w:rsidRPr="000F026B" w:rsidDel="00DB6946">
          <w:rPr>
            <w:spacing w:val="1"/>
          </w:rPr>
          <w:delText xml:space="preserve"> </w:delText>
        </w:r>
        <w:r w:rsidRPr="000F026B" w:rsidDel="00DB6946">
          <w:delText>the</w:delText>
        </w:r>
        <w:r w:rsidRPr="000F026B" w:rsidDel="00DB6946">
          <w:rPr>
            <w:spacing w:val="1"/>
          </w:rPr>
          <w:delText xml:space="preserve"> </w:delText>
        </w:r>
        <w:r w:rsidRPr="000F026B" w:rsidDel="00DB6946">
          <w:delText>ethical</w:delText>
        </w:r>
        <w:r w:rsidRPr="000F026B" w:rsidDel="00DB6946">
          <w:rPr>
            <w:spacing w:val="1"/>
          </w:rPr>
          <w:delText xml:space="preserve"> </w:delText>
        </w:r>
        <w:r w:rsidRPr="000F026B" w:rsidDel="00DB6946">
          <w:delText>considerations</w:delText>
        </w:r>
        <w:r w:rsidRPr="000F026B" w:rsidDel="00DB6946">
          <w:rPr>
            <w:spacing w:val="-1"/>
          </w:rPr>
          <w:delText xml:space="preserve"> </w:delText>
        </w:r>
        <w:r w:rsidRPr="000F026B" w:rsidDel="00DB6946">
          <w:delText>relevant to the study.</w:delText>
        </w:r>
      </w:del>
    </w:p>
    <w:p w14:paraId="334E61C1" w14:textId="0E5751CD" w:rsidR="0000121B" w:rsidRPr="000F026B" w:rsidRDefault="0000121B">
      <w:pPr>
        <w:pStyle w:val="BodyText"/>
        <w:spacing w:before="60" w:line="360" w:lineRule="auto"/>
        <w:ind w:left="0" w:right="132"/>
        <w:jc w:val="both"/>
        <w:rPr>
          <w:ins w:id="1566" w:author="usher" w:date="2026-03-23T20:22:00Z"/>
          <w:b/>
        </w:rPr>
        <w:pPrChange w:id="1567" w:author="usher" w:date="2026-06-05T05:33:00Z">
          <w:pPr>
            <w:pStyle w:val="BodyText"/>
            <w:numPr>
              <w:ilvl w:val="1"/>
              <w:numId w:val="12"/>
            </w:numPr>
            <w:spacing w:line="360" w:lineRule="auto"/>
            <w:ind w:left="360" w:right="130" w:hanging="360"/>
            <w:jc w:val="both"/>
          </w:pPr>
        </w:pPrChange>
      </w:pPr>
      <w:ins w:id="1568" w:author="usher" w:date="2026-03-23T20:22:00Z">
        <w:r w:rsidRPr="000F026B">
          <w:rPr>
            <w:b/>
          </w:rPr>
          <w:t>Study Location</w:t>
        </w:r>
      </w:ins>
    </w:p>
    <w:p w14:paraId="6108EAAD" w14:textId="14C8A9F3" w:rsidR="0000121B" w:rsidRPr="000F026B" w:rsidRDefault="002C79BC" w:rsidP="0000121B">
      <w:pPr>
        <w:pStyle w:val="BodyText"/>
        <w:spacing w:before="60" w:line="360" w:lineRule="auto"/>
        <w:ind w:left="0" w:right="132"/>
        <w:jc w:val="both"/>
        <w:rPr>
          <w:ins w:id="1569" w:author="usher" w:date="2026-03-23T20:22:00Z"/>
        </w:rPr>
      </w:pPr>
      <w:bookmarkStart w:id="1570" w:name="_Hlk237508142"/>
      <w:bookmarkEnd w:id="1560"/>
      <w:ins w:id="1571" w:author="CCAM" w:date="2026-09-27T22:03:00Z">
        <w:r w:rsidRPr="002C79BC">
          <w:rPr>
            <w:highlight w:val="green"/>
            <w:rPrChange w:id="1572" w:author="CCAM" w:date="2026-09-27T22:04:00Z">
              <w:rPr/>
            </w:rPrChange>
          </w:rPr>
          <w:t xml:space="preserve">The study was conducted in Ibadan Metropolis, the capital of Oyo State, Nigeria. Ibadan has </w:t>
        </w:r>
        <w:r w:rsidRPr="002C79BC">
          <w:rPr>
            <w:highlight w:val="green"/>
            <w:rPrChange w:id="1573" w:author="CCAM" w:date="2026-09-27T22:04:00Z">
              <w:rPr/>
            </w:rPrChange>
          </w:rPr>
          <w:lastRenderedPageBreak/>
          <w:t xml:space="preserve">an estimated population of approximately 4,144,130 (United Nations, 2025), with an annual population growth rate of 3.49%. The city is </w:t>
        </w:r>
        <w:proofErr w:type="spellStart"/>
        <w:r w:rsidRPr="002C79BC">
          <w:rPr>
            <w:highlight w:val="green"/>
            <w:rPrChange w:id="1574" w:author="CCAM" w:date="2026-09-27T22:04:00Z">
              <w:rPr/>
            </w:rPrChange>
          </w:rPr>
          <w:t>recognised</w:t>
        </w:r>
        <w:proofErr w:type="spellEnd"/>
        <w:r w:rsidRPr="002C79BC">
          <w:rPr>
            <w:highlight w:val="green"/>
            <w:rPrChange w:id="1575" w:author="CCAM" w:date="2026-09-27T22:04:00Z">
              <w:rPr/>
            </w:rPrChange>
          </w:rPr>
          <w:t xml:space="preserve"> as one of the rapidly growing urban </w:t>
        </w:r>
        <w:proofErr w:type="spellStart"/>
        <w:r w:rsidRPr="002C79BC">
          <w:rPr>
            <w:highlight w:val="green"/>
            <w:rPrChange w:id="1576" w:author="CCAM" w:date="2026-09-27T22:04:00Z">
              <w:rPr/>
            </w:rPrChange>
          </w:rPr>
          <w:t>centres</w:t>
        </w:r>
        <w:proofErr w:type="spellEnd"/>
        <w:r w:rsidRPr="002C79BC">
          <w:rPr>
            <w:highlight w:val="green"/>
            <w:rPrChange w:id="1577" w:author="CCAM" w:date="2026-09-27T22:04:00Z">
              <w:rPr/>
            </w:rPrChange>
          </w:rPr>
          <w:t xml:space="preserve"> in sub-Saharan Africa.</w:t>
        </w:r>
        <w:r>
          <w:t xml:space="preserve"> </w:t>
        </w:r>
      </w:ins>
      <w:ins w:id="1578" w:author="usher" w:date="2026-03-23T20:22:00Z">
        <w:del w:id="1579" w:author="CCAM" w:date="2026-09-27T22:02:00Z">
          <w:r w:rsidR="0000121B" w:rsidRPr="000F026B" w:rsidDel="002C79BC">
            <w:delText>The study location was in Ibadan metropolis. Ibadan, the captal of Oyo-State, has an estimated population of approximately 4,144,130 (United Nations, 2025). This estimate reflects a 3.49% annual growth rate, consistent with Ibadan’s status as one of the fastest-growing cities in sub-Saharan Africa.</w:delText>
          </w:r>
        </w:del>
        <w:del w:id="1580" w:author="CCAM" w:date="2026-09-27T22:03:00Z">
          <w:r w:rsidR="0000121B" w:rsidRPr="000F026B" w:rsidDel="002C79BC">
            <w:delText xml:space="preserve"> </w:delText>
          </w:r>
        </w:del>
        <w:r w:rsidR="0000121B" w:rsidRPr="000F026B">
          <w:t>It houses many religious institutions such as churches, mosques and traditional worship places and this makes it suitable location for training church adolescent educators. Ibadan metropolis is made up of five urban local government areas which are; Ibadan North, Ibadan North East, Ibadan North West, Ibadan South East and Ibadan South West (</w:t>
        </w:r>
        <w:proofErr w:type="spellStart"/>
        <w:r w:rsidR="0000121B" w:rsidRPr="000F026B">
          <w:t>Obayelu</w:t>
        </w:r>
        <w:proofErr w:type="spellEnd"/>
        <w:r w:rsidR="0000121B" w:rsidRPr="000F026B">
          <w:t>, 2018). These local government areas have Yoruba ethnic group, one of the three major groups in Nigeria as the principal inhabitants of the locality. Ibadan metropolis, being an urban area is suitable for this study because of the diverse challenges that urbanization brings to the general population buts more importantly, to adolescents in terms of mental health (</w:t>
        </w:r>
        <w:proofErr w:type="spellStart"/>
        <w:r w:rsidR="0000121B" w:rsidRPr="000F026B">
          <w:t>Mmari</w:t>
        </w:r>
        <w:proofErr w:type="spellEnd"/>
        <w:r w:rsidR="0000121B" w:rsidRPr="000F026B">
          <w:t xml:space="preserve">, Blum, </w:t>
        </w:r>
        <w:proofErr w:type="spellStart"/>
        <w:r w:rsidR="0000121B" w:rsidRPr="000F026B">
          <w:t>Sonenstein</w:t>
        </w:r>
        <w:proofErr w:type="spellEnd"/>
        <w:r w:rsidR="0000121B" w:rsidRPr="000F026B">
          <w:t xml:space="preserve">, Marshall, </w:t>
        </w:r>
        <w:proofErr w:type="spellStart"/>
        <w:r w:rsidR="0000121B" w:rsidRPr="000F026B">
          <w:t>Brahmbhatt</w:t>
        </w:r>
        <w:proofErr w:type="spellEnd"/>
        <w:r w:rsidR="0000121B" w:rsidRPr="000F026B">
          <w:t>, Venables, Delany-</w:t>
        </w:r>
        <w:proofErr w:type="spellStart"/>
        <w:r w:rsidR="0000121B" w:rsidRPr="000F026B">
          <w:t>Moretlwe</w:t>
        </w:r>
        <w:proofErr w:type="spellEnd"/>
        <w:r w:rsidR="0000121B" w:rsidRPr="000F026B">
          <w:t xml:space="preserve">, Lou, Gao, Acharya, </w:t>
        </w:r>
        <w:proofErr w:type="spellStart"/>
        <w:r w:rsidR="0000121B" w:rsidRPr="000F026B">
          <w:t>Jejeebhoy</w:t>
        </w:r>
        <w:proofErr w:type="spellEnd"/>
        <w:r w:rsidR="0000121B" w:rsidRPr="000F026B">
          <w:t xml:space="preserve"> and </w:t>
        </w:r>
        <w:proofErr w:type="spellStart"/>
        <w:r w:rsidR="0000121B" w:rsidRPr="000F026B">
          <w:t>Sangowawa</w:t>
        </w:r>
        <w:proofErr w:type="spellEnd"/>
        <w:r w:rsidR="0000121B" w:rsidRPr="000F026B">
          <w:t xml:space="preserve"> 2014). </w:t>
        </w:r>
      </w:ins>
    </w:p>
    <w:p w14:paraId="2E1FC637" w14:textId="1ECB07EB" w:rsidR="0000121B" w:rsidRPr="000F026B" w:rsidRDefault="0000121B" w:rsidP="0000121B">
      <w:pPr>
        <w:pStyle w:val="BodyText"/>
        <w:spacing w:before="60" w:line="360" w:lineRule="auto"/>
        <w:ind w:left="0" w:right="132"/>
        <w:jc w:val="both"/>
        <w:rPr>
          <w:ins w:id="1581" w:author="usher" w:date="2026-03-23T20:22:00Z"/>
          <w:rPrChange w:id="1582" w:author="usher" w:date="2026-06-05T05:43:00Z">
            <w:rPr>
              <w:ins w:id="1583" w:author="usher" w:date="2026-03-23T20:22:00Z"/>
              <w:b/>
              <w:bCs/>
            </w:rPr>
          </w:rPrChange>
        </w:rPr>
      </w:pPr>
      <w:bookmarkStart w:id="1584" w:name="_Hlk237508165"/>
      <w:bookmarkEnd w:id="1570"/>
      <w:ins w:id="1585" w:author="usher" w:date="2026-03-23T20:22:00Z">
        <w:r w:rsidRPr="000F026B">
          <w:t>Ibadan South West Local Government Area (LGA)</w:t>
        </w:r>
      </w:ins>
      <w:ins w:id="1586" w:author="usher" w:date="2026-06-05T05:35:00Z">
        <w:r w:rsidR="00F27EEA" w:rsidRPr="000F026B">
          <w:t xml:space="preserve"> o</w:t>
        </w:r>
      </w:ins>
      <w:ins w:id="1587" w:author="usher" w:date="2026-03-23T20:22:00Z">
        <w:r w:rsidRPr="000F026B">
          <w:t xml:space="preserve">ccupies about 244.55 square kilometers, making it one of the largest local government areas in Oyo-state. It has an estimated population of 283,098 based on the result of the 2006 population Census. The LGA has five political districts and the headquarters is located at </w:t>
        </w:r>
        <w:proofErr w:type="spellStart"/>
        <w:r w:rsidRPr="000F026B">
          <w:t>Oluyole</w:t>
        </w:r>
        <w:proofErr w:type="spellEnd"/>
        <w:r w:rsidRPr="000F026B">
          <w:t xml:space="preserve"> Estate. It is one of the most economically viable LGAs in Oyo-State. The principal inhabitants of the locality are the Yoruba people. The Local Government Area also</w:t>
        </w:r>
      </w:ins>
      <w:ins w:id="1588" w:author="usher" w:date="2026-06-05T05:36:00Z">
        <w:r w:rsidR="002251AA" w:rsidRPr="000F026B">
          <w:t xml:space="preserve"> houses industries, educational institutions, as well as several religious c</w:t>
        </w:r>
      </w:ins>
      <w:ins w:id="1589" w:author="usher" w:date="2026-06-05T05:37:00Z">
        <w:r w:rsidR="002251AA" w:rsidRPr="000F026B">
          <w:t xml:space="preserve">enters including churches and mosques. </w:t>
        </w:r>
      </w:ins>
      <w:ins w:id="1590" w:author="usher" w:date="2026-03-23T20:22:00Z">
        <w:r w:rsidRPr="000F026B">
          <w:rPr>
            <w:shd w:val="clear" w:color="auto" w:fill="00FF00"/>
          </w:rPr>
          <w:t xml:space="preserve">This study was carried out in Ibadan South West Local Government Area which was chosen because of established relationships with churches in the area, making access to participants and data collection more </w:t>
        </w:r>
        <w:bookmarkEnd w:id="1584"/>
        <w:r w:rsidRPr="000F026B">
          <w:rPr>
            <w:shd w:val="clear" w:color="auto" w:fill="00FF00"/>
          </w:rPr>
          <w:t xml:space="preserve">feasible. </w:t>
        </w:r>
      </w:ins>
    </w:p>
    <w:p w14:paraId="4E447F74" w14:textId="77777777" w:rsidR="009A4657" w:rsidRPr="000F026B" w:rsidRDefault="009A4657">
      <w:pPr>
        <w:spacing w:line="360" w:lineRule="auto"/>
        <w:jc w:val="both"/>
        <w:rPr>
          <w:rFonts w:ascii="Times New Roman" w:hAnsi="Times New Roman"/>
          <w:b/>
          <w:sz w:val="24"/>
          <w:szCs w:val="24"/>
        </w:rPr>
      </w:pPr>
    </w:p>
    <w:p w14:paraId="34DA5B4F" w14:textId="21DB8CD9" w:rsidR="009A4657" w:rsidRPr="000F026B" w:rsidRDefault="001A30E1">
      <w:pPr>
        <w:spacing w:line="360" w:lineRule="auto"/>
        <w:jc w:val="both"/>
        <w:rPr>
          <w:rFonts w:ascii="Times New Roman" w:hAnsi="Times New Roman"/>
          <w:b/>
          <w:sz w:val="24"/>
          <w:szCs w:val="24"/>
        </w:rPr>
      </w:pPr>
      <w:bookmarkStart w:id="1591" w:name="_Hlk237508276"/>
      <w:r w:rsidRPr="000F026B">
        <w:rPr>
          <w:rFonts w:ascii="Times New Roman" w:hAnsi="Times New Roman"/>
          <w:b/>
          <w:sz w:val="24"/>
          <w:szCs w:val="24"/>
        </w:rPr>
        <w:t>3.</w:t>
      </w:r>
      <w:ins w:id="1592" w:author="usher" w:date="2026-06-05T05:42:00Z">
        <w:r w:rsidR="00065998" w:rsidRPr="000F026B">
          <w:rPr>
            <w:rFonts w:ascii="Times New Roman" w:hAnsi="Times New Roman"/>
            <w:b/>
            <w:sz w:val="24"/>
            <w:szCs w:val="24"/>
          </w:rPr>
          <w:t>2</w:t>
        </w:r>
      </w:ins>
      <w:del w:id="1593" w:author="usher" w:date="2026-06-05T05:41:00Z">
        <w:r w:rsidRPr="000F026B" w:rsidDel="00065998">
          <w:rPr>
            <w:rFonts w:ascii="Times New Roman" w:hAnsi="Times New Roman"/>
            <w:b/>
            <w:sz w:val="24"/>
            <w:szCs w:val="24"/>
          </w:rPr>
          <w:delText>2</w:delText>
        </w:r>
      </w:del>
      <w:r w:rsidRPr="000F026B">
        <w:rPr>
          <w:rFonts w:ascii="Times New Roman" w:hAnsi="Times New Roman"/>
          <w:b/>
          <w:sz w:val="24"/>
          <w:szCs w:val="24"/>
        </w:rPr>
        <w:t xml:space="preserve"> </w:t>
      </w:r>
      <w:del w:id="1594" w:author="usher" w:date="2026-03-20T03:42:00Z">
        <w:r w:rsidRPr="000F026B" w:rsidDel="00C35428">
          <w:rPr>
            <w:rFonts w:ascii="Times New Roman" w:hAnsi="Times New Roman"/>
            <w:b/>
            <w:sz w:val="24"/>
            <w:szCs w:val="24"/>
          </w:rPr>
          <w:delText xml:space="preserve">Research </w:delText>
        </w:r>
      </w:del>
      <w:ins w:id="1595" w:author="usher" w:date="2026-03-20T03:42:00Z">
        <w:r w:rsidR="00C35428" w:rsidRPr="000F026B">
          <w:rPr>
            <w:rFonts w:ascii="Times New Roman" w:hAnsi="Times New Roman"/>
            <w:b/>
            <w:sz w:val="24"/>
            <w:szCs w:val="24"/>
          </w:rPr>
          <w:t xml:space="preserve">Study </w:t>
        </w:r>
      </w:ins>
      <w:r w:rsidRPr="000F026B">
        <w:rPr>
          <w:rFonts w:ascii="Times New Roman" w:hAnsi="Times New Roman"/>
          <w:b/>
          <w:sz w:val="24"/>
          <w:szCs w:val="24"/>
        </w:rPr>
        <w:t>Design</w:t>
      </w:r>
      <w:bookmarkEnd w:id="1591"/>
    </w:p>
    <w:p w14:paraId="37EDBB31" w14:textId="42DC983B" w:rsidR="009A4657" w:rsidRPr="000F026B" w:rsidRDefault="009005C0">
      <w:pPr>
        <w:pStyle w:val="BodyText"/>
        <w:spacing w:before="60" w:line="360" w:lineRule="auto"/>
        <w:ind w:left="0" w:right="132"/>
        <w:jc w:val="both"/>
      </w:pPr>
      <w:bookmarkStart w:id="1596" w:name="_Hlk237508286"/>
      <w:ins w:id="1597" w:author="usher" w:date="2026-03-23T20:06:00Z">
        <w:r w:rsidRPr="000F026B">
          <w:t xml:space="preserve">The study </w:t>
        </w:r>
        <w:proofErr w:type="spellStart"/>
        <w:r w:rsidRPr="000F026B">
          <w:t>utilises</w:t>
        </w:r>
        <w:proofErr w:type="spellEnd"/>
        <w:r w:rsidRPr="000F026B">
          <w:t xml:space="preserve"> a quasi-experimental one-group pre-test–post-test design to assess the effectiveness of the mental health training </w:t>
        </w:r>
        <w:proofErr w:type="spellStart"/>
        <w:r w:rsidRPr="000F026B">
          <w:t>programme</w:t>
        </w:r>
      </w:ins>
      <w:proofErr w:type="spellEnd"/>
      <w:del w:id="1598" w:author="usher" w:date="2026-03-23T20:06:00Z">
        <w:r w:rsidR="001A30E1" w:rsidRPr="000F026B" w:rsidDel="009005C0">
          <w:delText>The study employs a pre-test and post-test approach to</w:delText>
        </w:r>
        <w:r w:rsidR="001A30E1" w:rsidRPr="000F026B" w:rsidDel="009005C0">
          <w:rPr>
            <w:spacing w:val="1"/>
          </w:rPr>
          <w:delText xml:space="preserve"> </w:delText>
        </w:r>
        <w:r w:rsidR="001A30E1" w:rsidRPr="000F026B" w:rsidDel="009005C0">
          <w:delText>evaluate the effectiveness of the mental health training programme</w:delText>
        </w:r>
      </w:del>
      <w:r w:rsidR="001A30E1" w:rsidRPr="000F026B">
        <w:t>. This design allows for the</w:t>
      </w:r>
      <w:r w:rsidR="001A30E1" w:rsidRPr="000F026B">
        <w:rPr>
          <w:spacing w:val="1"/>
        </w:rPr>
        <w:t xml:space="preserve"> </w:t>
      </w:r>
      <w:r w:rsidR="001A30E1" w:rsidRPr="000F026B">
        <w:t xml:space="preserve">comparison of participants’ knowledge and skills before and after the intervention. The pre-test measures </w:t>
      </w:r>
      <w:ins w:id="1599" w:author="usher" w:date="2026-08-13T07:50:00Z">
        <w:r w:rsidR="001A4396">
          <w:t>6</w:t>
        </w:r>
      </w:ins>
      <w:r w:rsidR="001A30E1" w:rsidRPr="000F026B">
        <w:t>the baseline knowledge and skills   of the adolescent educators, while the</w:t>
      </w:r>
      <w:r w:rsidR="001A30E1" w:rsidRPr="000F026B">
        <w:rPr>
          <w:spacing w:val="1"/>
        </w:rPr>
        <w:t xml:space="preserve"> </w:t>
      </w:r>
      <w:r w:rsidR="001A30E1" w:rsidRPr="000F026B">
        <w:t>post-test assesses changes after the training.</w:t>
      </w:r>
    </w:p>
    <w:p w14:paraId="36332A4E" w14:textId="77777777" w:rsidR="009A4657" w:rsidRPr="000F026B" w:rsidRDefault="001A30E1">
      <w:pPr>
        <w:pStyle w:val="BodyText"/>
        <w:spacing w:before="60" w:line="360" w:lineRule="auto"/>
        <w:ind w:left="0" w:right="132"/>
        <w:jc w:val="both"/>
      </w:pPr>
      <w:r w:rsidRPr="000F026B">
        <w:t xml:space="preserve">This approach </w:t>
      </w:r>
      <w:r w:rsidRPr="000F026B">
        <w:rPr>
          <w:spacing w:val="1"/>
        </w:rPr>
        <w:t xml:space="preserve">was </w:t>
      </w:r>
      <w:r w:rsidRPr="000F026B">
        <w:t>chosen</w:t>
      </w:r>
      <w:r w:rsidRPr="000F026B">
        <w:rPr>
          <w:spacing w:val="1"/>
        </w:rPr>
        <w:t xml:space="preserve"> </w:t>
      </w:r>
      <w:r w:rsidRPr="000F026B">
        <w:t>because</w:t>
      </w:r>
      <w:r w:rsidRPr="000F026B">
        <w:rPr>
          <w:spacing w:val="1"/>
        </w:rPr>
        <w:t xml:space="preserve"> </w:t>
      </w:r>
      <w:r w:rsidRPr="000F026B">
        <w:t>it</w:t>
      </w:r>
      <w:r w:rsidRPr="000F026B">
        <w:rPr>
          <w:spacing w:val="1"/>
        </w:rPr>
        <w:t xml:space="preserve"> </w:t>
      </w:r>
      <w:r w:rsidRPr="000F026B">
        <w:t>is</w:t>
      </w:r>
      <w:r w:rsidRPr="000F026B">
        <w:rPr>
          <w:spacing w:val="1"/>
        </w:rPr>
        <w:t xml:space="preserve"> </w:t>
      </w:r>
      <w:r w:rsidRPr="000F026B">
        <w:t>well-suited</w:t>
      </w:r>
      <w:r w:rsidRPr="000F026B">
        <w:rPr>
          <w:spacing w:val="1"/>
        </w:rPr>
        <w:t xml:space="preserve"> </w:t>
      </w:r>
      <w:r w:rsidRPr="000F026B">
        <w:t>to</w:t>
      </w:r>
      <w:r w:rsidRPr="000F026B">
        <w:rPr>
          <w:spacing w:val="1"/>
        </w:rPr>
        <w:t xml:space="preserve"> </w:t>
      </w:r>
      <w:r w:rsidRPr="000F026B">
        <w:t>educational</w:t>
      </w:r>
      <w:r w:rsidRPr="000F026B">
        <w:rPr>
          <w:spacing w:val="1"/>
        </w:rPr>
        <w:t xml:space="preserve"> </w:t>
      </w:r>
      <w:r w:rsidRPr="000F026B">
        <w:t>and</w:t>
      </w:r>
      <w:r w:rsidRPr="000F026B">
        <w:rPr>
          <w:spacing w:val="1"/>
        </w:rPr>
        <w:t xml:space="preserve"> </w:t>
      </w:r>
      <w:r w:rsidRPr="000F026B">
        <w:t>intervention studies where random assignment may not be feasible. The study does not include a</w:t>
      </w:r>
      <w:r w:rsidRPr="000F026B">
        <w:rPr>
          <w:spacing w:val="1"/>
        </w:rPr>
        <w:t xml:space="preserve"> </w:t>
      </w:r>
      <w:r w:rsidRPr="000F026B">
        <w:t>control group, as the primary aim is to assess the improvement within the experimental group.</w:t>
      </w:r>
    </w:p>
    <w:bookmarkEnd w:id="1596"/>
    <w:p w14:paraId="63EAD491" w14:textId="77777777" w:rsidR="009A4657" w:rsidRPr="000F026B" w:rsidRDefault="009A4657">
      <w:pPr>
        <w:pStyle w:val="BodyText"/>
        <w:spacing w:before="60" w:line="360" w:lineRule="auto"/>
        <w:ind w:left="0" w:right="132"/>
        <w:jc w:val="both"/>
      </w:pPr>
    </w:p>
    <w:p w14:paraId="42E99D89" w14:textId="681FDB3B" w:rsidR="009A4657" w:rsidRPr="000F026B" w:rsidDel="0000121B" w:rsidRDefault="001A30E1">
      <w:pPr>
        <w:pStyle w:val="BodyText"/>
        <w:numPr>
          <w:ilvl w:val="1"/>
          <w:numId w:val="12"/>
        </w:numPr>
        <w:spacing w:line="360" w:lineRule="auto"/>
        <w:ind w:right="130"/>
        <w:jc w:val="both"/>
        <w:rPr>
          <w:del w:id="1600" w:author="usher" w:date="2026-03-23T20:22:00Z"/>
          <w:b/>
        </w:rPr>
      </w:pPr>
      <w:del w:id="1601" w:author="usher" w:date="2026-03-23T20:22:00Z">
        <w:r w:rsidRPr="000F026B" w:rsidDel="0000121B">
          <w:rPr>
            <w:b/>
          </w:rPr>
          <w:delText xml:space="preserve">Study </w:delText>
        </w:r>
      </w:del>
      <w:del w:id="1602" w:author="usher" w:date="2026-03-23T20:07:00Z">
        <w:r w:rsidRPr="000F026B" w:rsidDel="00B03222">
          <w:rPr>
            <w:b/>
          </w:rPr>
          <w:delText>Area</w:delText>
        </w:r>
      </w:del>
    </w:p>
    <w:p w14:paraId="174D68F7" w14:textId="0F5D7790" w:rsidR="009A4657" w:rsidRPr="000F026B" w:rsidDel="0000121B" w:rsidRDefault="001A30E1">
      <w:pPr>
        <w:pStyle w:val="BodyText"/>
        <w:spacing w:before="60" w:line="360" w:lineRule="auto"/>
        <w:ind w:left="0" w:right="132"/>
        <w:jc w:val="both"/>
        <w:rPr>
          <w:del w:id="1603" w:author="usher" w:date="2026-03-23T20:22:00Z"/>
        </w:rPr>
      </w:pPr>
      <w:del w:id="1604" w:author="usher" w:date="2026-03-23T20:22:00Z">
        <w:r w:rsidRPr="000F026B" w:rsidDel="0000121B">
          <w:delText xml:space="preserve">The study location was in Ibadan metropolis. Ibadan, the captal of Oyo-State, has an estimated population of approximately 4,144,130 (United Nations, 2025). This estimate reflects a 3.49% annual growth rate, consistent with Ibadan’s status as one of the fastest-growing cities in sub-Saharan Africa. It houses many religious institutions such as churches, mosques and traditional worship places and this makes it suitable location for training church adolescent educators. Ibadan metropolis is made up of five urban local government areas which are; Ibadan North, Ibadan North East, Ibadan North West, Ibadan South East and Ibadan South West (Obayelu, 2018). These local government areas have Yoruba ethnic group, one of the three major groups in Nigeria as the principal inhabitants of the locality. Ibadan metropolis, being an urban area is suitable for this study because of the diverse challenges that urbanization brings to the general population buts more importantly, to adolescents in terms of mental health (Mmari, Blum, Sonenstein, Marshall, Brahmbhatt, Venables, Delany-Moretlwe, Lou, Gao, Acharya, Jejeebhoy and Sangowawa 2014). </w:delText>
        </w:r>
      </w:del>
    </w:p>
    <w:p w14:paraId="0FC07731" w14:textId="606E9B22" w:rsidR="009A4657" w:rsidRPr="000F026B" w:rsidDel="00C75731" w:rsidRDefault="001A30E1">
      <w:pPr>
        <w:pStyle w:val="BodyText"/>
        <w:spacing w:before="60" w:line="360" w:lineRule="auto"/>
        <w:ind w:left="0" w:right="132"/>
        <w:jc w:val="both"/>
        <w:rPr>
          <w:del w:id="1605" w:author="usher" w:date="2026-03-23T20:08:00Z"/>
          <w:shd w:val="clear" w:color="auto" w:fill="00FF00"/>
        </w:rPr>
      </w:pPr>
      <w:del w:id="1606" w:author="usher" w:date="2026-03-23T20:22:00Z">
        <w:r w:rsidRPr="000F026B" w:rsidDel="0000121B">
          <w:delText>Ibadan South West Local Government Area (LGA), was established on the 27</w:delText>
        </w:r>
        <w:r w:rsidRPr="000F026B" w:rsidDel="0000121B">
          <w:rPr>
            <w:vertAlign w:val="superscript"/>
          </w:rPr>
          <w:delText>th</w:delText>
        </w:r>
        <w:r w:rsidRPr="000F026B" w:rsidDel="0000121B">
          <w:delText xml:space="preserve"> of August, 1991 and it occupies about 244.55 square kilometers, making it one of the largest local government areas in Oyo-state. It has an estimated population of 283,098 based on the result of the 2006 population Census. The LGA has five political districts and the headquarters is located at Oluyole Estate. It is one of the most economically viable LGAs in Oyo-State. The principal inhabitants of the locality are the Yoruba people. The Local Government Area also has the largest share of industries and companies in Oyo-state, some of which include Sumal Foods Ltd. and Yale foods Ltd. It also houses educational institutions and several public/private primary and secondary schools as well as religious centres and mosques. </w:delText>
        </w:r>
        <w:r w:rsidR="00C8430B" w:rsidRPr="000F026B" w:rsidDel="0000121B">
          <w:rPr>
            <w:shd w:val="clear" w:color="auto" w:fill="00FF00"/>
          </w:rPr>
          <w:delText xml:space="preserve">This study was carried out in Ibadan South West Local Government Area which was chosen because of established relationships with churches in the area, making access to participants and data collection more feasible. </w:delText>
        </w:r>
      </w:del>
      <w:del w:id="1607" w:author="usher" w:date="2026-02-14T04:02:00Z">
        <w:r w:rsidR="00C8430B" w:rsidRPr="000F026B" w:rsidDel="00A608D0">
          <w:rPr>
            <w:shd w:val="clear" w:color="auto" w:fill="00FF00"/>
          </w:rPr>
          <w:delText xml:space="preserve"> </w:delText>
        </w:r>
      </w:del>
      <w:ins w:id="1608" w:author="BELLA- AWUSAH, TOLULOPE (PGR)" w:date="2026-01-29T15:19:00Z">
        <w:del w:id="1609" w:author="usher" w:date="2026-03-23T20:08:00Z">
          <w:r w:rsidR="008427D7" w:rsidRPr="000F026B" w:rsidDel="00C75731">
            <w:rPr>
              <w:shd w:val="clear" w:color="auto" w:fill="00FF00"/>
            </w:rPr>
            <w:delText xml:space="preserve"> </w:delText>
          </w:r>
          <w:r w:rsidR="008427D7" w:rsidRPr="000F026B" w:rsidDel="00C75731">
            <w:rPr>
              <w:b/>
              <w:bCs/>
              <w:shd w:val="clear" w:color="auto" w:fill="00FF00"/>
              <w:rPrChange w:id="1610" w:author="usher" w:date="2026-06-05T05:43:00Z">
                <w:rPr>
                  <w:shd w:val="clear" w:color="auto" w:fill="00FF00"/>
                </w:rPr>
              </w:rPrChange>
            </w:rPr>
            <w:delText xml:space="preserve">You  need to describe the churches and their youth activities a bit </w:delText>
          </w:r>
        </w:del>
      </w:ins>
      <w:ins w:id="1611" w:author="BELLA- AWUSAH, TOLULOPE (PGR)" w:date="2026-01-29T15:20:00Z">
        <w:del w:id="1612" w:author="usher" w:date="2026-03-23T20:08:00Z">
          <w:r w:rsidR="008427D7" w:rsidRPr="000F026B" w:rsidDel="00C75731">
            <w:rPr>
              <w:b/>
              <w:bCs/>
              <w:shd w:val="clear" w:color="auto" w:fill="00FF00"/>
              <w:rPrChange w:id="1613" w:author="usher" w:date="2026-06-05T05:43:00Z">
                <w:rPr>
                  <w:shd w:val="clear" w:color="auto" w:fill="00FF00"/>
                </w:rPr>
              </w:rPrChange>
            </w:rPr>
            <w:delText>more.</w:delText>
          </w:r>
        </w:del>
      </w:ins>
    </w:p>
    <w:p w14:paraId="65A953C3" w14:textId="77777777" w:rsidR="009A4657" w:rsidRPr="000F026B" w:rsidDel="001631DD" w:rsidRDefault="009A4657">
      <w:pPr>
        <w:pStyle w:val="BodyText"/>
        <w:spacing w:before="60" w:line="360" w:lineRule="auto"/>
        <w:ind w:left="0" w:right="132"/>
        <w:jc w:val="both"/>
        <w:rPr>
          <w:del w:id="1614" w:author="CCAM" w:date="2026-09-27T22:06:00Z"/>
        </w:rPr>
      </w:pPr>
    </w:p>
    <w:p w14:paraId="2BFF4C30" w14:textId="74B382CD" w:rsidR="009A4657" w:rsidRPr="000F026B" w:rsidRDefault="001A30E1">
      <w:pPr>
        <w:spacing w:line="360" w:lineRule="auto"/>
        <w:jc w:val="both"/>
        <w:rPr>
          <w:rFonts w:ascii="Times New Roman" w:hAnsi="Times New Roman"/>
          <w:b/>
          <w:sz w:val="24"/>
          <w:szCs w:val="24"/>
        </w:rPr>
      </w:pPr>
      <w:bookmarkStart w:id="1615" w:name="_Hlk237508304"/>
      <w:r w:rsidRPr="000F026B">
        <w:rPr>
          <w:rFonts w:ascii="Times New Roman" w:hAnsi="Times New Roman"/>
          <w:b/>
          <w:sz w:val="24"/>
          <w:szCs w:val="24"/>
        </w:rPr>
        <w:t>3.</w:t>
      </w:r>
      <w:ins w:id="1616" w:author="usher" w:date="2026-06-05T05:42:00Z">
        <w:r w:rsidR="00065998" w:rsidRPr="000F026B">
          <w:rPr>
            <w:rFonts w:ascii="Times New Roman" w:hAnsi="Times New Roman"/>
            <w:b/>
            <w:sz w:val="24"/>
            <w:szCs w:val="24"/>
          </w:rPr>
          <w:t>3</w:t>
        </w:r>
      </w:ins>
      <w:del w:id="1617" w:author="usher" w:date="2026-03-23T20:28:00Z">
        <w:r w:rsidRPr="000F026B" w:rsidDel="00E13067">
          <w:rPr>
            <w:rFonts w:ascii="Times New Roman" w:hAnsi="Times New Roman"/>
            <w:b/>
            <w:sz w:val="24"/>
            <w:szCs w:val="24"/>
          </w:rPr>
          <w:delText>4</w:delText>
        </w:r>
      </w:del>
      <w:r w:rsidRPr="000F026B">
        <w:rPr>
          <w:rFonts w:ascii="Times New Roman" w:hAnsi="Times New Roman"/>
          <w:b/>
          <w:sz w:val="24"/>
          <w:szCs w:val="24"/>
        </w:rPr>
        <w:t xml:space="preserve"> </w:t>
      </w:r>
      <w:ins w:id="1618" w:author="usher" w:date="2026-03-20T03:43:00Z">
        <w:r w:rsidR="00DD4F59" w:rsidRPr="000F026B">
          <w:rPr>
            <w:rFonts w:ascii="Times New Roman" w:hAnsi="Times New Roman"/>
            <w:b/>
            <w:sz w:val="24"/>
            <w:szCs w:val="24"/>
          </w:rPr>
          <w:t xml:space="preserve">Study </w:t>
        </w:r>
      </w:ins>
      <w:r w:rsidRPr="000F026B">
        <w:rPr>
          <w:rFonts w:ascii="Times New Roman" w:hAnsi="Times New Roman"/>
          <w:b/>
          <w:sz w:val="24"/>
          <w:szCs w:val="24"/>
        </w:rPr>
        <w:t xml:space="preserve">Population </w:t>
      </w:r>
    </w:p>
    <w:p w14:paraId="7C1A99F0" w14:textId="7311FC35" w:rsidR="009A4657" w:rsidRPr="000F026B" w:rsidRDefault="001A30E1">
      <w:pPr>
        <w:tabs>
          <w:tab w:val="left" w:pos="640"/>
        </w:tabs>
        <w:spacing w:before="42" w:line="360" w:lineRule="auto"/>
        <w:jc w:val="both"/>
        <w:rPr>
          <w:rFonts w:ascii="Times New Roman" w:hAnsi="Times New Roman"/>
          <w:sz w:val="24"/>
          <w:szCs w:val="24"/>
          <w:rPrChange w:id="1619" w:author="usher" w:date="2026-06-05T05:43:00Z">
            <w:rPr/>
          </w:rPrChange>
        </w:rPr>
      </w:pPr>
      <w:bookmarkStart w:id="1620" w:name="_Hlk237508314"/>
      <w:bookmarkEnd w:id="1615"/>
      <w:r w:rsidRPr="000F026B">
        <w:rPr>
          <w:rFonts w:ascii="Times New Roman" w:hAnsi="Times New Roman"/>
          <w:sz w:val="24"/>
          <w:szCs w:val="24"/>
        </w:rPr>
        <w:t>The target population for this study included religious educators in churches across Ibadan South West Local Government Area (LGA), Ibadan, Oyo State,</w:t>
      </w:r>
      <w:r w:rsidRPr="000F026B">
        <w:rPr>
          <w:rFonts w:ascii="Times New Roman" w:hAnsi="Times New Roman"/>
          <w:spacing w:val="1"/>
          <w:sz w:val="24"/>
          <w:szCs w:val="24"/>
        </w:rPr>
        <w:t xml:space="preserve"> </w:t>
      </w:r>
      <w:r w:rsidRPr="000F026B">
        <w:rPr>
          <w:rFonts w:ascii="Times New Roman" w:hAnsi="Times New Roman"/>
          <w:sz w:val="24"/>
          <w:szCs w:val="24"/>
        </w:rPr>
        <w:t>Nigeria.</w:t>
      </w:r>
      <w:r w:rsidRPr="000F026B">
        <w:rPr>
          <w:rFonts w:ascii="Times New Roman" w:hAnsi="Times New Roman"/>
          <w:spacing w:val="1"/>
          <w:sz w:val="24"/>
          <w:szCs w:val="24"/>
        </w:rPr>
        <w:t xml:space="preserve"> </w:t>
      </w:r>
      <w:r w:rsidRPr="000F026B">
        <w:rPr>
          <w:rFonts w:ascii="Times New Roman" w:hAnsi="Times New Roman"/>
          <w:sz w:val="24"/>
          <w:szCs w:val="24"/>
        </w:rPr>
        <w:t>These</w:t>
      </w:r>
      <w:r w:rsidRPr="000F026B">
        <w:rPr>
          <w:rFonts w:ascii="Times New Roman" w:hAnsi="Times New Roman"/>
          <w:spacing w:val="1"/>
          <w:sz w:val="24"/>
          <w:szCs w:val="24"/>
        </w:rPr>
        <w:t xml:space="preserve"> </w:t>
      </w:r>
      <w:r w:rsidRPr="000F026B">
        <w:rPr>
          <w:rFonts w:ascii="Times New Roman" w:hAnsi="Times New Roman"/>
          <w:sz w:val="24"/>
          <w:szCs w:val="24"/>
        </w:rPr>
        <w:t>individuals</w:t>
      </w:r>
      <w:r w:rsidRPr="000F026B">
        <w:rPr>
          <w:rFonts w:ascii="Times New Roman" w:hAnsi="Times New Roman"/>
          <w:spacing w:val="1"/>
          <w:sz w:val="24"/>
          <w:szCs w:val="24"/>
        </w:rPr>
        <w:t xml:space="preserve"> </w:t>
      </w:r>
      <w:r w:rsidRPr="000F026B">
        <w:rPr>
          <w:rFonts w:ascii="Times New Roman" w:hAnsi="Times New Roman"/>
          <w:sz w:val="24"/>
          <w:szCs w:val="24"/>
        </w:rPr>
        <w:t>are</w:t>
      </w:r>
      <w:r w:rsidRPr="000F026B">
        <w:rPr>
          <w:rFonts w:ascii="Times New Roman" w:hAnsi="Times New Roman"/>
          <w:spacing w:val="1"/>
          <w:sz w:val="24"/>
          <w:szCs w:val="24"/>
        </w:rPr>
        <w:t xml:space="preserve"> </w:t>
      </w:r>
      <w:r w:rsidRPr="000F026B">
        <w:rPr>
          <w:rFonts w:ascii="Times New Roman" w:hAnsi="Times New Roman"/>
          <w:sz w:val="24"/>
          <w:szCs w:val="24"/>
        </w:rPr>
        <w:t>responsible</w:t>
      </w:r>
      <w:r w:rsidRPr="000F026B">
        <w:rPr>
          <w:rFonts w:ascii="Times New Roman" w:hAnsi="Times New Roman"/>
          <w:spacing w:val="1"/>
          <w:sz w:val="24"/>
          <w:szCs w:val="24"/>
        </w:rPr>
        <w:t xml:space="preserve"> </w:t>
      </w:r>
      <w:r w:rsidRPr="000F026B">
        <w:rPr>
          <w:rFonts w:ascii="Times New Roman" w:hAnsi="Times New Roman"/>
          <w:sz w:val="24"/>
          <w:szCs w:val="24"/>
        </w:rPr>
        <w:t>for</w:t>
      </w:r>
      <w:r w:rsidRPr="000F026B">
        <w:rPr>
          <w:rFonts w:ascii="Times New Roman" w:hAnsi="Times New Roman"/>
          <w:spacing w:val="1"/>
          <w:sz w:val="24"/>
          <w:szCs w:val="24"/>
        </w:rPr>
        <w:t xml:space="preserve"> </w:t>
      </w:r>
      <w:r w:rsidRPr="000F026B">
        <w:rPr>
          <w:rFonts w:ascii="Times New Roman" w:hAnsi="Times New Roman"/>
          <w:sz w:val="24"/>
          <w:szCs w:val="24"/>
        </w:rPr>
        <w:t>the</w:t>
      </w:r>
      <w:r w:rsidRPr="000F026B">
        <w:rPr>
          <w:rFonts w:ascii="Times New Roman" w:hAnsi="Times New Roman"/>
          <w:spacing w:val="1"/>
          <w:sz w:val="24"/>
          <w:szCs w:val="24"/>
        </w:rPr>
        <w:t xml:space="preserve"> </w:t>
      </w:r>
      <w:r w:rsidRPr="000F026B">
        <w:rPr>
          <w:rFonts w:ascii="Times New Roman" w:hAnsi="Times New Roman"/>
          <w:sz w:val="24"/>
          <w:szCs w:val="24"/>
        </w:rPr>
        <w:t>education</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mentorship</w:t>
      </w:r>
      <w:ins w:id="1621" w:author="CCAM" w:date="2026-09-27T22:06:00Z">
        <w:r w:rsidR="001631DD">
          <w:rPr>
            <w:rFonts w:ascii="Times New Roman" w:hAnsi="Times New Roman"/>
            <w:spacing w:val="60"/>
            <w:sz w:val="24"/>
            <w:szCs w:val="24"/>
          </w:rPr>
          <w:t xml:space="preserve"> </w:t>
        </w:r>
      </w:ins>
      <w:del w:id="1622" w:author="CCAM" w:date="2026-09-27T22:06:00Z">
        <w:r w:rsidRPr="000F026B" w:rsidDel="001631DD">
          <w:rPr>
            <w:rFonts w:ascii="Times New Roman" w:hAnsi="Times New Roman"/>
            <w:spacing w:val="60"/>
            <w:sz w:val="24"/>
            <w:szCs w:val="24"/>
          </w:rPr>
          <w:delText xml:space="preserve"> </w:delText>
        </w:r>
      </w:del>
      <w:r w:rsidRPr="000F026B">
        <w:rPr>
          <w:rFonts w:ascii="Times New Roman" w:hAnsi="Times New Roman"/>
          <w:sz w:val="24"/>
          <w:szCs w:val="24"/>
        </w:rPr>
        <w:t xml:space="preserve">of </w:t>
      </w:r>
      <w:del w:id="1623" w:author="CCAM" w:date="2026-09-27T22:06:00Z">
        <w:r w:rsidRPr="000F026B" w:rsidDel="001631DD">
          <w:rPr>
            <w:rFonts w:ascii="Times New Roman" w:hAnsi="Times New Roman"/>
            <w:sz w:val="24"/>
            <w:szCs w:val="24"/>
          </w:rPr>
          <w:delText xml:space="preserve">adolescents </w:delText>
        </w:r>
        <w:r w:rsidRPr="000F026B" w:rsidDel="001631DD">
          <w:rPr>
            <w:rFonts w:ascii="Times New Roman" w:hAnsi="Times New Roman"/>
            <w:spacing w:val="-57"/>
            <w:sz w:val="24"/>
            <w:szCs w:val="24"/>
          </w:rPr>
          <w:delText xml:space="preserve"> </w:delText>
        </w:r>
        <w:r w:rsidRPr="000F026B" w:rsidDel="001631DD">
          <w:rPr>
            <w:rFonts w:ascii="Times New Roman" w:hAnsi="Times New Roman"/>
            <w:sz w:val="24"/>
            <w:szCs w:val="24"/>
          </w:rPr>
          <w:delText>within</w:delText>
        </w:r>
      </w:del>
      <w:ins w:id="1624" w:author="CCAM" w:date="2026-09-27T22:06:00Z">
        <w:r w:rsidR="001631DD" w:rsidRPr="000F026B">
          <w:rPr>
            <w:rFonts w:ascii="Times New Roman" w:hAnsi="Times New Roman"/>
            <w:sz w:val="24"/>
            <w:szCs w:val="24"/>
          </w:rPr>
          <w:t xml:space="preserve">adolescents </w:t>
        </w:r>
        <w:r w:rsidR="001631DD" w:rsidRPr="000F026B">
          <w:rPr>
            <w:rFonts w:ascii="Times New Roman" w:hAnsi="Times New Roman"/>
            <w:spacing w:val="-57"/>
            <w:sz w:val="24"/>
            <w:szCs w:val="24"/>
          </w:rPr>
          <w:t>within</w:t>
        </w:r>
      </w:ins>
      <w:r w:rsidRPr="000F026B">
        <w:rPr>
          <w:rFonts w:ascii="Times New Roman" w:hAnsi="Times New Roman"/>
          <w:sz w:val="24"/>
          <w:szCs w:val="24"/>
        </w:rPr>
        <w:t xml:space="preserve"> religious settings. The study focused on this group because they play a critical role in the</w:t>
      </w:r>
      <w:r w:rsidRPr="000F026B">
        <w:rPr>
          <w:rFonts w:ascii="Times New Roman" w:hAnsi="Times New Roman"/>
          <w:spacing w:val="1"/>
          <w:sz w:val="24"/>
          <w:szCs w:val="24"/>
        </w:rPr>
        <w:t xml:space="preserve"> </w:t>
      </w:r>
      <w:r w:rsidRPr="000F026B">
        <w:rPr>
          <w:rFonts w:ascii="Times New Roman" w:hAnsi="Times New Roman"/>
          <w:sz w:val="24"/>
          <w:szCs w:val="24"/>
        </w:rPr>
        <w:t>social</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emotional</w:t>
      </w:r>
      <w:r w:rsidRPr="000F026B">
        <w:rPr>
          <w:rFonts w:ascii="Times New Roman" w:hAnsi="Times New Roman"/>
          <w:spacing w:val="1"/>
          <w:sz w:val="24"/>
          <w:szCs w:val="24"/>
        </w:rPr>
        <w:t xml:space="preserve"> </w:t>
      </w:r>
      <w:r w:rsidRPr="000F026B">
        <w:rPr>
          <w:rFonts w:ascii="Times New Roman" w:hAnsi="Times New Roman"/>
          <w:sz w:val="24"/>
          <w:szCs w:val="24"/>
        </w:rPr>
        <w:t>development</w:t>
      </w:r>
      <w:r w:rsidRPr="000F026B">
        <w:rPr>
          <w:rFonts w:ascii="Times New Roman" w:hAnsi="Times New Roman"/>
          <w:spacing w:val="1"/>
          <w:sz w:val="24"/>
          <w:szCs w:val="24"/>
        </w:rPr>
        <w:t xml:space="preserve"> </w:t>
      </w:r>
      <w:r w:rsidRPr="000F026B">
        <w:rPr>
          <w:rFonts w:ascii="Times New Roman" w:hAnsi="Times New Roman"/>
          <w:sz w:val="24"/>
          <w:szCs w:val="24"/>
        </w:rPr>
        <w:t>of</w:t>
      </w:r>
      <w:r w:rsidRPr="000F026B">
        <w:rPr>
          <w:rFonts w:ascii="Times New Roman" w:hAnsi="Times New Roman"/>
          <w:spacing w:val="1"/>
          <w:sz w:val="24"/>
          <w:szCs w:val="24"/>
        </w:rPr>
        <w:t xml:space="preserve"> </w:t>
      </w:r>
      <w:del w:id="1625" w:author="usher" w:date="2026-06-05T05:39:00Z">
        <w:r w:rsidRPr="000F026B" w:rsidDel="00E83294">
          <w:rPr>
            <w:rFonts w:ascii="Times New Roman" w:hAnsi="Times New Roman"/>
            <w:sz w:val="24"/>
            <w:szCs w:val="24"/>
          </w:rPr>
          <w:delText>young</w:delText>
        </w:r>
        <w:r w:rsidRPr="000F026B" w:rsidDel="00E83294">
          <w:rPr>
            <w:rFonts w:ascii="Times New Roman" w:hAnsi="Times New Roman"/>
            <w:spacing w:val="1"/>
            <w:sz w:val="24"/>
            <w:szCs w:val="24"/>
          </w:rPr>
          <w:delText xml:space="preserve"> </w:delText>
        </w:r>
        <w:r w:rsidRPr="000F026B" w:rsidDel="00E83294">
          <w:rPr>
            <w:rFonts w:ascii="Times New Roman" w:hAnsi="Times New Roman"/>
            <w:sz w:val="24"/>
            <w:szCs w:val="24"/>
          </w:rPr>
          <w:delText>individuals</w:delText>
        </w:r>
      </w:del>
      <w:ins w:id="1626" w:author="usher" w:date="2026-06-05T05:39:00Z">
        <w:r w:rsidR="00E83294" w:rsidRPr="000F026B">
          <w:rPr>
            <w:rFonts w:ascii="Times New Roman" w:hAnsi="Times New Roman"/>
            <w:sz w:val="24"/>
            <w:szCs w:val="24"/>
          </w:rPr>
          <w:t>adolescents</w:t>
        </w:r>
      </w:ins>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are</w:t>
      </w:r>
      <w:r w:rsidRPr="000F026B">
        <w:rPr>
          <w:rFonts w:ascii="Times New Roman" w:hAnsi="Times New Roman"/>
          <w:spacing w:val="1"/>
          <w:sz w:val="24"/>
          <w:szCs w:val="24"/>
        </w:rPr>
        <w:t xml:space="preserve"> </w:t>
      </w:r>
      <w:r w:rsidRPr="000F026B">
        <w:rPr>
          <w:rFonts w:ascii="Times New Roman" w:hAnsi="Times New Roman"/>
          <w:sz w:val="24"/>
          <w:szCs w:val="24"/>
        </w:rPr>
        <w:t>well-positioned</w:t>
      </w:r>
      <w:r w:rsidRPr="000F026B">
        <w:rPr>
          <w:rFonts w:ascii="Times New Roman" w:hAnsi="Times New Roman"/>
          <w:spacing w:val="1"/>
          <w:sz w:val="24"/>
          <w:szCs w:val="24"/>
        </w:rPr>
        <w:t xml:space="preserve"> </w:t>
      </w:r>
      <w:r w:rsidRPr="000F026B">
        <w:rPr>
          <w:rFonts w:ascii="Times New Roman" w:hAnsi="Times New Roman"/>
          <w:sz w:val="24"/>
          <w:szCs w:val="24"/>
        </w:rPr>
        <w:t>to</w:t>
      </w:r>
      <w:r w:rsidRPr="000F026B">
        <w:rPr>
          <w:rFonts w:ascii="Times New Roman" w:hAnsi="Times New Roman"/>
          <w:spacing w:val="1"/>
          <w:sz w:val="24"/>
          <w:szCs w:val="24"/>
        </w:rPr>
        <w:t xml:space="preserve"> </w:t>
      </w:r>
      <w:del w:id="1627" w:author="CCAM" w:date="2026-09-27T22:06:00Z">
        <w:r w:rsidRPr="000F026B" w:rsidDel="001631DD">
          <w:rPr>
            <w:rFonts w:ascii="Times New Roman" w:hAnsi="Times New Roman"/>
            <w:sz w:val="24"/>
            <w:szCs w:val="24"/>
          </w:rPr>
          <w:delText xml:space="preserve">provide </w:delText>
        </w:r>
        <w:r w:rsidRPr="000F026B" w:rsidDel="001631DD">
          <w:rPr>
            <w:rFonts w:ascii="Times New Roman" w:hAnsi="Times New Roman"/>
            <w:spacing w:val="-57"/>
            <w:sz w:val="24"/>
            <w:szCs w:val="24"/>
          </w:rPr>
          <w:delText xml:space="preserve"> </w:delText>
        </w:r>
        <w:r w:rsidRPr="000F026B" w:rsidDel="001631DD">
          <w:rPr>
            <w:rFonts w:ascii="Times New Roman" w:hAnsi="Times New Roman"/>
            <w:sz w:val="24"/>
            <w:szCs w:val="24"/>
          </w:rPr>
          <w:delText>support</w:delText>
        </w:r>
      </w:del>
      <w:ins w:id="1628" w:author="CCAM" w:date="2026-09-27T22:06:00Z">
        <w:r w:rsidR="001631DD" w:rsidRPr="000F026B">
          <w:rPr>
            <w:rFonts w:ascii="Times New Roman" w:hAnsi="Times New Roman"/>
            <w:sz w:val="24"/>
            <w:szCs w:val="24"/>
          </w:rPr>
          <w:t xml:space="preserve">provide </w:t>
        </w:r>
        <w:r w:rsidR="001631DD" w:rsidRPr="000F026B">
          <w:rPr>
            <w:rFonts w:ascii="Times New Roman" w:hAnsi="Times New Roman"/>
            <w:spacing w:val="-57"/>
            <w:sz w:val="24"/>
            <w:szCs w:val="24"/>
          </w:rPr>
          <w:t>support</w:t>
        </w:r>
      </w:ins>
      <w:r w:rsidRPr="000F026B">
        <w:rPr>
          <w:rFonts w:ascii="Times New Roman" w:hAnsi="Times New Roman"/>
          <w:sz w:val="24"/>
          <w:szCs w:val="24"/>
        </w:rPr>
        <w:t xml:space="preserve"> for mental health screening. </w:t>
      </w:r>
      <w:bookmarkEnd w:id="1620"/>
    </w:p>
    <w:p w14:paraId="2390777D" w14:textId="2CC0D594" w:rsidR="009A4657" w:rsidRPr="003B664E" w:rsidRDefault="001A30E1">
      <w:pPr>
        <w:tabs>
          <w:tab w:val="left" w:pos="640"/>
        </w:tabs>
        <w:spacing w:before="42" w:line="360" w:lineRule="auto"/>
        <w:jc w:val="both"/>
        <w:rPr>
          <w:rFonts w:ascii="Times New Roman" w:hAnsi="Times New Roman"/>
          <w:b/>
          <w:bCs/>
          <w:sz w:val="24"/>
          <w:szCs w:val="24"/>
          <w:rPrChange w:id="1629" w:author="usher" w:date="2026-06-05T05:43:00Z">
            <w:rPr>
              <w:rFonts w:ascii="Times New Roman" w:hAnsi="Times New Roman"/>
              <w:sz w:val="24"/>
              <w:szCs w:val="24"/>
            </w:rPr>
          </w:rPrChange>
        </w:rPr>
      </w:pPr>
      <w:bookmarkStart w:id="1630" w:name="_Hlk237508332"/>
      <w:r w:rsidRPr="003B664E">
        <w:rPr>
          <w:rFonts w:ascii="Times New Roman" w:hAnsi="Times New Roman"/>
          <w:b/>
          <w:bCs/>
          <w:sz w:val="24"/>
          <w:szCs w:val="24"/>
          <w:rPrChange w:id="1631" w:author="usher" w:date="2026-06-05T05:43:00Z">
            <w:rPr>
              <w:rFonts w:ascii="Times New Roman" w:hAnsi="Times New Roman"/>
              <w:sz w:val="24"/>
              <w:szCs w:val="24"/>
            </w:rPr>
          </w:rPrChange>
        </w:rPr>
        <w:t>3.</w:t>
      </w:r>
      <w:ins w:id="1632" w:author="usher" w:date="2026-06-05T05:42:00Z">
        <w:r w:rsidR="000918DE" w:rsidRPr="003B664E">
          <w:rPr>
            <w:rFonts w:ascii="Times New Roman" w:hAnsi="Times New Roman"/>
            <w:b/>
            <w:bCs/>
            <w:sz w:val="24"/>
            <w:szCs w:val="24"/>
            <w:rPrChange w:id="1633" w:author="usher" w:date="2026-06-05T05:43:00Z">
              <w:rPr>
                <w:rFonts w:ascii="Times New Roman" w:hAnsi="Times New Roman"/>
                <w:sz w:val="24"/>
                <w:szCs w:val="24"/>
              </w:rPr>
            </w:rPrChange>
          </w:rPr>
          <w:t>3</w:t>
        </w:r>
      </w:ins>
      <w:del w:id="1634" w:author="usher" w:date="2026-06-05T05:42:00Z">
        <w:r w:rsidRPr="003B664E" w:rsidDel="000918DE">
          <w:rPr>
            <w:rFonts w:ascii="Times New Roman" w:hAnsi="Times New Roman"/>
            <w:b/>
            <w:bCs/>
            <w:sz w:val="24"/>
            <w:szCs w:val="24"/>
            <w:rPrChange w:id="1635" w:author="usher" w:date="2026-06-05T05:43:00Z">
              <w:rPr>
                <w:rFonts w:ascii="Times New Roman" w:hAnsi="Times New Roman"/>
                <w:sz w:val="24"/>
                <w:szCs w:val="24"/>
              </w:rPr>
            </w:rPrChange>
          </w:rPr>
          <w:delText>4</w:delText>
        </w:r>
      </w:del>
      <w:r w:rsidRPr="003B664E">
        <w:rPr>
          <w:rFonts w:ascii="Times New Roman" w:hAnsi="Times New Roman"/>
          <w:b/>
          <w:bCs/>
          <w:sz w:val="24"/>
          <w:szCs w:val="24"/>
          <w:rPrChange w:id="1636" w:author="usher" w:date="2026-06-05T05:43:00Z">
            <w:rPr>
              <w:rFonts w:ascii="Times New Roman" w:hAnsi="Times New Roman"/>
              <w:sz w:val="24"/>
              <w:szCs w:val="24"/>
            </w:rPr>
          </w:rPrChange>
        </w:rPr>
        <w:t>.1 Inclusion criteria</w:t>
      </w:r>
    </w:p>
    <w:bookmarkEnd w:id="1630"/>
    <w:p w14:paraId="7844AE14" w14:textId="38825293" w:rsidR="009A4657" w:rsidRPr="000F026B" w:rsidRDefault="001A30E1">
      <w:pPr>
        <w:tabs>
          <w:tab w:val="left" w:pos="640"/>
        </w:tabs>
        <w:spacing w:before="42" w:line="360" w:lineRule="auto"/>
        <w:jc w:val="both"/>
        <w:rPr>
          <w:rFonts w:ascii="Times New Roman" w:hAnsi="Times New Roman"/>
          <w:sz w:val="24"/>
          <w:szCs w:val="24"/>
        </w:rPr>
      </w:pPr>
      <w:r w:rsidRPr="000F026B">
        <w:rPr>
          <w:rFonts w:ascii="Times New Roman" w:hAnsi="Times New Roman"/>
          <w:sz w:val="24"/>
          <w:szCs w:val="24"/>
        </w:rPr>
        <w:t>1.</w:t>
      </w:r>
      <w:bookmarkStart w:id="1637" w:name="_Hlk237508349"/>
      <w:r w:rsidRPr="000F026B">
        <w:rPr>
          <w:rFonts w:ascii="Times New Roman" w:hAnsi="Times New Roman"/>
          <w:sz w:val="24"/>
          <w:szCs w:val="24"/>
        </w:rPr>
        <w:t xml:space="preserve"> Religious educators actively teaching </w:t>
      </w:r>
      <w:ins w:id="1638" w:author="usher" w:date="2026-03-23T20:08:00Z">
        <w:r w:rsidR="00C75731" w:rsidRPr="000F026B">
          <w:rPr>
            <w:rFonts w:ascii="Times New Roman" w:hAnsi="Times New Roman"/>
            <w:sz w:val="24"/>
            <w:szCs w:val="24"/>
          </w:rPr>
          <w:t>adolescent</w:t>
        </w:r>
      </w:ins>
      <w:ins w:id="1639" w:author="usher" w:date="2026-03-23T20:09:00Z">
        <w:r w:rsidR="00C75731" w:rsidRPr="000F026B">
          <w:rPr>
            <w:rFonts w:ascii="Times New Roman" w:hAnsi="Times New Roman"/>
            <w:sz w:val="24"/>
            <w:szCs w:val="24"/>
          </w:rPr>
          <w:t xml:space="preserve">s </w:t>
        </w:r>
      </w:ins>
      <w:r w:rsidRPr="000F026B">
        <w:rPr>
          <w:rFonts w:ascii="Times New Roman" w:hAnsi="Times New Roman"/>
          <w:sz w:val="24"/>
          <w:szCs w:val="24"/>
        </w:rPr>
        <w:t>in selected churches</w:t>
      </w:r>
      <w:bookmarkEnd w:id="1637"/>
    </w:p>
    <w:p w14:paraId="7DD733E4" w14:textId="69C58EAA" w:rsidR="009A4657" w:rsidRPr="000F026B" w:rsidDel="001A30E1" w:rsidRDefault="001A30E1">
      <w:pPr>
        <w:tabs>
          <w:tab w:val="left" w:pos="640"/>
        </w:tabs>
        <w:spacing w:before="42" w:line="360" w:lineRule="auto"/>
        <w:jc w:val="both"/>
        <w:rPr>
          <w:del w:id="1640" w:author="Microsoft account" w:date="2026-02-05T05:29:00Z"/>
          <w:rFonts w:ascii="Times New Roman" w:hAnsi="Times New Roman"/>
          <w:sz w:val="24"/>
          <w:szCs w:val="24"/>
        </w:rPr>
      </w:pPr>
      <w:r w:rsidRPr="000F026B">
        <w:rPr>
          <w:rFonts w:ascii="Times New Roman" w:hAnsi="Times New Roman"/>
          <w:sz w:val="24"/>
          <w:szCs w:val="24"/>
        </w:rPr>
        <w:t xml:space="preserve">2.  </w:t>
      </w:r>
      <w:bookmarkStart w:id="1641" w:name="_Hlk237508395"/>
      <w:r w:rsidRPr="000F026B">
        <w:rPr>
          <w:rFonts w:ascii="Times New Roman" w:hAnsi="Times New Roman"/>
          <w:sz w:val="24"/>
          <w:szCs w:val="24"/>
        </w:rPr>
        <w:t xml:space="preserve">Religious educators who were over 18 </w:t>
      </w:r>
      <w:proofErr w:type="gramStart"/>
      <w:r w:rsidRPr="000F026B">
        <w:rPr>
          <w:rFonts w:ascii="Times New Roman" w:hAnsi="Times New Roman"/>
          <w:sz w:val="24"/>
          <w:szCs w:val="24"/>
        </w:rPr>
        <w:t>year</w:t>
      </w:r>
      <w:proofErr w:type="gramEnd"/>
      <w:del w:id="1642" w:author="usher" w:date="2026-06-05T05:40:00Z">
        <w:r w:rsidRPr="000F026B" w:rsidDel="00E83294">
          <w:rPr>
            <w:rFonts w:ascii="Times New Roman" w:hAnsi="Times New Roman"/>
            <w:sz w:val="24"/>
            <w:szCs w:val="24"/>
          </w:rPr>
          <w:delText>s</w:delText>
        </w:r>
      </w:del>
    </w:p>
    <w:p w14:paraId="248AE0D3" w14:textId="4BF03FC4" w:rsidR="001A30E1" w:rsidRPr="000F026B" w:rsidRDefault="00086995">
      <w:pPr>
        <w:tabs>
          <w:tab w:val="left" w:pos="640"/>
        </w:tabs>
        <w:spacing w:before="42" w:line="360" w:lineRule="auto"/>
        <w:jc w:val="both"/>
        <w:rPr>
          <w:ins w:id="1643" w:author="usher" w:date="2026-06-05T05:39:00Z"/>
          <w:rFonts w:ascii="Times New Roman" w:hAnsi="Times New Roman"/>
          <w:sz w:val="24"/>
          <w:szCs w:val="24"/>
        </w:rPr>
      </w:pPr>
      <w:ins w:id="1644" w:author="usher" w:date="2026-03-23T20:09:00Z">
        <w:r w:rsidRPr="000F026B">
          <w:rPr>
            <w:rFonts w:ascii="Times New Roman" w:hAnsi="Times New Roman"/>
            <w:sz w:val="24"/>
            <w:szCs w:val="24"/>
          </w:rPr>
          <w:t>s</w:t>
        </w:r>
      </w:ins>
      <w:del w:id="1645" w:author="usher" w:date="2026-03-23T20:09:00Z">
        <w:r w:rsidR="001A30E1" w:rsidRPr="000F026B" w:rsidDel="00086995">
          <w:rPr>
            <w:rFonts w:ascii="Times New Roman" w:hAnsi="Times New Roman"/>
            <w:sz w:val="24"/>
            <w:szCs w:val="24"/>
          </w:rPr>
          <w:delText>3</w:delText>
        </w:r>
      </w:del>
      <w:r w:rsidR="001A30E1" w:rsidRPr="000F026B">
        <w:rPr>
          <w:rFonts w:ascii="Times New Roman" w:hAnsi="Times New Roman"/>
          <w:sz w:val="24"/>
          <w:szCs w:val="24"/>
        </w:rPr>
        <w:t>. Faith-based mentors who could read and write English.</w:t>
      </w:r>
      <w:bookmarkEnd w:id="1641"/>
    </w:p>
    <w:p w14:paraId="5ACB2AF4" w14:textId="42E84944" w:rsidR="00E83294" w:rsidRPr="000F026B" w:rsidRDefault="00E83294">
      <w:pPr>
        <w:tabs>
          <w:tab w:val="left" w:pos="640"/>
        </w:tabs>
        <w:spacing w:before="42" w:line="360" w:lineRule="auto"/>
        <w:jc w:val="both"/>
        <w:rPr>
          <w:rFonts w:ascii="Times New Roman" w:hAnsi="Times New Roman"/>
          <w:sz w:val="24"/>
          <w:szCs w:val="24"/>
        </w:rPr>
      </w:pPr>
      <w:ins w:id="1646" w:author="usher" w:date="2026-06-05T05:39:00Z">
        <w:r w:rsidRPr="000F026B">
          <w:rPr>
            <w:rFonts w:ascii="Times New Roman" w:hAnsi="Times New Roman"/>
            <w:sz w:val="24"/>
            <w:szCs w:val="24"/>
          </w:rPr>
          <w:t xml:space="preserve">3. </w:t>
        </w:r>
        <w:bookmarkStart w:id="1647" w:name="_Hlk237508406"/>
        <w:r w:rsidRPr="00024829">
          <w:rPr>
            <w:rFonts w:ascii="Times New Roman" w:hAnsi="Times New Roman"/>
            <w:sz w:val="24"/>
            <w:szCs w:val="24"/>
            <w:highlight w:val="green"/>
            <w:rPrChange w:id="1648" w:author="CCAM" w:date="2026-09-27T22:09:00Z">
              <w:rPr>
                <w:rFonts w:ascii="Times New Roman" w:hAnsi="Times New Roman"/>
                <w:sz w:val="24"/>
                <w:szCs w:val="24"/>
              </w:rPr>
            </w:rPrChange>
          </w:rPr>
          <w:t>R</w:t>
        </w:r>
      </w:ins>
      <w:ins w:id="1649" w:author="usher" w:date="2026-06-05T05:40:00Z">
        <w:r w:rsidRPr="00024829">
          <w:rPr>
            <w:rFonts w:ascii="Times New Roman" w:hAnsi="Times New Roman"/>
            <w:sz w:val="24"/>
            <w:szCs w:val="24"/>
            <w:highlight w:val="green"/>
            <w:rPrChange w:id="1650" w:author="CCAM" w:date="2026-09-27T22:09:00Z">
              <w:rPr>
                <w:rFonts w:ascii="Times New Roman" w:hAnsi="Times New Roman"/>
                <w:sz w:val="24"/>
                <w:szCs w:val="24"/>
              </w:rPr>
            </w:rPrChange>
          </w:rPr>
          <w:t>eligious educators who are members of the selected churches and</w:t>
        </w:r>
      </w:ins>
      <w:ins w:id="1651" w:author="usher" w:date="2026-06-05T05:41:00Z">
        <w:r w:rsidRPr="00024829">
          <w:rPr>
            <w:rFonts w:ascii="Times New Roman" w:hAnsi="Times New Roman"/>
            <w:sz w:val="24"/>
            <w:szCs w:val="24"/>
            <w:highlight w:val="green"/>
            <w:rPrChange w:id="1652" w:author="CCAM" w:date="2026-09-27T22:09:00Z">
              <w:rPr>
                <w:rFonts w:ascii="Times New Roman" w:hAnsi="Times New Roman"/>
                <w:sz w:val="24"/>
                <w:szCs w:val="24"/>
              </w:rPr>
            </w:rPrChange>
          </w:rPr>
          <w:t xml:space="preserve"> have worked with adolescents for at least </w:t>
        </w:r>
      </w:ins>
      <w:ins w:id="1653" w:author="CCAM" w:date="2026-09-27T22:08:00Z">
        <w:r w:rsidR="00024829" w:rsidRPr="00024829">
          <w:rPr>
            <w:rFonts w:ascii="Times New Roman" w:hAnsi="Times New Roman"/>
            <w:sz w:val="24"/>
            <w:szCs w:val="24"/>
            <w:highlight w:val="green"/>
            <w:rPrChange w:id="1654" w:author="CCAM" w:date="2026-09-27T22:09:00Z">
              <w:rPr>
                <w:rFonts w:ascii="Times New Roman" w:hAnsi="Times New Roman"/>
                <w:sz w:val="24"/>
                <w:szCs w:val="24"/>
              </w:rPr>
            </w:rPrChange>
          </w:rPr>
          <w:t>six month</w:t>
        </w:r>
      </w:ins>
      <w:ins w:id="1655" w:author="CCAM" w:date="2026-09-27T22:09:00Z">
        <w:r w:rsidR="00024829" w:rsidRPr="00024829">
          <w:rPr>
            <w:rFonts w:ascii="Times New Roman" w:hAnsi="Times New Roman"/>
            <w:sz w:val="24"/>
            <w:szCs w:val="24"/>
            <w:highlight w:val="green"/>
            <w:rPrChange w:id="1656" w:author="CCAM" w:date="2026-09-27T22:09:00Z">
              <w:rPr>
                <w:rFonts w:ascii="Times New Roman" w:hAnsi="Times New Roman"/>
                <w:sz w:val="24"/>
                <w:szCs w:val="24"/>
              </w:rPr>
            </w:rPrChange>
          </w:rPr>
          <w:t xml:space="preserve"> </w:t>
        </w:r>
      </w:ins>
      <w:ins w:id="1657" w:author="CCAM" w:date="2026-09-27T22:08:00Z">
        <w:r w:rsidR="00024829" w:rsidRPr="00024829">
          <w:rPr>
            <w:rFonts w:ascii="Times New Roman" w:hAnsi="Times New Roman"/>
            <w:sz w:val="24"/>
            <w:szCs w:val="24"/>
            <w:highlight w:val="green"/>
            <w:rPrChange w:id="1658" w:author="CCAM" w:date="2026-09-27T22:09:00Z">
              <w:rPr>
                <w:rFonts w:ascii="Times New Roman" w:hAnsi="Times New Roman"/>
                <w:sz w:val="24"/>
                <w:szCs w:val="24"/>
              </w:rPr>
            </w:rPrChange>
          </w:rPr>
          <w:t xml:space="preserve">to </w:t>
        </w:r>
      </w:ins>
      <w:ins w:id="1659" w:author="usher" w:date="2026-06-05T05:41:00Z">
        <w:r w:rsidRPr="00024829">
          <w:rPr>
            <w:rFonts w:ascii="Times New Roman" w:hAnsi="Times New Roman"/>
            <w:sz w:val="24"/>
            <w:szCs w:val="24"/>
            <w:highlight w:val="green"/>
            <w:rPrChange w:id="1660" w:author="CCAM" w:date="2026-09-27T22:09:00Z">
              <w:rPr>
                <w:rFonts w:ascii="Times New Roman" w:hAnsi="Times New Roman"/>
                <w:sz w:val="24"/>
                <w:szCs w:val="24"/>
              </w:rPr>
            </w:rPrChange>
          </w:rPr>
          <w:t xml:space="preserve">one </w:t>
        </w:r>
        <w:proofErr w:type="gramStart"/>
        <w:r w:rsidRPr="00024829">
          <w:rPr>
            <w:rFonts w:ascii="Times New Roman" w:hAnsi="Times New Roman"/>
            <w:sz w:val="24"/>
            <w:szCs w:val="24"/>
            <w:highlight w:val="green"/>
            <w:rPrChange w:id="1661" w:author="CCAM" w:date="2026-09-27T22:09:00Z">
              <w:rPr>
                <w:rFonts w:ascii="Times New Roman" w:hAnsi="Times New Roman"/>
                <w:sz w:val="24"/>
                <w:szCs w:val="24"/>
              </w:rPr>
            </w:rPrChange>
          </w:rPr>
          <w:t>year</w:t>
        </w:r>
      </w:ins>
      <w:ins w:id="1662" w:author="CCAM" w:date="2026-09-27T22:09:00Z">
        <w:r w:rsidR="00024829" w:rsidRPr="00024829">
          <w:rPr>
            <w:rFonts w:ascii="Times New Roman" w:hAnsi="Times New Roman"/>
            <w:sz w:val="24"/>
            <w:szCs w:val="24"/>
            <w:highlight w:val="green"/>
            <w:rPrChange w:id="1663" w:author="CCAM" w:date="2026-09-27T22:09:00Z">
              <w:rPr>
                <w:rFonts w:ascii="Times New Roman" w:hAnsi="Times New Roman"/>
                <w:sz w:val="24"/>
                <w:szCs w:val="24"/>
              </w:rPr>
            </w:rPrChange>
          </w:rPr>
          <w:t xml:space="preserve">  before</w:t>
        </w:r>
        <w:proofErr w:type="gramEnd"/>
        <w:r w:rsidR="00024829" w:rsidRPr="00024829">
          <w:rPr>
            <w:rFonts w:ascii="Times New Roman" w:hAnsi="Times New Roman"/>
            <w:sz w:val="24"/>
            <w:szCs w:val="24"/>
            <w:highlight w:val="green"/>
            <w:rPrChange w:id="1664" w:author="CCAM" w:date="2026-09-27T22:09:00Z">
              <w:rPr>
                <w:rFonts w:ascii="Times New Roman" w:hAnsi="Times New Roman"/>
                <w:sz w:val="24"/>
                <w:szCs w:val="24"/>
              </w:rPr>
            </w:rPrChange>
          </w:rPr>
          <w:t xml:space="preserve"> the time of this study</w:t>
        </w:r>
      </w:ins>
      <w:ins w:id="1665" w:author="usher" w:date="2026-06-05T05:41:00Z">
        <w:r w:rsidRPr="00024829">
          <w:rPr>
            <w:rFonts w:ascii="Times New Roman" w:hAnsi="Times New Roman"/>
            <w:sz w:val="24"/>
            <w:szCs w:val="24"/>
            <w:highlight w:val="green"/>
            <w:rPrChange w:id="1666" w:author="CCAM" w:date="2026-09-27T22:09:00Z">
              <w:rPr>
                <w:rFonts w:ascii="Times New Roman" w:hAnsi="Times New Roman"/>
                <w:sz w:val="24"/>
                <w:szCs w:val="24"/>
              </w:rPr>
            </w:rPrChange>
          </w:rPr>
          <w:t>.</w:t>
        </w:r>
      </w:ins>
      <w:bookmarkEnd w:id="1647"/>
    </w:p>
    <w:p w14:paraId="365C2657" w14:textId="0AE1A8C6" w:rsidR="009A4657" w:rsidRDefault="008427D7">
      <w:pPr>
        <w:tabs>
          <w:tab w:val="left" w:pos="640"/>
        </w:tabs>
        <w:spacing w:before="42" w:line="360" w:lineRule="auto"/>
        <w:jc w:val="both"/>
        <w:rPr>
          <w:ins w:id="1667" w:author="CCAM" w:date="2026-09-27T22:19:00Z"/>
          <w:rFonts w:ascii="Times New Roman" w:hAnsi="Times New Roman"/>
          <w:b/>
          <w:bCs/>
          <w:sz w:val="24"/>
          <w:szCs w:val="24"/>
        </w:rPr>
      </w:pPr>
      <w:bookmarkStart w:id="1668" w:name="_Hlk237508436"/>
      <w:r w:rsidRPr="003B664E">
        <w:rPr>
          <w:rFonts w:ascii="Times New Roman" w:hAnsi="Times New Roman"/>
          <w:b/>
          <w:bCs/>
          <w:sz w:val="24"/>
          <w:szCs w:val="24"/>
          <w:rPrChange w:id="1669" w:author="usher" w:date="2026-06-05T05:43:00Z">
            <w:rPr>
              <w:rFonts w:ascii="Times New Roman" w:hAnsi="Times New Roman"/>
              <w:sz w:val="24"/>
              <w:szCs w:val="24"/>
            </w:rPr>
          </w:rPrChange>
        </w:rPr>
        <w:t xml:space="preserve"> </w:t>
      </w:r>
      <w:r w:rsidR="001A30E1" w:rsidRPr="003B664E">
        <w:rPr>
          <w:rFonts w:ascii="Times New Roman" w:hAnsi="Times New Roman"/>
          <w:b/>
          <w:bCs/>
          <w:sz w:val="24"/>
          <w:szCs w:val="24"/>
          <w:rPrChange w:id="1670" w:author="usher" w:date="2026-06-05T05:43:00Z">
            <w:rPr>
              <w:rFonts w:ascii="Times New Roman" w:hAnsi="Times New Roman"/>
              <w:sz w:val="24"/>
              <w:szCs w:val="24"/>
            </w:rPr>
          </w:rPrChange>
        </w:rPr>
        <w:t>3.</w:t>
      </w:r>
      <w:ins w:id="1671" w:author="usher" w:date="2026-06-05T05:43:00Z">
        <w:r w:rsidR="003B664E">
          <w:rPr>
            <w:rFonts w:ascii="Times New Roman" w:hAnsi="Times New Roman"/>
            <w:b/>
            <w:bCs/>
            <w:sz w:val="24"/>
            <w:szCs w:val="24"/>
          </w:rPr>
          <w:t>3</w:t>
        </w:r>
      </w:ins>
      <w:del w:id="1672" w:author="usher" w:date="2026-06-05T05:43:00Z">
        <w:r w:rsidR="001A30E1" w:rsidRPr="003B664E" w:rsidDel="003B664E">
          <w:rPr>
            <w:rFonts w:ascii="Times New Roman" w:hAnsi="Times New Roman"/>
            <w:b/>
            <w:bCs/>
            <w:sz w:val="24"/>
            <w:szCs w:val="24"/>
            <w:rPrChange w:id="1673" w:author="usher" w:date="2026-06-05T05:43:00Z">
              <w:rPr>
                <w:rFonts w:ascii="Times New Roman" w:hAnsi="Times New Roman"/>
                <w:sz w:val="24"/>
                <w:szCs w:val="24"/>
              </w:rPr>
            </w:rPrChange>
          </w:rPr>
          <w:delText>4</w:delText>
        </w:r>
      </w:del>
      <w:r w:rsidR="001A30E1" w:rsidRPr="003B664E">
        <w:rPr>
          <w:rFonts w:ascii="Times New Roman" w:hAnsi="Times New Roman"/>
          <w:b/>
          <w:bCs/>
          <w:sz w:val="24"/>
          <w:szCs w:val="24"/>
          <w:rPrChange w:id="1674" w:author="usher" w:date="2026-06-05T05:43:00Z">
            <w:rPr>
              <w:rFonts w:ascii="Times New Roman" w:hAnsi="Times New Roman"/>
              <w:sz w:val="24"/>
              <w:szCs w:val="24"/>
            </w:rPr>
          </w:rPrChange>
        </w:rPr>
        <w:t>.2 Exclusion Criteria</w:t>
      </w:r>
    </w:p>
    <w:p w14:paraId="50588D5A" w14:textId="4523DFAD" w:rsidR="00590841" w:rsidRPr="00590841" w:rsidRDefault="00590841">
      <w:pPr>
        <w:tabs>
          <w:tab w:val="left" w:pos="640"/>
        </w:tabs>
        <w:spacing w:before="42" w:line="360" w:lineRule="auto"/>
        <w:jc w:val="both"/>
        <w:rPr>
          <w:rFonts w:ascii="Times New Roman" w:hAnsi="Times New Roman"/>
          <w:sz w:val="24"/>
          <w:szCs w:val="24"/>
          <w:highlight w:val="green"/>
          <w:rPrChange w:id="1675" w:author="CCAM" w:date="2026-09-27T22:20:00Z">
            <w:rPr>
              <w:rFonts w:ascii="Times New Roman" w:hAnsi="Times New Roman"/>
              <w:sz w:val="24"/>
              <w:szCs w:val="24"/>
            </w:rPr>
          </w:rPrChange>
        </w:rPr>
      </w:pPr>
      <w:ins w:id="1676" w:author="CCAM" w:date="2026-09-27T22:19:00Z">
        <w:r w:rsidRPr="00590841">
          <w:rPr>
            <w:rFonts w:ascii="Times New Roman" w:hAnsi="Times New Roman"/>
            <w:sz w:val="24"/>
            <w:szCs w:val="24"/>
            <w:highlight w:val="green"/>
            <w:rPrChange w:id="1677" w:author="CCAM" w:date="2026-09-27T22:20:00Z">
              <w:rPr>
                <w:rFonts w:ascii="Times New Roman" w:hAnsi="Times New Roman"/>
                <w:b/>
                <w:bCs/>
                <w:sz w:val="24"/>
                <w:szCs w:val="24"/>
              </w:rPr>
            </w:rPrChange>
          </w:rPr>
          <w:t>Participants</w:t>
        </w:r>
        <w:r w:rsidRPr="00590841">
          <w:rPr>
            <w:rFonts w:ascii="Times New Roman" w:hAnsi="Times New Roman"/>
            <w:sz w:val="24"/>
            <w:szCs w:val="24"/>
            <w:highlight w:val="green"/>
            <w:rPrChange w:id="1678" w:author="CCAM" w:date="2026-09-27T22:20:00Z">
              <w:rPr>
                <w:rFonts w:ascii="Times New Roman" w:hAnsi="Times New Roman"/>
                <w:sz w:val="24"/>
                <w:szCs w:val="24"/>
              </w:rPr>
            </w:rPrChange>
          </w:rPr>
          <w:t xml:space="preserve"> (Religious educators)</w:t>
        </w:r>
        <w:r w:rsidRPr="00590841">
          <w:rPr>
            <w:rFonts w:ascii="Times New Roman" w:hAnsi="Times New Roman"/>
            <w:sz w:val="24"/>
            <w:szCs w:val="24"/>
            <w:highlight w:val="green"/>
            <w:rPrChange w:id="1679" w:author="CCAM" w:date="2026-09-27T22:20:00Z">
              <w:rPr>
                <w:rFonts w:ascii="Times New Roman" w:hAnsi="Times New Roman"/>
                <w:b/>
                <w:bCs/>
                <w:sz w:val="24"/>
                <w:szCs w:val="24"/>
              </w:rPr>
            </w:rPrChange>
          </w:rPr>
          <w:t xml:space="preserve"> were excluded from the study if they</w:t>
        </w:r>
      </w:ins>
    </w:p>
    <w:bookmarkEnd w:id="1668"/>
    <w:p w14:paraId="613D2613" w14:textId="7275CC1C" w:rsidR="00CE1E78" w:rsidRPr="00590841" w:rsidRDefault="001A30E1">
      <w:pPr>
        <w:tabs>
          <w:tab w:val="left" w:pos="640"/>
        </w:tabs>
        <w:spacing w:before="42" w:line="360" w:lineRule="auto"/>
        <w:jc w:val="both"/>
        <w:rPr>
          <w:rFonts w:ascii="Times New Roman" w:hAnsi="Times New Roman"/>
          <w:sz w:val="24"/>
          <w:szCs w:val="24"/>
          <w:highlight w:val="green"/>
          <w:rPrChange w:id="1680" w:author="CCAM" w:date="2026-09-27T22:20:00Z">
            <w:rPr>
              <w:rFonts w:ascii="Times New Roman" w:hAnsi="Times New Roman"/>
              <w:sz w:val="24"/>
              <w:szCs w:val="24"/>
            </w:rPr>
          </w:rPrChange>
        </w:rPr>
      </w:pPr>
      <w:r w:rsidRPr="00590841">
        <w:rPr>
          <w:rFonts w:ascii="Times New Roman" w:hAnsi="Times New Roman"/>
          <w:sz w:val="24"/>
          <w:szCs w:val="24"/>
          <w:highlight w:val="green"/>
          <w:rPrChange w:id="1681" w:author="CCAM" w:date="2026-09-27T22:20:00Z">
            <w:rPr>
              <w:rFonts w:ascii="Times New Roman" w:hAnsi="Times New Roman"/>
              <w:sz w:val="24"/>
              <w:szCs w:val="24"/>
            </w:rPr>
          </w:rPrChange>
        </w:rPr>
        <w:t xml:space="preserve">1. </w:t>
      </w:r>
      <w:bookmarkStart w:id="1682" w:name="_Hlk237508458"/>
      <w:proofErr w:type="spellStart"/>
      <w:ins w:id="1683" w:author="CCAM" w:date="2026-09-27T22:19:00Z">
        <w:r w:rsidR="00590841" w:rsidRPr="00590841">
          <w:rPr>
            <w:rFonts w:ascii="Times New Roman" w:hAnsi="Times New Roman"/>
            <w:sz w:val="24"/>
            <w:szCs w:val="24"/>
            <w:highlight w:val="green"/>
            <w:rPrChange w:id="1684" w:author="CCAM" w:date="2026-09-27T22:20:00Z">
              <w:rPr>
                <w:rFonts w:ascii="Times New Roman" w:hAnsi="Times New Roman"/>
                <w:sz w:val="24"/>
                <w:szCs w:val="24"/>
              </w:rPr>
            </w:rPrChange>
          </w:rPr>
          <w:t>W</w:t>
        </w:r>
      </w:ins>
      <w:ins w:id="1685" w:author="CCAM" w:date="2026-09-27T22:11:00Z">
        <w:r w:rsidR="00024829" w:rsidRPr="00590841">
          <w:rPr>
            <w:rFonts w:ascii="Times New Roman" w:hAnsi="Times New Roman"/>
            <w:sz w:val="24"/>
            <w:szCs w:val="24"/>
            <w:highlight w:val="green"/>
            <w:rPrChange w:id="1686" w:author="CCAM" w:date="2026-09-27T22:20:00Z">
              <w:rPr>
                <w:rFonts w:ascii="Times New Roman" w:hAnsi="Times New Roman"/>
                <w:sz w:val="24"/>
                <w:szCs w:val="24"/>
              </w:rPr>
            </w:rPrChange>
          </w:rPr>
          <w:t>ere</w:t>
        </w:r>
        <w:proofErr w:type="spellEnd"/>
        <w:r w:rsidR="00024829" w:rsidRPr="00590841">
          <w:rPr>
            <w:rFonts w:ascii="Times New Roman" w:hAnsi="Times New Roman"/>
            <w:sz w:val="24"/>
            <w:szCs w:val="24"/>
            <w:highlight w:val="green"/>
            <w:rPrChange w:id="1687" w:author="CCAM" w:date="2026-09-27T22:20:00Z">
              <w:rPr>
                <w:rFonts w:ascii="Times New Roman" w:hAnsi="Times New Roman"/>
                <w:sz w:val="24"/>
                <w:szCs w:val="24"/>
              </w:rPr>
            </w:rPrChange>
          </w:rPr>
          <w:t xml:space="preserve"> not actively involved in teaching, mentoring, or supporting adolescents in the selected churches.</w:t>
        </w:r>
      </w:ins>
      <w:del w:id="1688" w:author="CCAM" w:date="2026-09-27T22:11:00Z">
        <w:r w:rsidRPr="00590841" w:rsidDel="00024829">
          <w:rPr>
            <w:rFonts w:ascii="Times New Roman" w:hAnsi="Times New Roman"/>
            <w:sz w:val="24"/>
            <w:szCs w:val="24"/>
            <w:highlight w:val="green"/>
            <w:rPrChange w:id="1689" w:author="CCAM" w:date="2026-09-27T22:20:00Z">
              <w:rPr>
                <w:rFonts w:ascii="Times New Roman" w:hAnsi="Times New Roman"/>
                <w:sz w:val="24"/>
                <w:szCs w:val="24"/>
              </w:rPr>
            </w:rPrChange>
          </w:rPr>
          <w:delText>Non-educators; that is, those not actively teaching adolescents</w:delText>
        </w:r>
      </w:del>
      <w:bookmarkEnd w:id="1682"/>
    </w:p>
    <w:p w14:paraId="08379D38" w14:textId="06423B85" w:rsidR="009A4657" w:rsidRPr="00590841" w:rsidDel="00024829" w:rsidRDefault="00CE1E78">
      <w:pPr>
        <w:tabs>
          <w:tab w:val="left" w:pos="640"/>
        </w:tabs>
        <w:spacing w:before="42" w:line="360" w:lineRule="auto"/>
        <w:jc w:val="both"/>
        <w:rPr>
          <w:del w:id="1690" w:author="Microsoft account" w:date="2026-02-05T05:31:00Z"/>
          <w:rFonts w:ascii="Times New Roman" w:hAnsi="Times New Roman"/>
          <w:sz w:val="24"/>
          <w:szCs w:val="24"/>
          <w:highlight w:val="green"/>
          <w:rPrChange w:id="1691" w:author="CCAM" w:date="2026-09-27T22:20:00Z">
            <w:rPr>
              <w:del w:id="1692" w:author="Microsoft account" w:date="2026-02-05T05:31:00Z"/>
              <w:rFonts w:ascii="Times New Roman" w:hAnsi="Times New Roman"/>
              <w:sz w:val="24"/>
              <w:szCs w:val="24"/>
            </w:rPr>
          </w:rPrChange>
        </w:rPr>
      </w:pPr>
      <w:r w:rsidRPr="00590841">
        <w:rPr>
          <w:rFonts w:ascii="Times New Roman" w:hAnsi="Times New Roman"/>
          <w:sz w:val="24"/>
          <w:szCs w:val="24"/>
          <w:highlight w:val="green"/>
          <w:rPrChange w:id="1693" w:author="CCAM" w:date="2026-09-27T22:20:00Z">
            <w:rPr>
              <w:rFonts w:ascii="Times New Roman" w:hAnsi="Times New Roman"/>
              <w:sz w:val="24"/>
              <w:szCs w:val="24"/>
            </w:rPr>
          </w:rPrChange>
        </w:rPr>
        <w:t xml:space="preserve">2. </w:t>
      </w:r>
      <w:bookmarkStart w:id="1694" w:name="_Hlk237508473"/>
      <w:ins w:id="1695" w:author="CCAM" w:date="2026-09-27T22:19:00Z">
        <w:r w:rsidR="00590841" w:rsidRPr="00590841">
          <w:rPr>
            <w:rFonts w:ascii="Times New Roman" w:hAnsi="Times New Roman"/>
            <w:sz w:val="24"/>
            <w:szCs w:val="24"/>
            <w:highlight w:val="green"/>
            <w:rPrChange w:id="1696" w:author="CCAM" w:date="2026-09-27T22:20:00Z">
              <w:rPr>
                <w:rFonts w:ascii="Times New Roman" w:hAnsi="Times New Roman"/>
                <w:sz w:val="24"/>
                <w:szCs w:val="24"/>
              </w:rPr>
            </w:rPrChange>
          </w:rPr>
          <w:t>Were</w:t>
        </w:r>
      </w:ins>
      <w:ins w:id="1697" w:author="CCAM" w:date="2026-09-27T22:12:00Z">
        <w:r w:rsidR="00024829" w:rsidRPr="00590841">
          <w:rPr>
            <w:rFonts w:ascii="Times New Roman" w:hAnsi="Times New Roman"/>
            <w:sz w:val="24"/>
            <w:szCs w:val="24"/>
            <w:highlight w:val="green"/>
            <w:rPrChange w:id="1698" w:author="CCAM" w:date="2026-09-27T22:20:00Z">
              <w:rPr>
                <w:rFonts w:ascii="Times New Roman" w:hAnsi="Times New Roman"/>
                <w:sz w:val="24"/>
                <w:szCs w:val="24"/>
              </w:rPr>
            </w:rPrChange>
          </w:rPr>
          <w:t xml:space="preserve"> below 18 years of age or were unable to read and write in English.</w:t>
        </w:r>
      </w:ins>
      <w:del w:id="1699" w:author="CCAM" w:date="2026-09-27T22:12:00Z">
        <w:r w:rsidRPr="00590841" w:rsidDel="00024829">
          <w:rPr>
            <w:rFonts w:ascii="Times New Roman" w:hAnsi="Times New Roman"/>
            <w:sz w:val="24"/>
            <w:szCs w:val="24"/>
            <w:highlight w:val="green"/>
            <w:rPrChange w:id="1700" w:author="CCAM" w:date="2026-09-27T22:20:00Z">
              <w:rPr>
                <w:rFonts w:ascii="Times New Roman" w:hAnsi="Times New Roman"/>
                <w:sz w:val="24"/>
                <w:szCs w:val="24"/>
              </w:rPr>
            </w:rPrChange>
          </w:rPr>
          <w:delText>Educators who have had prior mental health training</w:delText>
        </w:r>
        <w:bookmarkEnd w:id="1694"/>
        <w:r w:rsidRPr="00590841" w:rsidDel="00024829">
          <w:rPr>
            <w:rFonts w:ascii="Times New Roman" w:hAnsi="Times New Roman"/>
            <w:sz w:val="24"/>
            <w:szCs w:val="24"/>
            <w:highlight w:val="green"/>
            <w:rPrChange w:id="1701" w:author="CCAM" w:date="2026-09-27T22:20:00Z">
              <w:rPr>
                <w:rFonts w:ascii="Times New Roman" w:hAnsi="Times New Roman"/>
                <w:sz w:val="24"/>
                <w:szCs w:val="24"/>
              </w:rPr>
            </w:rPrChange>
          </w:rPr>
          <w:delText>.</w:delText>
        </w:r>
      </w:del>
      <w:del w:id="1702" w:author="Microsoft account" w:date="2026-02-05T05:31:00Z">
        <w:r w:rsidR="001A30E1" w:rsidRPr="00590841" w:rsidDel="00CE1E78">
          <w:rPr>
            <w:rFonts w:ascii="Times New Roman" w:hAnsi="Times New Roman"/>
            <w:sz w:val="24"/>
            <w:szCs w:val="24"/>
            <w:highlight w:val="green"/>
            <w:rPrChange w:id="1703" w:author="CCAM" w:date="2026-09-27T22:20:00Z">
              <w:rPr>
                <w:rFonts w:ascii="Times New Roman" w:hAnsi="Times New Roman"/>
                <w:sz w:val="24"/>
                <w:szCs w:val="24"/>
              </w:rPr>
            </w:rPrChange>
          </w:rPr>
          <w:delText xml:space="preserve"> </w:delText>
        </w:r>
      </w:del>
    </w:p>
    <w:p w14:paraId="6092CD94" w14:textId="77777777" w:rsidR="00024829" w:rsidRPr="00590841" w:rsidRDefault="00024829">
      <w:pPr>
        <w:tabs>
          <w:tab w:val="left" w:pos="640"/>
        </w:tabs>
        <w:spacing w:before="42" w:line="360" w:lineRule="auto"/>
        <w:jc w:val="both"/>
        <w:rPr>
          <w:ins w:id="1704" w:author="CCAM" w:date="2026-09-27T22:13:00Z"/>
          <w:rFonts w:ascii="Times New Roman" w:hAnsi="Times New Roman"/>
          <w:sz w:val="24"/>
          <w:szCs w:val="24"/>
          <w:highlight w:val="green"/>
          <w:rPrChange w:id="1705" w:author="CCAM" w:date="2026-09-27T22:20:00Z">
            <w:rPr>
              <w:ins w:id="1706" w:author="CCAM" w:date="2026-09-27T22:13:00Z"/>
              <w:rFonts w:ascii="Times New Roman" w:hAnsi="Times New Roman"/>
              <w:sz w:val="24"/>
              <w:szCs w:val="24"/>
            </w:rPr>
          </w:rPrChange>
        </w:rPr>
      </w:pPr>
    </w:p>
    <w:p w14:paraId="5CA90DB5" w14:textId="62C7E4B8" w:rsidR="00024829" w:rsidRPr="00590841" w:rsidRDefault="00590841" w:rsidP="00024829">
      <w:pPr>
        <w:pStyle w:val="ListParagraph"/>
        <w:numPr>
          <w:ilvl w:val="0"/>
          <w:numId w:val="24"/>
        </w:numPr>
        <w:tabs>
          <w:tab w:val="left" w:pos="640"/>
        </w:tabs>
        <w:spacing w:before="42" w:line="360" w:lineRule="auto"/>
        <w:rPr>
          <w:ins w:id="1707" w:author="CCAM" w:date="2026-09-27T22:18:00Z"/>
          <w:sz w:val="24"/>
          <w:szCs w:val="24"/>
          <w:highlight w:val="green"/>
          <w:rPrChange w:id="1708" w:author="CCAM" w:date="2026-09-27T22:20:00Z">
            <w:rPr>
              <w:ins w:id="1709" w:author="CCAM" w:date="2026-09-27T22:18:00Z"/>
              <w:sz w:val="24"/>
              <w:szCs w:val="24"/>
            </w:rPr>
          </w:rPrChange>
        </w:rPr>
      </w:pPr>
      <w:proofErr w:type="spellStart"/>
      <w:ins w:id="1710" w:author="CCAM" w:date="2026-09-27T22:20:00Z">
        <w:r w:rsidRPr="00590841">
          <w:rPr>
            <w:sz w:val="24"/>
            <w:szCs w:val="24"/>
            <w:highlight w:val="green"/>
            <w:rPrChange w:id="1711" w:author="CCAM" w:date="2026-09-27T22:20:00Z">
              <w:rPr>
                <w:sz w:val="24"/>
                <w:szCs w:val="24"/>
              </w:rPr>
            </w:rPrChange>
          </w:rPr>
          <w:t>Were</w:t>
        </w:r>
        <w:proofErr w:type="spellEnd"/>
        <w:r w:rsidRPr="00590841">
          <w:rPr>
            <w:sz w:val="24"/>
            <w:szCs w:val="24"/>
            <w:highlight w:val="green"/>
            <w:rPrChange w:id="1712" w:author="CCAM" w:date="2026-09-27T22:20:00Z">
              <w:rPr>
                <w:sz w:val="24"/>
                <w:szCs w:val="24"/>
              </w:rPr>
            </w:rPrChange>
          </w:rPr>
          <w:t xml:space="preserve"> </w:t>
        </w:r>
      </w:ins>
      <w:ins w:id="1713" w:author="CCAM" w:date="2026-09-27T22:13:00Z">
        <w:r w:rsidR="00024829" w:rsidRPr="00590841">
          <w:rPr>
            <w:sz w:val="24"/>
            <w:szCs w:val="24"/>
            <w:highlight w:val="green"/>
            <w:rPrChange w:id="1714" w:author="CCAM" w:date="2026-09-27T22:20:00Z">
              <w:rPr/>
            </w:rPrChange>
          </w:rPr>
          <w:t>not members of the selected churches or had worked with adolescents for less than six months prior to the study.</w:t>
        </w:r>
      </w:ins>
    </w:p>
    <w:p w14:paraId="36E047FB" w14:textId="0111412D" w:rsidR="00590841" w:rsidRPr="00590841" w:rsidRDefault="00590841">
      <w:pPr>
        <w:pStyle w:val="ListParagraph"/>
        <w:numPr>
          <w:ilvl w:val="0"/>
          <w:numId w:val="24"/>
        </w:numPr>
        <w:tabs>
          <w:tab w:val="left" w:pos="640"/>
        </w:tabs>
        <w:spacing w:before="42" w:line="360" w:lineRule="auto"/>
        <w:rPr>
          <w:ins w:id="1715" w:author="CCAM" w:date="2026-09-27T22:13:00Z"/>
          <w:sz w:val="24"/>
          <w:szCs w:val="24"/>
          <w:highlight w:val="green"/>
          <w:rPrChange w:id="1716" w:author="CCAM" w:date="2026-09-27T22:20:00Z">
            <w:rPr>
              <w:ins w:id="1717" w:author="CCAM" w:date="2026-09-27T22:13:00Z"/>
            </w:rPr>
          </w:rPrChange>
        </w:rPr>
        <w:pPrChange w:id="1718" w:author="CCAM" w:date="2026-09-27T22:13:00Z">
          <w:pPr>
            <w:tabs>
              <w:tab w:val="left" w:pos="640"/>
            </w:tabs>
            <w:spacing w:before="42" w:line="360" w:lineRule="auto"/>
            <w:jc w:val="both"/>
          </w:pPr>
        </w:pPrChange>
      </w:pPr>
      <w:ins w:id="1719" w:author="CCAM" w:date="2026-09-27T22:18:00Z">
        <w:r w:rsidRPr="00590841">
          <w:rPr>
            <w:sz w:val="24"/>
            <w:szCs w:val="24"/>
            <w:highlight w:val="green"/>
            <w:rPrChange w:id="1720" w:author="CCAM" w:date="2026-09-27T22:20:00Z">
              <w:rPr>
                <w:sz w:val="24"/>
                <w:szCs w:val="24"/>
              </w:rPr>
            </w:rPrChange>
          </w:rPr>
          <w:t>Were unavailable to participate in the mental health training or complete the study assessments</w:t>
        </w:r>
      </w:ins>
    </w:p>
    <w:p w14:paraId="4E304322" w14:textId="77777777" w:rsidR="00024829" w:rsidRDefault="00024829">
      <w:pPr>
        <w:tabs>
          <w:tab w:val="left" w:pos="640"/>
        </w:tabs>
        <w:spacing w:before="42" w:line="360" w:lineRule="auto"/>
        <w:jc w:val="both"/>
        <w:rPr>
          <w:ins w:id="1721" w:author="CCAM" w:date="2026-09-27T22:13:00Z"/>
          <w:rFonts w:ascii="Times New Roman" w:hAnsi="Times New Roman"/>
          <w:sz w:val="24"/>
          <w:szCs w:val="24"/>
        </w:rPr>
      </w:pPr>
    </w:p>
    <w:p w14:paraId="54EBEB09" w14:textId="77777777" w:rsidR="00531E0F" w:rsidRPr="000F026B" w:rsidRDefault="00531E0F">
      <w:pPr>
        <w:tabs>
          <w:tab w:val="left" w:pos="640"/>
        </w:tabs>
        <w:spacing w:before="42" w:line="360" w:lineRule="auto"/>
        <w:jc w:val="both"/>
        <w:rPr>
          <w:ins w:id="1722" w:author="usher" w:date="2026-06-05T05:51:00Z"/>
          <w:rFonts w:ascii="Times New Roman" w:hAnsi="Times New Roman"/>
          <w:sz w:val="24"/>
          <w:szCs w:val="24"/>
        </w:rPr>
      </w:pPr>
    </w:p>
    <w:p w14:paraId="58971701" w14:textId="1BCF41B1" w:rsidR="009A4657" w:rsidRPr="000F026B" w:rsidDel="00CE1E78" w:rsidRDefault="008427D7">
      <w:pPr>
        <w:tabs>
          <w:tab w:val="left" w:pos="640"/>
        </w:tabs>
        <w:spacing w:before="42" w:line="360" w:lineRule="auto"/>
        <w:jc w:val="both"/>
        <w:rPr>
          <w:del w:id="1723" w:author="Microsoft account" w:date="2026-02-05T05:31:00Z"/>
          <w:rFonts w:ascii="Times New Roman" w:hAnsi="Times New Roman"/>
          <w:sz w:val="24"/>
          <w:szCs w:val="24"/>
        </w:rPr>
      </w:pPr>
      <w:del w:id="1724" w:author="Microsoft account" w:date="2026-02-05T05:31:00Z">
        <w:r w:rsidRPr="000F026B" w:rsidDel="00CE1E78">
          <w:rPr>
            <w:rFonts w:ascii="Times New Roman" w:hAnsi="Times New Roman"/>
            <w:sz w:val="24"/>
            <w:szCs w:val="24"/>
          </w:rPr>
          <w:delText xml:space="preserve"> </w:delText>
        </w:r>
      </w:del>
    </w:p>
    <w:p w14:paraId="205E2C15" w14:textId="6EFD1B46" w:rsidR="009A4657" w:rsidRPr="000F026B" w:rsidDel="00531E0F" w:rsidRDefault="001A30E1">
      <w:pPr>
        <w:tabs>
          <w:tab w:val="left" w:pos="640"/>
        </w:tabs>
        <w:spacing w:before="42" w:line="360" w:lineRule="auto"/>
        <w:jc w:val="both"/>
        <w:rPr>
          <w:del w:id="1725" w:author="usher" w:date="2026-06-05T05:51:00Z"/>
          <w:rFonts w:ascii="Times New Roman" w:eastAsia="Times New Roman" w:hAnsi="Times New Roman"/>
          <w:b/>
          <w:sz w:val="24"/>
          <w:szCs w:val="24"/>
        </w:rPr>
        <w:pPrChange w:id="1726" w:author="Microsoft account" w:date="2026-02-05T05:31:00Z">
          <w:pPr>
            <w:spacing w:before="240" w:line="360" w:lineRule="auto"/>
            <w:jc w:val="both"/>
          </w:pPr>
        </w:pPrChange>
      </w:pPr>
      <w:del w:id="1727" w:author="usher" w:date="2026-06-05T05:51:00Z">
        <w:r w:rsidRPr="000F026B" w:rsidDel="00531E0F">
          <w:rPr>
            <w:rFonts w:ascii="Times New Roman" w:eastAsia="Times New Roman" w:hAnsi="Times New Roman"/>
            <w:b/>
            <w:sz w:val="24"/>
            <w:szCs w:val="24"/>
          </w:rPr>
          <w:delText>3.5 Sample Size Determination</w:delText>
        </w:r>
      </w:del>
    </w:p>
    <w:p w14:paraId="1E0E040C" w14:textId="77777777" w:rsidR="00DD4F59" w:rsidRPr="000F026B" w:rsidRDefault="00DD4F59">
      <w:pPr>
        <w:spacing w:before="240" w:line="360" w:lineRule="auto"/>
        <w:jc w:val="both"/>
        <w:rPr>
          <w:ins w:id="1728" w:author="usher" w:date="2026-03-20T03:43:00Z"/>
          <w:rFonts w:ascii="Times New Roman" w:eastAsia="Times New Roman" w:hAnsi="Times New Roman"/>
          <w:sz w:val="24"/>
          <w:szCs w:val="24"/>
        </w:rPr>
      </w:pPr>
    </w:p>
    <w:p w14:paraId="651D09EF" w14:textId="7F0C50D3" w:rsidR="00DD4F59" w:rsidRPr="000F026B" w:rsidRDefault="00DD4F59">
      <w:pPr>
        <w:spacing w:before="240" w:line="360" w:lineRule="auto"/>
        <w:jc w:val="both"/>
        <w:rPr>
          <w:ins w:id="1729" w:author="usher" w:date="2026-03-20T03:43:00Z"/>
          <w:rFonts w:ascii="Times New Roman" w:eastAsia="Times New Roman" w:hAnsi="Times New Roman"/>
          <w:b/>
          <w:bCs/>
          <w:sz w:val="24"/>
          <w:szCs w:val="24"/>
          <w:rPrChange w:id="1730" w:author="usher" w:date="2026-06-05T05:43:00Z">
            <w:rPr>
              <w:ins w:id="1731" w:author="usher" w:date="2026-03-20T03:43:00Z"/>
              <w:rFonts w:ascii="Times New Roman" w:eastAsia="Times New Roman" w:hAnsi="Times New Roman"/>
              <w:sz w:val="24"/>
              <w:szCs w:val="24"/>
            </w:rPr>
          </w:rPrChange>
        </w:rPr>
      </w:pPr>
      <w:bookmarkStart w:id="1732" w:name="_Hlk237508494"/>
      <w:ins w:id="1733" w:author="usher" w:date="2026-03-20T03:44:00Z">
        <w:r w:rsidRPr="000F026B">
          <w:rPr>
            <w:rFonts w:ascii="Times New Roman" w:eastAsia="Times New Roman" w:hAnsi="Times New Roman"/>
            <w:b/>
            <w:bCs/>
            <w:sz w:val="24"/>
            <w:szCs w:val="24"/>
          </w:rPr>
          <w:t>3.</w:t>
        </w:r>
      </w:ins>
      <w:ins w:id="1734" w:author="usher" w:date="2026-06-05T05:51:00Z">
        <w:r w:rsidR="00531E0F">
          <w:rPr>
            <w:rFonts w:ascii="Times New Roman" w:eastAsia="Times New Roman" w:hAnsi="Times New Roman"/>
            <w:b/>
            <w:bCs/>
            <w:sz w:val="24"/>
            <w:szCs w:val="24"/>
          </w:rPr>
          <w:t>4</w:t>
        </w:r>
      </w:ins>
      <w:ins w:id="1735" w:author="usher" w:date="2026-03-20T03:44:00Z">
        <w:r w:rsidRPr="000F026B">
          <w:rPr>
            <w:rFonts w:ascii="Times New Roman" w:eastAsia="Times New Roman" w:hAnsi="Times New Roman"/>
            <w:b/>
            <w:bCs/>
            <w:sz w:val="24"/>
            <w:szCs w:val="24"/>
          </w:rPr>
          <w:t xml:space="preserve"> </w:t>
        </w:r>
      </w:ins>
      <w:ins w:id="1736" w:author="usher" w:date="2026-03-20T03:43:00Z">
        <w:r w:rsidRPr="000F026B">
          <w:rPr>
            <w:rFonts w:ascii="Times New Roman" w:eastAsia="Times New Roman" w:hAnsi="Times New Roman"/>
            <w:b/>
            <w:bCs/>
            <w:sz w:val="24"/>
            <w:szCs w:val="24"/>
            <w:rPrChange w:id="1737" w:author="usher" w:date="2026-06-05T05:43:00Z">
              <w:rPr>
                <w:rFonts w:ascii="Times New Roman" w:eastAsia="Times New Roman" w:hAnsi="Times New Roman"/>
                <w:sz w:val="24"/>
                <w:szCs w:val="24"/>
              </w:rPr>
            </w:rPrChange>
          </w:rPr>
          <w:t>Sample Size Calculation</w:t>
        </w:r>
      </w:ins>
    </w:p>
    <w:p w14:paraId="57CDE523" w14:textId="1D6FCD20" w:rsidR="009A4657" w:rsidRPr="000F026B" w:rsidRDefault="001A30E1">
      <w:pPr>
        <w:spacing w:before="240" w:line="360" w:lineRule="auto"/>
        <w:jc w:val="both"/>
        <w:rPr>
          <w:rFonts w:ascii="Times New Roman" w:eastAsia="Times New Roman" w:hAnsi="Times New Roman"/>
          <w:sz w:val="24"/>
          <w:szCs w:val="24"/>
        </w:rPr>
      </w:pPr>
      <w:bookmarkStart w:id="1738" w:name="_Hlk237508528"/>
      <w:bookmarkEnd w:id="1732"/>
      <w:r w:rsidRPr="000F026B">
        <w:rPr>
          <w:rFonts w:ascii="Times New Roman" w:eastAsia="Times New Roman" w:hAnsi="Times New Roman"/>
          <w:sz w:val="24"/>
          <w:szCs w:val="24"/>
        </w:rPr>
        <w:lastRenderedPageBreak/>
        <w:t xml:space="preserve">The total sample size (n) for this study was calculated using the standard formula for comparing two means: </w:t>
      </w:r>
    </w:p>
    <w:p w14:paraId="10DC62CF" w14:textId="77777777" w:rsidR="009A4657" w:rsidRPr="000F026B" w:rsidRDefault="001A30E1">
      <w:pPr>
        <w:spacing w:before="240" w:line="360" w:lineRule="auto"/>
        <w:jc w:val="both"/>
        <w:rPr>
          <w:rFonts w:ascii="Times New Roman" w:hAnsi="Times New Roman"/>
          <w:color w:val="000000"/>
          <w:sz w:val="24"/>
          <w:szCs w:val="24"/>
        </w:rPr>
      </w:pPr>
      <w:bookmarkStart w:id="1739" w:name="_Hlk237508538"/>
      <w:bookmarkEnd w:id="1738"/>
      <w:r w:rsidRPr="000F026B">
        <w:rPr>
          <w:rFonts w:ascii="Times New Roman" w:hAnsi="Times New Roman"/>
          <w:color w:val="000000"/>
          <w:sz w:val="24"/>
          <w:szCs w:val="24"/>
        </w:rPr>
        <w:t xml:space="preserve">n = [ Δ (Z₁₋α/₂ + Z₁₋β) · σ / </w:t>
      </w:r>
      <w:proofErr w:type="gramStart"/>
      <w:r w:rsidRPr="000F026B">
        <w:rPr>
          <w:rFonts w:ascii="Times New Roman" w:hAnsi="Times New Roman"/>
          <w:color w:val="000000"/>
          <w:sz w:val="24"/>
          <w:szCs w:val="24"/>
        </w:rPr>
        <w:t>d ]²</w:t>
      </w:r>
      <w:proofErr w:type="gramEnd"/>
    </w:p>
    <w:p w14:paraId="71C752AC" w14:textId="77777777" w:rsidR="009A4657" w:rsidRPr="000F026B" w:rsidRDefault="001A30E1">
      <w:pPr>
        <w:spacing w:before="240" w:line="360" w:lineRule="auto"/>
        <w:jc w:val="both"/>
        <w:rPr>
          <w:rFonts w:ascii="Times New Roman" w:eastAsia="Times New Roman" w:hAnsi="Times New Roman"/>
          <w:sz w:val="24"/>
          <w:szCs w:val="24"/>
        </w:rPr>
      </w:pPr>
      <w:bookmarkStart w:id="1740" w:name="_Hlk237508575"/>
      <w:bookmarkEnd w:id="1739"/>
      <w:r w:rsidRPr="000F026B">
        <w:rPr>
          <w:rFonts w:ascii="Times New Roman" w:eastAsia="Times New Roman" w:hAnsi="Times New Roman"/>
          <w:sz w:val="24"/>
          <w:szCs w:val="24"/>
        </w:rPr>
        <w:t>Where</w:t>
      </w:r>
      <w:bookmarkEnd w:id="1740"/>
      <w:r w:rsidRPr="000F026B">
        <w:rPr>
          <w:rFonts w:ascii="Times New Roman" w:eastAsia="Times New Roman" w:hAnsi="Times New Roman"/>
          <w:sz w:val="24"/>
          <w:szCs w:val="24"/>
        </w:rPr>
        <w:t>:</w:t>
      </w:r>
    </w:p>
    <w:p w14:paraId="06BB8886" w14:textId="77777777" w:rsidR="009A4657" w:rsidRPr="000F026B" w:rsidRDefault="001A30E1">
      <w:pPr>
        <w:spacing w:before="240" w:line="360" w:lineRule="auto"/>
        <w:rPr>
          <w:rFonts w:ascii="Times New Roman" w:hAnsi="Times New Roman"/>
          <w:sz w:val="24"/>
          <w:szCs w:val="24"/>
          <w:rPrChange w:id="1741" w:author="usher" w:date="2026-06-05T05:43:00Z">
            <w:rPr/>
          </w:rPrChange>
        </w:rPr>
      </w:pPr>
      <w:bookmarkStart w:id="1742" w:name="_Hlk237508591"/>
      <w:r w:rsidRPr="000F026B">
        <w:rPr>
          <w:rFonts w:ascii="Times New Roman" w:eastAsia="Times New Roman" w:hAnsi="Times New Roman"/>
          <w:b/>
          <w:sz w:val="24"/>
          <w:szCs w:val="24"/>
        </w:rPr>
        <w:t>n</w:t>
      </w:r>
      <w:r w:rsidRPr="000F026B">
        <w:rPr>
          <w:rFonts w:ascii="Times New Roman" w:eastAsia="Times New Roman" w:hAnsi="Times New Roman"/>
          <w:sz w:val="24"/>
          <w:szCs w:val="24"/>
        </w:rPr>
        <w:t xml:space="preserve"> = the minimum sample for the group,</w:t>
      </w:r>
      <w:r w:rsidRPr="000F026B">
        <w:rPr>
          <w:rFonts w:ascii="Times New Roman" w:hAnsi="Times New Roman"/>
          <w:sz w:val="24"/>
          <w:szCs w:val="24"/>
        </w:rPr>
        <w:br/>
        <w:t>α = 0.05 (significance level), so Z₁₋α/₂ = 1.96</w:t>
      </w:r>
      <w:r w:rsidRPr="000F026B">
        <w:rPr>
          <w:rFonts w:ascii="Times New Roman" w:hAnsi="Times New Roman"/>
          <w:sz w:val="24"/>
          <w:szCs w:val="24"/>
        </w:rPr>
        <w:br/>
        <w:t>β = 0.20 (power = 80%), so Z₁₋β = 0.84</w:t>
      </w:r>
      <w:r w:rsidRPr="000F026B">
        <w:rPr>
          <w:rFonts w:ascii="Times New Roman" w:hAnsi="Times New Roman"/>
          <w:sz w:val="24"/>
          <w:szCs w:val="24"/>
        </w:rPr>
        <w:br/>
        <w:t>σ = 10 (assumed standard deviation)</w:t>
      </w:r>
      <w:r w:rsidRPr="000F026B">
        <w:rPr>
          <w:rFonts w:ascii="Times New Roman" w:hAnsi="Times New Roman"/>
          <w:sz w:val="24"/>
          <w:szCs w:val="24"/>
        </w:rPr>
        <w:br/>
        <w:t>d = 5 (minimum detectable effect size)</w:t>
      </w:r>
      <w:r w:rsidRPr="000F026B">
        <w:rPr>
          <w:rFonts w:ascii="Times New Roman" w:hAnsi="Times New Roman"/>
          <w:sz w:val="24"/>
          <w:szCs w:val="24"/>
        </w:rPr>
        <w:br/>
        <w:t>Δ = 1 (no adjustment factor applied)</w:t>
      </w:r>
    </w:p>
    <w:p w14:paraId="63712FDB" w14:textId="77777777" w:rsidR="009A4657" w:rsidRPr="000F026B" w:rsidRDefault="001A30E1">
      <w:pPr>
        <w:spacing w:line="360" w:lineRule="auto"/>
        <w:rPr>
          <w:rFonts w:ascii="Times New Roman" w:hAnsi="Times New Roman"/>
          <w:sz w:val="24"/>
          <w:szCs w:val="24"/>
        </w:rPr>
      </w:pPr>
      <w:bookmarkStart w:id="1743" w:name="_Hlk237508612"/>
      <w:bookmarkEnd w:id="1742"/>
      <w:r w:rsidRPr="000F026B">
        <w:rPr>
          <w:rFonts w:ascii="Times New Roman" w:hAnsi="Times New Roman"/>
          <w:sz w:val="24"/>
          <w:szCs w:val="24"/>
        </w:rPr>
        <w:t>Substituting the values into the formula:</w:t>
      </w:r>
      <w:r w:rsidRPr="000F026B">
        <w:rPr>
          <w:rFonts w:ascii="Times New Roman" w:hAnsi="Times New Roman"/>
          <w:sz w:val="24"/>
          <w:szCs w:val="24"/>
        </w:rPr>
        <w:br/>
        <w:t xml:space="preserve">n = ((1 × (1.96 + 0.84) × 10) / </w:t>
      </w:r>
      <w:proofErr w:type="gramStart"/>
      <w:r w:rsidRPr="000F026B">
        <w:rPr>
          <w:rFonts w:ascii="Times New Roman" w:hAnsi="Times New Roman"/>
          <w:sz w:val="24"/>
          <w:szCs w:val="24"/>
        </w:rPr>
        <w:t>5)²</w:t>
      </w:r>
      <w:proofErr w:type="gramEnd"/>
      <w:r w:rsidRPr="000F026B">
        <w:rPr>
          <w:rFonts w:ascii="Times New Roman" w:hAnsi="Times New Roman"/>
          <w:sz w:val="24"/>
          <w:szCs w:val="24"/>
        </w:rPr>
        <w:br/>
        <w:t>n = (2.8 × 10 / 5)² = (5.6)² = 31.36</w:t>
      </w:r>
      <w:r w:rsidRPr="000F026B">
        <w:rPr>
          <w:rFonts w:ascii="Times New Roman" w:hAnsi="Times New Roman"/>
          <w:sz w:val="24"/>
          <w:szCs w:val="24"/>
        </w:rPr>
        <w:br/>
        <w:t>n = 32 participants</w:t>
      </w:r>
    </w:p>
    <w:p w14:paraId="0845C0B9" w14:textId="77777777" w:rsidR="009A4657" w:rsidRPr="000F026B" w:rsidRDefault="001A30E1">
      <w:pPr>
        <w:spacing w:before="240" w:line="360" w:lineRule="auto"/>
        <w:jc w:val="both"/>
        <w:rPr>
          <w:rFonts w:ascii="Times New Roman" w:hAnsi="Times New Roman"/>
          <w:sz w:val="24"/>
          <w:szCs w:val="24"/>
          <w:rPrChange w:id="1744" w:author="usher" w:date="2026-06-05T05:43:00Z">
            <w:rPr/>
          </w:rPrChange>
        </w:rPr>
      </w:pPr>
      <w:bookmarkStart w:id="1745" w:name="_Hlk237508627"/>
      <w:bookmarkEnd w:id="1743"/>
      <w:r w:rsidRPr="000F026B">
        <w:rPr>
          <w:rFonts w:ascii="Times New Roman" w:hAnsi="Times New Roman"/>
          <w:sz w:val="24"/>
          <w:szCs w:val="24"/>
        </w:rPr>
        <w:t>To ensure diversity across multiple churches, the sample was increased to 50 participants. This adjustment ensured both statistical power and practical feasibility within the study context, allowing for adequate representation across churches while still maintaining the ability to detect meaningful effect of the intervention.</w:t>
      </w:r>
      <w:bookmarkEnd w:id="1745"/>
    </w:p>
    <w:p w14:paraId="76FF3CB7" w14:textId="20F687F8" w:rsidR="009A4657" w:rsidRPr="000F026B" w:rsidDel="00430F8D" w:rsidRDefault="001A30E1" w:rsidP="00430F8D">
      <w:pPr>
        <w:spacing w:line="360" w:lineRule="auto"/>
        <w:jc w:val="both"/>
        <w:rPr>
          <w:del w:id="1746" w:author="usher" w:date="2026-03-23T20:17:00Z"/>
          <w:rFonts w:ascii="Times New Roman" w:hAnsi="Times New Roman"/>
          <w:b/>
          <w:sz w:val="24"/>
          <w:szCs w:val="24"/>
        </w:rPr>
      </w:pPr>
      <w:bookmarkStart w:id="1747" w:name="_Hlk237508637"/>
      <w:r w:rsidRPr="000F026B">
        <w:rPr>
          <w:rFonts w:ascii="Times New Roman" w:hAnsi="Times New Roman"/>
          <w:b/>
          <w:sz w:val="24"/>
          <w:szCs w:val="24"/>
        </w:rPr>
        <w:t>3.</w:t>
      </w:r>
      <w:ins w:id="1748" w:author="usher" w:date="2026-03-20T03:44:00Z">
        <w:r w:rsidR="00DD4F59" w:rsidRPr="000F026B">
          <w:rPr>
            <w:rFonts w:ascii="Times New Roman" w:hAnsi="Times New Roman"/>
            <w:b/>
            <w:sz w:val="24"/>
            <w:szCs w:val="24"/>
          </w:rPr>
          <w:t>5</w:t>
        </w:r>
      </w:ins>
      <w:del w:id="1749" w:author="usher" w:date="2026-03-20T03:44:00Z">
        <w:r w:rsidRPr="000F026B" w:rsidDel="00DD4F59">
          <w:rPr>
            <w:rFonts w:ascii="Times New Roman" w:hAnsi="Times New Roman"/>
            <w:b/>
            <w:sz w:val="24"/>
            <w:szCs w:val="24"/>
          </w:rPr>
          <w:delText>6</w:delText>
        </w:r>
      </w:del>
      <w:r w:rsidRPr="000F026B">
        <w:rPr>
          <w:rFonts w:ascii="Times New Roman" w:hAnsi="Times New Roman"/>
          <w:b/>
          <w:sz w:val="24"/>
          <w:szCs w:val="24"/>
        </w:rPr>
        <w:t xml:space="preserve"> Sampling Technique</w:t>
      </w:r>
    </w:p>
    <w:bookmarkEnd w:id="1747"/>
    <w:p w14:paraId="2CCB0844" w14:textId="77777777" w:rsidR="00430F8D" w:rsidRPr="000F026B" w:rsidRDefault="00430F8D">
      <w:pPr>
        <w:spacing w:line="360" w:lineRule="auto"/>
        <w:jc w:val="both"/>
        <w:rPr>
          <w:ins w:id="1750" w:author="usher" w:date="2026-03-23T20:18:00Z"/>
          <w:rFonts w:ascii="Times New Roman" w:hAnsi="Times New Roman"/>
          <w:b/>
          <w:sz w:val="24"/>
          <w:szCs w:val="24"/>
        </w:rPr>
      </w:pPr>
    </w:p>
    <w:p w14:paraId="38C92B92" w14:textId="045E6B8A" w:rsidR="009A4657" w:rsidRPr="000F026B" w:rsidDel="002303BB" w:rsidRDefault="001A30E1" w:rsidP="000254A2">
      <w:pPr>
        <w:spacing w:line="360" w:lineRule="auto"/>
        <w:jc w:val="both"/>
        <w:rPr>
          <w:del w:id="1751" w:author="usher" w:date="2026-03-23T20:28:00Z"/>
          <w:rFonts w:ascii="Times New Roman" w:hAnsi="Times New Roman"/>
          <w:sz w:val="24"/>
          <w:szCs w:val="24"/>
          <w:rPrChange w:id="1752" w:author="usher" w:date="2026-06-05T05:43:00Z">
            <w:rPr>
              <w:del w:id="1753" w:author="usher" w:date="2026-03-23T20:28:00Z"/>
              <w:sz w:val="24"/>
              <w:szCs w:val="24"/>
            </w:rPr>
          </w:rPrChange>
        </w:rPr>
      </w:pPr>
      <w:del w:id="1754" w:author="usher" w:date="2026-03-23T20:17:00Z">
        <w:r w:rsidRPr="000F026B" w:rsidDel="00430F8D">
          <w:rPr>
            <w:rFonts w:ascii="Times New Roman" w:hAnsi="Times New Roman"/>
            <w:sz w:val="24"/>
            <w:szCs w:val="24"/>
          </w:rPr>
          <w:delText xml:space="preserve">A purposive sampling technique was used to select churches for the study. </w:delText>
        </w:r>
        <w:r w:rsidRPr="000F026B" w:rsidDel="00430F8D">
          <w:rPr>
            <w:rFonts w:ascii="Times New Roman" w:hAnsi="Times New Roman"/>
            <w:sz w:val="24"/>
            <w:szCs w:val="24"/>
            <w:shd w:val="clear" w:color="auto" w:fill="00FF00"/>
          </w:rPr>
          <w:delText xml:space="preserve">Within the </w:delText>
        </w:r>
        <w:r w:rsidRPr="000F026B" w:rsidDel="00430F8D">
          <w:rPr>
            <w:rFonts w:ascii="Times New Roman" w:hAnsi="Times New Roman"/>
            <w:color w:val="000000"/>
            <w:sz w:val="24"/>
            <w:szCs w:val="24"/>
            <w:shd w:val="clear" w:color="auto" w:fill="00FF00"/>
          </w:rPr>
          <w:delText>Ibadan South West Local Government Area (LGA), churches were identified based on the presence of active adolescent programmes and their accessibility to the researcher. This approach ensured that only churches that met the study’s inclusion criteria and were logistically feasible for data collection were selected.</w:delText>
        </w:r>
        <w:r w:rsidRPr="000F026B" w:rsidDel="00430F8D">
          <w:rPr>
            <w:rFonts w:ascii="Times New Roman" w:hAnsi="Times New Roman"/>
            <w:sz w:val="24"/>
            <w:szCs w:val="24"/>
          </w:rPr>
          <w:delText xml:space="preserve"> </w:delText>
        </w:r>
      </w:del>
      <w:bookmarkStart w:id="1755" w:name="_Hlk237508657"/>
      <w:ins w:id="1756" w:author="usher" w:date="2026-03-23T20:16:00Z">
        <w:r w:rsidR="00430F8D" w:rsidRPr="000F026B">
          <w:rPr>
            <w:rFonts w:ascii="Times New Roman" w:hAnsi="Times New Roman"/>
            <w:sz w:val="24"/>
            <w:szCs w:val="24"/>
          </w:rPr>
          <w:t xml:space="preserve">A purposive sampling technique was employed to select churches for the study. Ibadan South West Local Government Area (LGA) was selected as the study site due to its accessibility and logistical convenience for the researcher. Within this LGA, churches were identified based on the presence of active adolescent </w:t>
        </w:r>
        <w:proofErr w:type="spellStart"/>
        <w:r w:rsidR="00430F8D" w:rsidRPr="000F026B">
          <w:rPr>
            <w:rFonts w:ascii="Times New Roman" w:hAnsi="Times New Roman"/>
            <w:sz w:val="24"/>
            <w:szCs w:val="24"/>
          </w:rPr>
          <w:t>programmes</w:t>
        </w:r>
        <w:proofErr w:type="spellEnd"/>
        <w:r w:rsidR="00430F8D" w:rsidRPr="000F026B">
          <w:rPr>
            <w:rFonts w:ascii="Times New Roman" w:hAnsi="Times New Roman"/>
            <w:sz w:val="24"/>
            <w:szCs w:val="24"/>
          </w:rPr>
          <w:t xml:space="preserve"> and their accessibility. This approach ensured that only churches that met the study’s inclusion criteria and were feasible for data collection were selected.</w:t>
        </w:r>
      </w:ins>
      <w:ins w:id="1757" w:author="usher" w:date="2026-03-23T20:18:00Z">
        <w:r w:rsidR="000254A2" w:rsidRPr="000F026B">
          <w:rPr>
            <w:rFonts w:ascii="Times New Roman" w:hAnsi="Times New Roman"/>
            <w:sz w:val="24"/>
            <w:szCs w:val="24"/>
          </w:rPr>
          <w:t xml:space="preserve"> </w:t>
        </w:r>
      </w:ins>
      <w:r w:rsidRPr="000F026B">
        <w:rPr>
          <w:rFonts w:ascii="Times New Roman" w:hAnsi="Times New Roman"/>
          <w:sz w:val="24"/>
          <w:szCs w:val="24"/>
        </w:rPr>
        <w:t>A</w:t>
      </w:r>
      <w:r w:rsidRPr="000F026B">
        <w:rPr>
          <w:rFonts w:ascii="Times New Roman" w:hAnsi="Times New Roman"/>
          <w:color w:val="000000"/>
          <w:sz w:val="24"/>
          <w:szCs w:val="24"/>
        </w:rPr>
        <w:t xml:space="preserve"> preliminary mapping was conducted. This involved seeking recommendations from personal contacts, community leaders, church networks, and conducting brief informal interviews with church leaders and youth coordinators to confirm the presence of structured</w:t>
      </w:r>
      <w:bookmarkEnd w:id="1755"/>
      <w:r w:rsidRPr="000F026B">
        <w:rPr>
          <w:rFonts w:ascii="Times New Roman" w:hAnsi="Times New Roman"/>
          <w:color w:val="000000"/>
          <w:sz w:val="24"/>
          <w:szCs w:val="24"/>
        </w:rPr>
        <w:t xml:space="preserve"> </w:t>
      </w:r>
      <w:bookmarkStart w:id="1758" w:name="_Hlk237508675"/>
      <w:r w:rsidRPr="000F026B">
        <w:rPr>
          <w:rFonts w:ascii="Times New Roman" w:hAnsi="Times New Roman"/>
          <w:color w:val="000000"/>
          <w:sz w:val="24"/>
          <w:szCs w:val="24"/>
        </w:rPr>
        <w:t xml:space="preserve">adolescent-focused activities. Based on this process, churches that had ongoing </w:t>
      </w:r>
      <w:proofErr w:type="spellStart"/>
      <w:r w:rsidRPr="000F026B">
        <w:rPr>
          <w:rFonts w:ascii="Times New Roman" w:hAnsi="Times New Roman"/>
          <w:color w:val="000000"/>
          <w:sz w:val="24"/>
          <w:szCs w:val="24"/>
        </w:rPr>
        <w:t>programmes</w:t>
      </w:r>
      <w:proofErr w:type="spellEnd"/>
      <w:r w:rsidRPr="000F026B">
        <w:rPr>
          <w:rFonts w:ascii="Times New Roman" w:hAnsi="Times New Roman"/>
          <w:color w:val="000000"/>
          <w:sz w:val="24"/>
          <w:szCs w:val="24"/>
        </w:rPr>
        <w:t xml:space="preserve"> targeting adolescents such as youth churches, teenage Sunday school classes or mentorship initiatives were shortlisted. Religious educators from these churches were then invited to </w:t>
      </w:r>
      <w:r w:rsidRPr="000F026B">
        <w:rPr>
          <w:rFonts w:ascii="Times New Roman" w:hAnsi="Times New Roman"/>
          <w:color w:val="000000"/>
          <w:sz w:val="24"/>
          <w:szCs w:val="24"/>
        </w:rPr>
        <w:lastRenderedPageBreak/>
        <w:t xml:space="preserve">participate in the study. This approach was appropriate as the study required participants who were directly involved in mentoring adolescents and had the potential to benefit from the mental health training </w:t>
      </w:r>
      <w:proofErr w:type="spellStart"/>
      <w:r w:rsidRPr="000F026B">
        <w:rPr>
          <w:rFonts w:ascii="Times New Roman" w:hAnsi="Times New Roman"/>
          <w:color w:val="000000"/>
          <w:sz w:val="24"/>
          <w:szCs w:val="24"/>
        </w:rPr>
        <w:t>programme</w:t>
      </w:r>
      <w:proofErr w:type="spellEnd"/>
      <w:r w:rsidRPr="000F026B">
        <w:rPr>
          <w:rFonts w:ascii="Times New Roman" w:hAnsi="Times New Roman"/>
          <w:color w:val="000000"/>
          <w:sz w:val="24"/>
          <w:szCs w:val="24"/>
        </w:rPr>
        <w:t>.</w:t>
      </w:r>
      <w:r w:rsidRPr="000F026B">
        <w:rPr>
          <w:rFonts w:ascii="Times New Roman" w:hAnsi="Times New Roman"/>
          <w:sz w:val="24"/>
          <w:szCs w:val="24"/>
        </w:rPr>
        <w:t xml:space="preserve"> The</w:t>
      </w:r>
      <w:r w:rsidRPr="000F026B">
        <w:rPr>
          <w:rFonts w:ascii="Times New Roman" w:hAnsi="Times New Roman"/>
          <w:spacing w:val="-2"/>
          <w:sz w:val="24"/>
          <w:szCs w:val="24"/>
        </w:rPr>
        <w:t xml:space="preserve"> </w:t>
      </w:r>
      <w:r w:rsidRPr="000F026B">
        <w:rPr>
          <w:rFonts w:ascii="Times New Roman" w:hAnsi="Times New Roman"/>
          <w:sz w:val="24"/>
          <w:szCs w:val="24"/>
        </w:rPr>
        <w:t>sample</w:t>
      </w:r>
      <w:r w:rsidRPr="000F026B">
        <w:rPr>
          <w:rFonts w:ascii="Times New Roman" w:hAnsi="Times New Roman"/>
          <w:spacing w:val="-2"/>
          <w:sz w:val="24"/>
          <w:szCs w:val="24"/>
        </w:rPr>
        <w:t xml:space="preserve"> </w:t>
      </w:r>
      <w:r w:rsidRPr="000F026B">
        <w:rPr>
          <w:rFonts w:ascii="Times New Roman" w:hAnsi="Times New Roman"/>
          <w:sz w:val="24"/>
          <w:szCs w:val="24"/>
        </w:rPr>
        <w:t>size</w:t>
      </w:r>
      <w:r w:rsidRPr="000F026B">
        <w:rPr>
          <w:rFonts w:ascii="Times New Roman" w:hAnsi="Times New Roman"/>
          <w:spacing w:val="-1"/>
          <w:sz w:val="24"/>
          <w:szCs w:val="24"/>
        </w:rPr>
        <w:t xml:space="preserve"> </w:t>
      </w:r>
      <w:r w:rsidRPr="000F026B">
        <w:rPr>
          <w:rFonts w:ascii="Times New Roman" w:hAnsi="Times New Roman"/>
          <w:sz w:val="24"/>
          <w:szCs w:val="24"/>
        </w:rPr>
        <w:t>consisted</w:t>
      </w:r>
      <w:r w:rsidRPr="000F026B">
        <w:rPr>
          <w:rFonts w:ascii="Times New Roman" w:hAnsi="Times New Roman"/>
          <w:spacing w:val="-1"/>
          <w:sz w:val="24"/>
          <w:szCs w:val="24"/>
        </w:rPr>
        <w:t xml:space="preserve"> </w:t>
      </w:r>
      <w:r w:rsidRPr="000F026B">
        <w:rPr>
          <w:rFonts w:ascii="Times New Roman" w:hAnsi="Times New Roman"/>
          <w:sz w:val="24"/>
          <w:szCs w:val="24"/>
        </w:rPr>
        <w:t>of</w:t>
      </w:r>
      <w:r w:rsidRPr="000F026B">
        <w:rPr>
          <w:rFonts w:ascii="Times New Roman" w:hAnsi="Times New Roman"/>
          <w:spacing w:val="-2"/>
          <w:sz w:val="24"/>
          <w:szCs w:val="24"/>
        </w:rPr>
        <w:t xml:space="preserve"> </w:t>
      </w:r>
      <w:r w:rsidRPr="000F026B">
        <w:rPr>
          <w:rFonts w:ascii="Times New Roman" w:hAnsi="Times New Roman"/>
          <w:sz w:val="24"/>
          <w:szCs w:val="24"/>
        </w:rPr>
        <w:t>50</w:t>
      </w:r>
      <w:r w:rsidRPr="000F026B">
        <w:rPr>
          <w:rFonts w:ascii="Times New Roman" w:hAnsi="Times New Roman"/>
          <w:spacing w:val="-1"/>
          <w:sz w:val="24"/>
          <w:szCs w:val="24"/>
        </w:rPr>
        <w:t xml:space="preserve"> </w:t>
      </w:r>
      <w:r w:rsidRPr="000F026B">
        <w:rPr>
          <w:rFonts w:ascii="Times New Roman" w:hAnsi="Times New Roman"/>
          <w:sz w:val="24"/>
          <w:szCs w:val="24"/>
        </w:rPr>
        <w:t>adolescent</w:t>
      </w:r>
      <w:r w:rsidRPr="000F026B">
        <w:rPr>
          <w:rFonts w:ascii="Times New Roman" w:hAnsi="Times New Roman"/>
          <w:spacing w:val="-2"/>
          <w:sz w:val="24"/>
          <w:szCs w:val="24"/>
        </w:rPr>
        <w:t xml:space="preserve"> </w:t>
      </w:r>
      <w:r w:rsidRPr="000F026B">
        <w:rPr>
          <w:rFonts w:ascii="Times New Roman" w:hAnsi="Times New Roman"/>
          <w:sz w:val="24"/>
          <w:szCs w:val="24"/>
        </w:rPr>
        <w:t>educators,</w:t>
      </w:r>
      <w:r w:rsidRPr="000F026B">
        <w:rPr>
          <w:rFonts w:ascii="Times New Roman" w:hAnsi="Times New Roman"/>
          <w:spacing w:val="-1"/>
          <w:sz w:val="24"/>
          <w:szCs w:val="24"/>
        </w:rPr>
        <w:t xml:space="preserve"> </w:t>
      </w:r>
      <w:r w:rsidRPr="000F026B">
        <w:rPr>
          <w:rFonts w:ascii="Times New Roman" w:hAnsi="Times New Roman"/>
          <w:sz w:val="24"/>
          <w:szCs w:val="24"/>
        </w:rPr>
        <w:t>selected</w:t>
      </w:r>
      <w:r w:rsidRPr="000F026B">
        <w:rPr>
          <w:rFonts w:ascii="Times New Roman" w:hAnsi="Times New Roman"/>
          <w:spacing w:val="-2"/>
          <w:sz w:val="24"/>
          <w:szCs w:val="24"/>
        </w:rPr>
        <w:t xml:space="preserve"> </w:t>
      </w:r>
      <w:r w:rsidRPr="000F026B">
        <w:rPr>
          <w:rFonts w:ascii="Times New Roman" w:hAnsi="Times New Roman"/>
          <w:sz w:val="24"/>
          <w:szCs w:val="24"/>
        </w:rPr>
        <w:t>from</w:t>
      </w:r>
      <w:r w:rsidRPr="000F026B">
        <w:rPr>
          <w:rFonts w:ascii="Times New Roman" w:hAnsi="Times New Roman"/>
          <w:spacing w:val="-1"/>
          <w:sz w:val="24"/>
          <w:szCs w:val="24"/>
        </w:rPr>
        <w:t xml:space="preserve"> </w:t>
      </w:r>
      <w:r w:rsidRPr="000F026B">
        <w:rPr>
          <w:rFonts w:ascii="Times New Roman" w:hAnsi="Times New Roman"/>
          <w:sz w:val="24"/>
          <w:szCs w:val="24"/>
        </w:rPr>
        <w:t>four</w:t>
      </w:r>
      <w:r w:rsidRPr="000F026B">
        <w:rPr>
          <w:rFonts w:ascii="Times New Roman" w:hAnsi="Times New Roman"/>
          <w:spacing w:val="-2"/>
          <w:sz w:val="24"/>
          <w:szCs w:val="24"/>
        </w:rPr>
        <w:t xml:space="preserve"> </w:t>
      </w:r>
      <w:r w:rsidRPr="000F026B">
        <w:rPr>
          <w:rFonts w:ascii="Times New Roman" w:hAnsi="Times New Roman"/>
          <w:sz w:val="24"/>
          <w:szCs w:val="24"/>
        </w:rPr>
        <w:t>churches</w:t>
      </w:r>
      <w:r w:rsidRPr="000F026B">
        <w:rPr>
          <w:rFonts w:ascii="Times New Roman" w:hAnsi="Times New Roman"/>
          <w:spacing w:val="-2"/>
          <w:sz w:val="24"/>
          <w:szCs w:val="24"/>
        </w:rPr>
        <w:t xml:space="preserve"> </w:t>
      </w:r>
      <w:r w:rsidRPr="000F026B">
        <w:rPr>
          <w:rFonts w:ascii="Times New Roman" w:hAnsi="Times New Roman"/>
          <w:sz w:val="24"/>
          <w:szCs w:val="24"/>
        </w:rPr>
        <w:t>across</w:t>
      </w:r>
      <w:r w:rsidRPr="000F026B">
        <w:rPr>
          <w:rFonts w:ascii="Times New Roman" w:hAnsi="Times New Roman"/>
          <w:spacing w:val="-1"/>
          <w:sz w:val="24"/>
          <w:szCs w:val="24"/>
        </w:rPr>
        <w:t xml:space="preserve"> </w:t>
      </w:r>
      <w:r w:rsidRPr="000F026B">
        <w:rPr>
          <w:rFonts w:ascii="Times New Roman" w:hAnsi="Times New Roman"/>
          <w:sz w:val="24"/>
          <w:szCs w:val="24"/>
        </w:rPr>
        <w:t xml:space="preserve">different </w:t>
      </w:r>
      <w:r w:rsidRPr="000F026B">
        <w:rPr>
          <w:rFonts w:ascii="Times New Roman" w:hAnsi="Times New Roman"/>
          <w:spacing w:val="-58"/>
          <w:sz w:val="24"/>
          <w:szCs w:val="24"/>
        </w:rPr>
        <w:t xml:space="preserve">   </w:t>
      </w:r>
      <w:r w:rsidRPr="000F026B">
        <w:rPr>
          <w:rFonts w:ascii="Times New Roman" w:hAnsi="Times New Roman"/>
          <w:sz w:val="24"/>
          <w:szCs w:val="24"/>
        </w:rPr>
        <w:t>regions of Ibadan South West Local Government Area (LGA), Oyo State to ensure diversity in the sample. The sample size was determined based</w:t>
      </w:r>
      <w:r w:rsidRPr="000F026B">
        <w:rPr>
          <w:rFonts w:ascii="Times New Roman" w:hAnsi="Times New Roman"/>
          <w:spacing w:val="1"/>
          <w:sz w:val="24"/>
          <w:szCs w:val="24"/>
        </w:rPr>
        <w:t xml:space="preserve"> </w:t>
      </w:r>
      <w:r w:rsidRPr="000F026B">
        <w:rPr>
          <w:rFonts w:ascii="Times New Roman" w:hAnsi="Times New Roman"/>
          <w:sz w:val="24"/>
          <w:szCs w:val="24"/>
        </w:rPr>
        <w:t>on</w:t>
      </w:r>
      <w:r w:rsidRPr="000F026B">
        <w:rPr>
          <w:rFonts w:ascii="Times New Roman" w:hAnsi="Times New Roman"/>
          <w:spacing w:val="1"/>
          <w:sz w:val="24"/>
          <w:szCs w:val="24"/>
        </w:rPr>
        <w:t xml:space="preserve"> </w:t>
      </w:r>
      <w:r w:rsidRPr="000F026B">
        <w:rPr>
          <w:rFonts w:ascii="Times New Roman" w:hAnsi="Times New Roman"/>
          <w:sz w:val="24"/>
          <w:szCs w:val="24"/>
        </w:rPr>
        <w:t>logistical</w:t>
      </w:r>
      <w:r w:rsidRPr="000F026B">
        <w:rPr>
          <w:rFonts w:ascii="Times New Roman" w:hAnsi="Times New Roman"/>
          <w:spacing w:val="1"/>
          <w:sz w:val="24"/>
          <w:szCs w:val="24"/>
        </w:rPr>
        <w:t xml:space="preserve"> </w:t>
      </w:r>
      <w:r w:rsidRPr="000F026B">
        <w:rPr>
          <w:rFonts w:ascii="Times New Roman" w:hAnsi="Times New Roman"/>
          <w:sz w:val="24"/>
          <w:szCs w:val="24"/>
        </w:rPr>
        <w:t>considerations</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the</w:t>
      </w:r>
      <w:r w:rsidRPr="000F026B">
        <w:rPr>
          <w:rFonts w:ascii="Times New Roman" w:hAnsi="Times New Roman"/>
          <w:spacing w:val="1"/>
          <w:sz w:val="24"/>
          <w:szCs w:val="24"/>
        </w:rPr>
        <w:t xml:space="preserve"> </w:t>
      </w:r>
      <w:r w:rsidRPr="000F026B">
        <w:rPr>
          <w:rFonts w:ascii="Times New Roman" w:hAnsi="Times New Roman"/>
          <w:sz w:val="24"/>
          <w:szCs w:val="24"/>
        </w:rPr>
        <w:t>need</w:t>
      </w:r>
      <w:r w:rsidRPr="000F026B">
        <w:rPr>
          <w:rFonts w:ascii="Times New Roman" w:hAnsi="Times New Roman"/>
          <w:spacing w:val="1"/>
          <w:sz w:val="24"/>
          <w:szCs w:val="24"/>
        </w:rPr>
        <w:t xml:space="preserve"> </w:t>
      </w:r>
      <w:r w:rsidRPr="000F026B">
        <w:rPr>
          <w:rFonts w:ascii="Times New Roman" w:hAnsi="Times New Roman"/>
          <w:sz w:val="24"/>
          <w:szCs w:val="24"/>
        </w:rPr>
        <w:t>for</w:t>
      </w:r>
      <w:r w:rsidRPr="000F026B">
        <w:rPr>
          <w:rFonts w:ascii="Times New Roman" w:hAnsi="Times New Roman"/>
          <w:spacing w:val="1"/>
          <w:sz w:val="24"/>
          <w:szCs w:val="24"/>
        </w:rPr>
        <w:t xml:space="preserve"> </w:t>
      </w:r>
      <w:r w:rsidRPr="000F026B">
        <w:rPr>
          <w:rFonts w:ascii="Times New Roman" w:hAnsi="Times New Roman"/>
          <w:sz w:val="24"/>
          <w:szCs w:val="24"/>
        </w:rPr>
        <w:t>sufficient</w:t>
      </w:r>
      <w:r w:rsidRPr="000F026B">
        <w:rPr>
          <w:rFonts w:ascii="Times New Roman" w:hAnsi="Times New Roman"/>
          <w:spacing w:val="1"/>
          <w:sz w:val="24"/>
          <w:szCs w:val="24"/>
        </w:rPr>
        <w:t xml:space="preserve"> </w:t>
      </w:r>
      <w:r w:rsidRPr="000F026B">
        <w:rPr>
          <w:rFonts w:ascii="Times New Roman" w:hAnsi="Times New Roman"/>
          <w:sz w:val="24"/>
          <w:szCs w:val="24"/>
        </w:rPr>
        <w:t>representation from different church</w:t>
      </w:r>
      <w:r w:rsidRPr="000F026B">
        <w:rPr>
          <w:rFonts w:ascii="Times New Roman" w:hAnsi="Times New Roman"/>
          <w:spacing w:val="1"/>
          <w:sz w:val="24"/>
          <w:szCs w:val="24"/>
        </w:rPr>
        <w:t xml:space="preserve"> </w:t>
      </w:r>
      <w:r w:rsidRPr="000F026B">
        <w:rPr>
          <w:rFonts w:ascii="Times New Roman" w:hAnsi="Times New Roman"/>
          <w:sz w:val="24"/>
          <w:szCs w:val="24"/>
        </w:rPr>
        <w:t>settings.</w:t>
      </w:r>
      <w:del w:id="1759" w:author="usher" w:date="2026-03-23T20:28:00Z">
        <w:r w:rsidRPr="000F026B" w:rsidDel="002303BB">
          <w:rPr>
            <w:rFonts w:ascii="Times New Roman" w:hAnsi="Times New Roman"/>
            <w:sz w:val="24"/>
            <w:szCs w:val="24"/>
          </w:rPr>
          <w:delText xml:space="preserve"> </w:delText>
        </w:r>
      </w:del>
    </w:p>
    <w:p w14:paraId="355052E4" w14:textId="31E49230" w:rsidR="002303BB" w:rsidRPr="000F026B" w:rsidRDefault="002303BB" w:rsidP="002303BB">
      <w:pPr>
        <w:spacing w:line="360" w:lineRule="auto"/>
        <w:jc w:val="both"/>
        <w:rPr>
          <w:ins w:id="1760" w:author="usher" w:date="2026-03-23T20:28:00Z"/>
          <w:rFonts w:ascii="Times New Roman" w:hAnsi="Times New Roman"/>
          <w:sz w:val="24"/>
          <w:szCs w:val="24"/>
          <w:rPrChange w:id="1761" w:author="usher" w:date="2026-06-05T05:43:00Z">
            <w:rPr>
              <w:ins w:id="1762" w:author="usher" w:date="2026-03-23T20:28:00Z"/>
              <w:sz w:val="24"/>
              <w:szCs w:val="24"/>
            </w:rPr>
          </w:rPrChange>
        </w:rPr>
      </w:pPr>
    </w:p>
    <w:p w14:paraId="605EF7FC" w14:textId="57E1BAA5" w:rsidR="002303BB" w:rsidRPr="000F026B" w:rsidRDefault="002303BB" w:rsidP="002303BB">
      <w:pPr>
        <w:spacing w:before="240" w:line="360" w:lineRule="auto"/>
        <w:jc w:val="both"/>
        <w:rPr>
          <w:ins w:id="1763" w:author="usher" w:date="2026-03-23T20:28:00Z"/>
          <w:rFonts w:ascii="Times New Roman" w:hAnsi="Times New Roman"/>
          <w:b/>
          <w:sz w:val="24"/>
          <w:szCs w:val="24"/>
        </w:rPr>
      </w:pPr>
      <w:bookmarkStart w:id="1764" w:name="_Hlk237508688"/>
      <w:bookmarkEnd w:id="1758"/>
      <w:ins w:id="1765" w:author="usher" w:date="2026-03-23T20:28:00Z">
        <w:r w:rsidRPr="000F026B">
          <w:rPr>
            <w:rFonts w:ascii="Times New Roman" w:hAnsi="Times New Roman"/>
            <w:b/>
            <w:sz w:val="24"/>
            <w:szCs w:val="24"/>
          </w:rPr>
          <w:t>3.</w:t>
        </w:r>
      </w:ins>
      <w:ins w:id="1766" w:author="usher" w:date="2026-03-23T20:29:00Z">
        <w:r w:rsidR="00E13067" w:rsidRPr="000F026B">
          <w:rPr>
            <w:rFonts w:ascii="Times New Roman" w:hAnsi="Times New Roman"/>
            <w:b/>
            <w:sz w:val="24"/>
            <w:szCs w:val="24"/>
          </w:rPr>
          <w:t>6</w:t>
        </w:r>
      </w:ins>
      <w:ins w:id="1767" w:author="usher" w:date="2026-03-23T20:28:00Z">
        <w:r w:rsidRPr="000F026B">
          <w:rPr>
            <w:rFonts w:ascii="Times New Roman" w:hAnsi="Times New Roman"/>
            <w:b/>
            <w:sz w:val="24"/>
            <w:szCs w:val="24"/>
          </w:rPr>
          <w:t xml:space="preserve"> Study Instruments </w:t>
        </w:r>
      </w:ins>
    </w:p>
    <w:p w14:paraId="365C6A4B" w14:textId="77777777" w:rsidR="002303BB" w:rsidRPr="000F026B" w:rsidRDefault="002303BB" w:rsidP="002303BB">
      <w:pPr>
        <w:spacing w:before="240" w:line="360" w:lineRule="auto"/>
        <w:jc w:val="both"/>
        <w:rPr>
          <w:ins w:id="1768" w:author="usher" w:date="2026-03-23T20:28:00Z"/>
          <w:rFonts w:ascii="Times New Roman" w:hAnsi="Times New Roman"/>
          <w:sz w:val="24"/>
          <w:szCs w:val="24"/>
        </w:rPr>
      </w:pPr>
      <w:bookmarkStart w:id="1769" w:name="_Hlk237508710"/>
      <w:bookmarkEnd w:id="1764"/>
      <w:ins w:id="1770" w:author="usher" w:date="2026-03-23T20:28:00Z">
        <w:r w:rsidRPr="000F026B">
          <w:rPr>
            <w:rFonts w:ascii="Times New Roman" w:hAnsi="Times New Roman"/>
            <w:sz w:val="24"/>
            <w:szCs w:val="24"/>
          </w:rPr>
          <w:t xml:space="preserve">The following instruments </w:t>
        </w:r>
        <w:del w:id="1771" w:author="CCAM" w:date="2026-09-27T22:26:00Z">
          <w:r w:rsidRPr="000F026B" w:rsidDel="000E4BD7">
            <w:rPr>
              <w:rFonts w:ascii="Times New Roman" w:hAnsi="Times New Roman"/>
              <w:sz w:val="24"/>
              <w:szCs w:val="24"/>
            </w:rPr>
            <w:delText>th</w:delText>
          </w:r>
        </w:del>
        <w:del w:id="1772" w:author="CCAM" w:date="2026-09-27T22:25:00Z">
          <w:r w:rsidRPr="000F026B" w:rsidDel="000E4BD7">
            <w:rPr>
              <w:rFonts w:ascii="Times New Roman" w:hAnsi="Times New Roman"/>
              <w:sz w:val="24"/>
              <w:szCs w:val="24"/>
            </w:rPr>
            <w:delText xml:space="preserve">at </w:delText>
          </w:r>
        </w:del>
        <w:r w:rsidRPr="000F026B">
          <w:rPr>
            <w:rFonts w:ascii="Times New Roman" w:hAnsi="Times New Roman"/>
            <w:sz w:val="24"/>
            <w:szCs w:val="24"/>
          </w:rPr>
          <w:t>were utilized to collect data</w:t>
        </w:r>
        <w:bookmarkEnd w:id="1769"/>
        <w:r w:rsidRPr="000F026B">
          <w:rPr>
            <w:rFonts w:ascii="Times New Roman" w:hAnsi="Times New Roman"/>
            <w:sz w:val="24"/>
            <w:szCs w:val="24"/>
          </w:rPr>
          <w:t xml:space="preserve">: </w:t>
        </w:r>
      </w:ins>
    </w:p>
    <w:p w14:paraId="1266A0BB" w14:textId="77777777" w:rsidR="002303BB" w:rsidRPr="000F026B" w:rsidRDefault="002303BB" w:rsidP="002303BB">
      <w:pPr>
        <w:numPr>
          <w:ilvl w:val="0"/>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before="240" w:after="0" w:line="360" w:lineRule="auto"/>
        <w:jc w:val="both"/>
        <w:textAlignment w:val="auto"/>
        <w:rPr>
          <w:ins w:id="1773" w:author="usher" w:date="2026-03-23T20:28:00Z"/>
          <w:rFonts w:ascii="Times New Roman" w:hAnsi="Times New Roman"/>
          <w:sz w:val="24"/>
          <w:szCs w:val="24"/>
          <w:rPrChange w:id="1774" w:author="usher" w:date="2026-06-05T05:43:00Z">
            <w:rPr>
              <w:ins w:id="1775" w:author="usher" w:date="2026-03-23T20:28:00Z"/>
            </w:rPr>
          </w:rPrChange>
        </w:rPr>
      </w:pPr>
      <w:bookmarkStart w:id="1776" w:name="_Hlk237508756"/>
      <w:bookmarkStart w:id="1777" w:name="_Hlk237508733"/>
      <w:ins w:id="1778" w:author="usher" w:date="2026-03-23T20:28:00Z">
        <w:r w:rsidRPr="000F026B">
          <w:rPr>
            <w:rFonts w:ascii="Times New Roman" w:hAnsi="Times New Roman"/>
            <w:b/>
            <w:color w:val="000000"/>
            <w:sz w:val="24"/>
            <w:szCs w:val="24"/>
          </w:rPr>
          <w:t>A Socio-Demographic Questionnaire</w:t>
        </w:r>
        <w:bookmarkEnd w:id="1776"/>
        <w:r w:rsidRPr="000F026B">
          <w:rPr>
            <w:rFonts w:ascii="Times New Roman" w:hAnsi="Times New Roman"/>
            <w:b/>
            <w:color w:val="000000"/>
            <w:sz w:val="24"/>
            <w:szCs w:val="24"/>
          </w:rPr>
          <w:t>:</w:t>
        </w:r>
        <w:r w:rsidRPr="000F026B">
          <w:rPr>
            <w:rFonts w:ascii="Times New Roman" w:hAnsi="Times New Roman"/>
            <w:color w:val="000000"/>
            <w:sz w:val="24"/>
            <w:szCs w:val="24"/>
          </w:rPr>
          <w:t xml:space="preserve"> This was adapted from a questionnaire used in a previous study on adolescents </w:t>
        </w:r>
        <w:bookmarkStart w:id="1779" w:name="_Hlk237508820"/>
        <w:r w:rsidRPr="000F026B">
          <w:rPr>
            <w:rFonts w:ascii="Times New Roman" w:hAnsi="Times New Roman"/>
            <w:color w:val="000000"/>
            <w:sz w:val="24"/>
            <w:szCs w:val="24"/>
          </w:rPr>
          <w:t xml:space="preserve">in rural and urban Ibadan by </w:t>
        </w:r>
        <w:proofErr w:type="spellStart"/>
        <w:r w:rsidRPr="000F026B">
          <w:rPr>
            <w:rFonts w:ascii="Times New Roman" w:hAnsi="Times New Roman"/>
            <w:color w:val="000000"/>
            <w:sz w:val="24"/>
            <w:szCs w:val="24"/>
          </w:rPr>
          <w:t>Omigbodun</w:t>
        </w:r>
        <w:proofErr w:type="spellEnd"/>
        <w:r w:rsidRPr="000F026B">
          <w:rPr>
            <w:rFonts w:ascii="Times New Roman" w:hAnsi="Times New Roman"/>
            <w:color w:val="000000"/>
            <w:sz w:val="24"/>
            <w:szCs w:val="24"/>
          </w:rPr>
          <w:t xml:space="preserve"> et al, 2008</w:t>
        </w:r>
        <w:bookmarkEnd w:id="1779"/>
        <w:r w:rsidRPr="000F026B">
          <w:rPr>
            <w:rFonts w:ascii="Times New Roman" w:hAnsi="Times New Roman"/>
            <w:color w:val="000000"/>
            <w:sz w:val="24"/>
            <w:szCs w:val="24"/>
          </w:rPr>
          <w:t xml:space="preserve">. </w:t>
        </w:r>
        <w:bookmarkStart w:id="1780" w:name="_Hlk237508847"/>
        <w:r w:rsidRPr="000F026B">
          <w:rPr>
            <w:rFonts w:ascii="Times New Roman" w:hAnsi="Times New Roman"/>
            <w:color w:val="000000"/>
            <w:sz w:val="24"/>
            <w:szCs w:val="24"/>
          </w:rPr>
          <w:t>This was used to obtain information on age, gender, marital status, religion, level of education, where they worshipped at the time of the intervention, number of children they had among others</w:t>
        </w:r>
        <w:bookmarkEnd w:id="1780"/>
        <w:r w:rsidRPr="000F026B">
          <w:rPr>
            <w:rFonts w:ascii="Times New Roman" w:hAnsi="Times New Roman"/>
            <w:color w:val="000000"/>
            <w:sz w:val="24"/>
            <w:szCs w:val="24"/>
          </w:rPr>
          <w:t xml:space="preserve">. </w:t>
        </w:r>
      </w:ins>
    </w:p>
    <w:p w14:paraId="0630E57A" w14:textId="77777777" w:rsidR="002303BB" w:rsidRPr="000F026B" w:rsidRDefault="002303BB" w:rsidP="002303BB">
      <w:pPr>
        <w:numPr>
          <w:ilvl w:val="0"/>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before="240" w:after="0" w:line="360" w:lineRule="auto"/>
        <w:jc w:val="both"/>
        <w:textAlignment w:val="auto"/>
        <w:rPr>
          <w:ins w:id="1781" w:author="usher" w:date="2026-03-23T20:28:00Z"/>
          <w:rFonts w:ascii="Times New Roman" w:hAnsi="Times New Roman"/>
          <w:sz w:val="24"/>
          <w:szCs w:val="24"/>
          <w:rPrChange w:id="1782" w:author="usher" w:date="2026-06-05T05:43:00Z">
            <w:rPr>
              <w:ins w:id="1783" w:author="usher" w:date="2026-03-23T20:28:00Z"/>
            </w:rPr>
          </w:rPrChange>
        </w:rPr>
      </w:pPr>
      <w:bookmarkStart w:id="1784" w:name="_Hlk237508866"/>
      <w:bookmarkEnd w:id="1777"/>
      <w:ins w:id="1785" w:author="usher" w:date="2026-03-23T20:28:00Z">
        <w:r w:rsidRPr="000F026B">
          <w:rPr>
            <w:rFonts w:ascii="Times New Roman" w:hAnsi="Times New Roman"/>
            <w:b/>
            <w:sz w:val="24"/>
            <w:szCs w:val="24"/>
          </w:rPr>
          <w:t>Educators’ Knowledge, Attitude and Practice Questionnaire</w:t>
        </w:r>
        <w:bookmarkEnd w:id="1784"/>
        <w:r w:rsidRPr="000F026B">
          <w:rPr>
            <w:rFonts w:ascii="Times New Roman" w:hAnsi="Times New Roman"/>
            <w:b/>
            <w:sz w:val="24"/>
            <w:szCs w:val="24"/>
          </w:rPr>
          <w:t xml:space="preserve">: </w:t>
        </w:r>
        <w:r w:rsidRPr="000F026B">
          <w:rPr>
            <w:rFonts w:ascii="Times New Roman" w:hAnsi="Times New Roman"/>
            <w:sz w:val="24"/>
            <w:szCs w:val="24"/>
          </w:rPr>
          <w:t xml:space="preserve">This instrument was </w:t>
        </w:r>
        <w:bookmarkStart w:id="1786" w:name="_Hlk237508894"/>
        <w:r w:rsidRPr="000F026B">
          <w:rPr>
            <w:rFonts w:ascii="Times New Roman" w:hAnsi="Times New Roman"/>
            <w:sz w:val="24"/>
            <w:szCs w:val="24"/>
          </w:rPr>
          <w:t>adapted from previous training modules on adolescents’ depression</w:t>
        </w:r>
        <w:bookmarkEnd w:id="1786"/>
        <w:r w:rsidRPr="000F026B">
          <w:rPr>
            <w:rFonts w:ascii="Times New Roman" w:hAnsi="Times New Roman"/>
            <w:sz w:val="24"/>
            <w:szCs w:val="24"/>
          </w:rPr>
          <w:t xml:space="preserve"> ref. It employed a mixed approach. </w:t>
        </w:r>
        <w:bookmarkStart w:id="1787" w:name="_Hlk237508941"/>
        <w:r w:rsidRPr="000F026B">
          <w:rPr>
            <w:rFonts w:ascii="Times New Roman" w:hAnsi="Times New Roman"/>
            <w:sz w:val="24"/>
            <w:szCs w:val="24"/>
          </w:rPr>
          <w:t xml:space="preserve">Some of the questions in this instrument required the respondents to tick options that are relevant to them from a list provided, some questions presented </w:t>
        </w:r>
        <w:bookmarkEnd w:id="1787"/>
        <w:r w:rsidRPr="000F026B">
          <w:rPr>
            <w:rFonts w:ascii="Times New Roman" w:hAnsi="Times New Roman"/>
            <w:sz w:val="24"/>
            <w:szCs w:val="24"/>
          </w:rPr>
          <w:t>options scored on a Likert scale, and others required open-texted responses.</w:t>
        </w:r>
      </w:ins>
    </w:p>
    <w:p w14:paraId="1CE02DFF" w14:textId="77777777" w:rsidR="002303BB" w:rsidRPr="000F026B" w:rsidRDefault="002303BB" w:rsidP="002303BB">
      <w:pPr>
        <w:pBdr>
          <w:top w:val="single" w:sz="2" w:space="31" w:color="FFFFFF" w:shadow="1"/>
          <w:left w:val="single" w:sz="2" w:space="31" w:color="FFFFFF" w:shadow="1"/>
          <w:bottom w:val="single" w:sz="2" w:space="31" w:color="FFFFFF" w:shadow="1"/>
          <w:right w:val="single" w:sz="2" w:space="31" w:color="FFFFFF" w:shadow="1"/>
        </w:pBdr>
        <w:suppressAutoHyphens w:val="0"/>
        <w:spacing w:before="240" w:after="0" w:line="360" w:lineRule="auto"/>
        <w:ind w:left="720"/>
        <w:jc w:val="both"/>
        <w:textAlignment w:val="auto"/>
        <w:rPr>
          <w:ins w:id="1788" w:author="usher" w:date="2026-03-23T20:28:00Z"/>
          <w:rFonts w:ascii="Times New Roman" w:hAnsi="Times New Roman"/>
          <w:sz w:val="24"/>
          <w:szCs w:val="24"/>
          <w:rPrChange w:id="1789" w:author="usher" w:date="2026-06-05T05:43:00Z">
            <w:rPr>
              <w:ins w:id="1790" w:author="usher" w:date="2026-03-23T20:28:00Z"/>
            </w:rPr>
          </w:rPrChange>
        </w:rPr>
      </w:pPr>
      <w:ins w:id="1791" w:author="usher" w:date="2026-03-23T20:28:00Z">
        <w:r w:rsidRPr="000F026B">
          <w:rPr>
            <w:rFonts w:ascii="Times New Roman" w:hAnsi="Times New Roman"/>
            <w:sz w:val="24"/>
            <w:szCs w:val="24"/>
          </w:rPr>
          <w:t xml:space="preserve">  </w:t>
        </w:r>
      </w:ins>
    </w:p>
    <w:p w14:paraId="5F515DB6" w14:textId="0766DD84" w:rsidR="002303BB" w:rsidRPr="000F026B" w:rsidRDefault="002303BB" w:rsidP="002303BB">
      <w:pPr>
        <w:numPr>
          <w:ilvl w:val="0"/>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after="0" w:line="360" w:lineRule="auto"/>
        <w:jc w:val="both"/>
        <w:textAlignment w:val="auto"/>
        <w:rPr>
          <w:ins w:id="1792" w:author="usher" w:date="2026-03-23T20:28:00Z"/>
          <w:rFonts w:ascii="Times New Roman" w:hAnsi="Times New Roman"/>
          <w:sz w:val="24"/>
          <w:szCs w:val="24"/>
          <w:rPrChange w:id="1793" w:author="usher" w:date="2026-06-05T05:43:00Z">
            <w:rPr>
              <w:ins w:id="1794" w:author="usher" w:date="2026-03-23T20:28:00Z"/>
            </w:rPr>
          </w:rPrChange>
        </w:rPr>
      </w:pPr>
      <w:ins w:id="1795" w:author="usher" w:date="2026-03-23T20:28:00Z">
        <w:r w:rsidRPr="000F026B">
          <w:rPr>
            <w:rFonts w:ascii="Times New Roman" w:hAnsi="Times New Roman"/>
            <w:b/>
            <w:sz w:val="24"/>
            <w:szCs w:val="24"/>
          </w:rPr>
          <w:t xml:space="preserve">Client Satisfaction Questionnaire: </w:t>
        </w:r>
        <w:r w:rsidRPr="000F026B">
          <w:rPr>
            <w:rFonts w:ascii="Times New Roman" w:hAnsi="Times New Roman"/>
            <w:sz w:val="24"/>
            <w:szCs w:val="24"/>
          </w:rPr>
          <w:t xml:space="preserve">This consists of eight questions </w:t>
        </w:r>
      </w:ins>
      <w:ins w:id="1796" w:author="usher" w:date="2026-08-13T10:23:00Z">
        <w:r w:rsidR="00530D7B">
          <w:rPr>
            <w:rFonts w:ascii="Times New Roman" w:hAnsi="Times New Roman"/>
            <w:sz w:val="24"/>
            <w:szCs w:val="24"/>
          </w:rPr>
          <w:t>(</w:t>
        </w:r>
      </w:ins>
      <w:ins w:id="1797" w:author="usher" w:date="2026-03-23T20:28:00Z">
        <w:r w:rsidRPr="000F026B">
          <w:rPr>
            <w:rFonts w:ascii="Times New Roman" w:hAnsi="Times New Roman"/>
            <w:sz w:val="24"/>
            <w:szCs w:val="24"/>
          </w:rPr>
          <w:t xml:space="preserve">Attkisson and Greenfield, 2004).  The </w:t>
        </w:r>
        <w:bookmarkStart w:id="1798" w:name="_Hlk237509078"/>
        <w:r w:rsidRPr="000F026B">
          <w:rPr>
            <w:rFonts w:ascii="Times New Roman" w:hAnsi="Times New Roman"/>
            <w:sz w:val="24"/>
            <w:szCs w:val="24"/>
          </w:rPr>
          <w:t xml:space="preserve">original questionnaire was modified by the addition of 5 open </w:t>
        </w:r>
        <w:r w:rsidRPr="000F026B">
          <w:rPr>
            <w:rFonts w:ascii="Times New Roman" w:hAnsi="Times New Roman"/>
            <w:sz w:val="24"/>
            <w:szCs w:val="24"/>
          </w:rPr>
          <w:lastRenderedPageBreak/>
          <w:t xml:space="preserve">ended </w:t>
        </w:r>
        <w:proofErr w:type="gramStart"/>
        <w:r w:rsidRPr="000F026B">
          <w:rPr>
            <w:rFonts w:ascii="Times New Roman" w:hAnsi="Times New Roman"/>
            <w:sz w:val="24"/>
            <w:szCs w:val="24"/>
          </w:rPr>
          <w:t>questions  by</w:t>
        </w:r>
        <w:proofErr w:type="gramEnd"/>
        <w:r w:rsidRPr="000F026B">
          <w:rPr>
            <w:rFonts w:ascii="Times New Roman" w:hAnsi="Times New Roman"/>
            <w:sz w:val="24"/>
            <w:szCs w:val="24"/>
          </w:rPr>
          <w:t xml:space="preserve"> (Bella-</w:t>
        </w:r>
        <w:proofErr w:type="spellStart"/>
        <w:r w:rsidRPr="000F026B">
          <w:rPr>
            <w:rFonts w:ascii="Times New Roman" w:hAnsi="Times New Roman"/>
            <w:sz w:val="24"/>
            <w:szCs w:val="24"/>
          </w:rPr>
          <w:t>Awusah</w:t>
        </w:r>
        <w:proofErr w:type="spellEnd"/>
        <w:r w:rsidRPr="000F026B">
          <w:rPr>
            <w:rFonts w:ascii="Times New Roman" w:hAnsi="Times New Roman"/>
            <w:sz w:val="24"/>
            <w:szCs w:val="24"/>
          </w:rPr>
          <w:t xml:space="preserve">, Ani, </w:t>
        </w:r>
        <w:proofErr w:type="spellStart"/>
        <w:r w:rsidRPr="000F026B">
          <w:rPr>
            <w:rFonts w:ascii="Times New Roman" w:hAnsi="Times New Roman"/>
            <w:sz w:val="24"/>
            <w:szCs w:val="24"/>
          </w:rPr>
          <w:t>Ajuwon</w:t>
        </w:r>
        <w:proofErr w:type="spellEnd"/>
        <w:r w:rsidRPr="000F026B">
          <w:rPr>
            <w:rFonts w:ascii="Times New Roman" w:hAnsi="Times New Roman"/>
            <w:sz w:val="24"/>
            <w:szCs w:val="24"/>
          </w:rPr>
          <w:t xml:space="preserve">, and </w:t>
        </w:r>
        <w:proofErr w:type="spellStart"/>
        <w:r w:rsidRPr="000F026B">
          <w:rPr>
            <w:rFonts w:ascii="Times New Roman" w:hAnsi="Times New Roman"/>
            <w:sz w:val="24"/>
            <w:szCs w:val="24"/>
          </w:rPr>
          <w:t>Omigbodun</w:t>
        </w:r>
        <w:proofErr w:type="spellEnd"/>
        <w:r w:rsidRPr="000F026B">
          <w:rPr>
            <w:rFonts w:ascii="Times New Roman" w:hAnsi="Times New Roman"/>
            <w:sz w:val="24"/>
            <w:szCs w:val="24"/>
          </w:rPr>
          <w:t xml:space="preserve">, 2016) Each question has a score ranging between 1 (being poor) to 4 (being excellent).  It also consisted of five open ended questions which allowed participants express themselves on what they liked about the training, what they did not like about the training, the topic they liked best, topics they did not like and also give their suggestions. This was contained </w:t>
        </w:r>
        <w:bookmarkEnd w:id="1798"/>
        <w:r w:rsidRPr="000F026B">
          <w:rPr>
            <w:rFonts w:ascii="Times New Roman" w:hAnsi="Times New Roman"/>
            <w:sz w:val="24"/>
            <w:szCs w:val="24"/>
          </w:rPr>
          <w:t>in the post-test.</w:t>
        </w:r>
      </w:ins>
    </w:p>
    <w:p w14:paraId="28C90851" w14:textId="77777777" w:rsidR="002303BB" w:rsidRPr="000F026B" w:rsidRDefault="002303BB" w:rsidP="002303BB">
      <w:pPr>
        <w:spacing w:line="360" w:lineRule="auto"/>
        <w:jc w:val="both"/>
        <w:rPr>
          <w:ins w:id="1799" w:author="usher" w:date="2026-03-23T20:28:00Z"/>
          <w:rFonts w:ascii="Times New Roman" w:hAnsi="Times New Roman"/>
          <w:sz w:val="24"/>
          <w:szCs w:val="24"/>
          <w:rPrChange w:id="1800" w:author="usher" w:date="2026-06-05T05:43:00Z">
            <w:rPr>
              <w:ins w:id="1801" w:author="usher" w:date="2026-03-23T20:28:00Z"/>
              <w:sz w:val="24"/>
              <w:szCs w:val="24"/>
            </w:rPr>
          </w:rPrChange>
        </w:rPr>
      </w:pPr>
    </w:p>
    <w:p w14:paraId="7C1C1E9A" w14:textId="77777777" w:rsidR="002303BB" w:rsidRPr="000F026B" w:rsidRDefault="002303BB">
      <w:pPr>
        <w:spacing w:line="360" w:lineRule="auto"/>
        <w:jc w:val="both"/>
        <w:rPr>
          <w:ins w:id="1802" w:author="usher" w:date="2026-03-23T20:28:00Z"/>
          <w:rFonts w:ascii="Times New Roman" w:hAnsi="Times New Roman"/>
          <w:sz w:val="24"/>
          <w:szCs w:val="24"/>
          <w:rPrChange w:id="1803" w:author="usher" w:date="2026-06-05T05:43:00Z">
            <w:rPr>
              <w:ins w:id="1804" w:author="usher" w:date="2026-03-23T20:28:00Z"/>
            </w:rPr>
          </w:rPrChange>
        </w:rPr>
        <w:pPrChange w:id="1805" w:author="usher" w:date="2026-03-23T20:18:00Z">
          <w:pPr>
            <w:tabs>
              <w:tab w:val="left" w:pos="640"/>
            </w:tabs>
            <w:spacing w:before="42" w:line="360" w:lineRule="auto"/>
            <w:jc w:val="both"/>
          </w:pPr>
        </w:pPrChange>
      </w:pPr>
    </w:p>
    <w:p w14:paraId="189959E1" w14:textId="77777777" w:rsidR="009A4657" w:rsidRPr="000F026B" w:rsidRDefault="001A30E1">
      <w:pPr>
        <w:spacing w:line="360" w:lineRule="auto"/>
        <w:jc w:val="both"/>
        <w:rPr>
          <w:sz w:val="24"/>
          <w:szCs w:val="24"/>
          <w:rPrChange w:id="1806" w:author="usher" w:date="2026-06-05T05:43:00Z">
            <w:rPr/>
          </w:rPrChange>
        </w:rPr>
        <w:pPrChange w:id="1807" w:author="usher" w:date="2026-03-23T20:28:00Z">
          <w:pPr>
            <w:pStyle w:val="ListParagraph"/>
            <w:tabs>
              <w:tab w:val="left" w:pos="640"/>
            </w:tabs>
            <w:spacing w:before="42" w:line="360" w:lineRule="auto"/>
            <w:ind w:left="1080" w:firstLine="0"/>
          </w:pPr>
        </w:pPrChange>
      </w:pPr>
      <w:del w:id="1808" w:author="usher" w:date="2026-03-23T20:28:00Z">
        <w:r w:rsidRPr="000F026B" w:rsidDel="002303BB">
          <w:rPr>
            <w:rFonts w:ascii="Times New Roman" w:hAnsi="Times New Roman"/>
            <w:sz w:val="24"/>
            <w:szCs w:val="24"/>
            <w:rPrChange w:id="1809" w:author="usher" w:date="2026-06-05T05:43:00Z">
              <w:rPr/>
            </w:rPrChange>
          </w:rPr>
          <w:delText xml:space="preserve"> </w:delText>
        </w:r>
      </w:del>
    </w:p>
    <w:p w14:paraId="4E19DE69" w14:textId="055206DF" w:rsidR="009A4657" w:rsidRPr="000F026B" w:rsidDel="002303BB" w:rsidRDefault="001A30E1">
      <w:pPr>
        <w:pStyle w:val="ListParagraph"/>
        <w:numPr>
          <w:ilvl w:val="1"/>
          <w:numId w:val="13"/>
        </w:numPr>
        <w:spacing w:line="360" w:lineRule="auto"/>
        <w:rPr>
          <w:del w:id="1810" w:author="usher" w:date="2026-03-23T20:25:00Z"/>
          <w:b/>
          <w:sz w:val="24"/>
          <w:szCs w:val="24"/>
        </w:rPr>
      </w:pPr>
      <w:del w:id="1811" w:author="usher" w:date="2026-03-23T20:19:00Z">
        <w:r w:rsidRPr="000F026B" w:rsidDel="000254A2">
          <w:rPr>
            <w:b/>
            <w:sz w:val="24"/>
            <w:szCs w:val="24"/>
          </w:rPr>
          <w:delText>Data Collection Methods</w:delText>
        </w:r>
      </w:del>
    </w:p>
    <w:p w14:paraId="51763B89" w14:textId="303FF78F" w:rsidR="009A4657" w:rsidRPr="000F026B" w:rsidDel="002303BB" w:rsidRDefault="001A30E1">
      <w:pPr>
        <w:tabs>
          <w:tab w:val="left" w:pos="640"/>
        </w:tabs>
        <w:spacing w:before="60" w:line="360" w:lineRule="auto"/>
        <w:ind w:left="100"/>
        <w:rPr>
          <w:del w:id="1812" w:author="usher" w:date="2026-03-23T20:25:00Z"/>
          <w:rFonts w:ascii="Times New Roman" w:hAnsi="Times New Roman"/>
          <w:sz w:val="24"/>
          <w:szCs w:val="24"/>
          <w:rPrChange w:id="1813" w:author="usher" w:date="2026-06-05T05:43:00Z">
            <w:rPr>
              <w:del w:id="1814" w:author="usher" w:date="2026-03-23T20:25:00Z"/>
            </w:rPr>
          </w:rPrChange>
        </w:rPr>
      </w:pPr>
      <w:del w:id="1815" w:author="usher" w:date="2026-03-23T20:25:00Z">
        <w:r w:rsidRPr="000F026B" w:rsidDel="002303BB">
          <w:rPr>
            <w:rFonts w:ascii="Times New Roman" w:hAnsi="Times New Roman"/>
            <w:b/>
            <w:sz w:val="24"/>
            <w:szCs w:val="24"/>
          </w:rPr>
          <w:delText>3.7.1 Pre-Test</w:delText>
        </w:r>
        <w:r w:rsidRPr="000F026B" w:rsidDel="002303BB">
          <w:rPr>
            <w:rFonts w:ascii="Times New Roman" w:hAnsi="Times New Roman"/>
            <w:b/>
            <w:spacing w:val="-12"/>
            <w:sz w:val="24"/>
            <w:szCs w:val="24"/>
          </w:rPr>
          <w:delText xml:space="preserve"> </w:delText>
        </w:r>
        <w:r w:rsidRPr="000F026B" w:rsidDel="002303BB">
          <w:rPr>
            <w:rFonts w:ascii="Times New Roman" w:hAnsi="Times New Roman"/>
            <w:b/>
            <w:sz w:val="24"/>
            <w:szCs w:val="24"/>
          </w:rPr>
          <w:delText>and</w:delText>
        </w:r>
        <w:r w:rsidRPr="000F026B" w:rsidDel="002303BB">
          <w:rPr>
            <w:rFonts w:ascii="Times New Roman" w:hAnsi="Times New Roman"/>
            <w:b/>
            <w:spacing w:val="-12"/>
            <w:sz w:val="24"/>
            <w:szCs w:val="24"/>
          </w:rPr>
          <w:delText xml:space="preserve"> </w:delText>
        </w:r>
        <w:r w:rsidRPr="000F026B" w:rsidDel="002303BB">
          <w:rPr>
            <w:rFonts w:ascii="Times New Roman" w:hAnsi="Times New Roman"/>
            <w:b/>
            <w:sz w:val="24"/>
            <w:szCs w:val="24"/>
          </w:rPr>
          <w:delText>Post-Test</w:delText>
        </w:r>
        <w:r w:rsidRPr="000F026B" w:rsidDel="002303BB">
          <w:rPr>
            <w:rFonts w:ascii="Times New Roman" w:hAnsi="Times New Roman"/>
            <w:b/>
            <w:spacing w:val="-12"/>
            <w:sz w:val="24"/>
            <w:szCs w:val="24"/>
          </w:rPr>
          <w:delText xml:space="preserve"> </w:delText>
        </w:r>
        <w:r w:rsidRPr="000F026B" w:rsidDel="002303BB">
          <w:rPr>
            <w:rFonts w:ascii="Times New Roman" w:hAnsi="Times New Roman"/>
            <w:b/>
            <w:sz w:val="24"/>
            <w:szCs w:val="24"/>
          </w:rPr>
          <w:delText>Assessments</w:delText>
        </w:r>
      </w:del>
    </w:p>
    <w:p w14:paraId="3FD6C4FF" w14:textId="1FDCD828" w:rsidR="009A4657" w:rsidRPr="000F026B" w:rsidDel="002303BB" w:rsidRDefault="001A30E1">
      <w:pPr>
        <w:pStyle w:val="BodyText"/>
        <w:spacing w:before="41" w:line="360" w:lineRule="auto"/>
        <w:ind w:left="0" w:right="120"/>
        <w:jc w:val="both"/>
        <w:rPr>
          <w:del w:id="1816" w:author="usher" w:date="2026-03-23T20:25:00Z"/>
        </w:rPr>
      </w:pPr>
      <w:del w:id="1817" w:author="usher" w:date="2026-03-23T20:25:00Z">
        <w:r w:rsidRPr="000F026B" w:rsidDel="002303BB">
          <w:delText>Data was collected using pre-test and post-test assessments to measure the knowledge and</w:delText>
        </w:r>
        <w:r w:rsidRPr="000F026B" w:rsidDel="002303BB">
          <w:rPr>
            <w:spacing w:val="1"/>
          </w:rPr>
          <w:delText xml:space="preserve"> </w:delText>
        </w:r>
        <w:r w:rsidRPr="000F026B" w:rsidDel="002303BB">
          <w:delText>skills of the religious educators regarding mental health screening. The pre-test assessed their</w:delText>
        </w:r>
        <w:r w:rsidRPr="000F026B" w:rsidDel="002303BB">
          <w:rPr>
            <w:spacing w:val="1"/>
          </w:rPr>
          <w:delText xml:space="preserve"> </w:delText>
        </w:r>
        <w:r w:rsidRPr="000F026B" w:rsidDel="002303BB">
          <w:delText>baseline understanding of depression, their ability to recognise depressive symptoms, and their</w:delText>
        </w:r>
        <w:r w:rsidRPr="000F026B" w:rsidDel="002303BB">
          <w:rPr>
            <w:spacing w:val="1"/>
          </w:rPr>
          <w:delText xml:space="preserve"> </w:delText>
        </w:r>
        <w:r w:rsidRPr="000F026B" w:rsidDel="002303BB">
          <w:delText>familiarity</w:delText>
        </w:r>
        <w:r w:rsidRPr="000F026B" w:rsidDel="002303BB">
          <w:rPr>
            <w:spacing w:val="30"/>
          </w:rPr>
          <w:delText xml:space="preserve"> </w:delText>
        </w:r>
        <w:r w:rsidRPr="000F026B" w:rsidDel="002303BB">
          <w:delText>with</w:delText>
        </w:r>
        <w:r w:rsidRPr="000F026B" w:rsidDel="002303BB">
          <w:rPr>
            <w:spacing w:val="30"/>
          </w:rPr>
          <w:delText xml:space="preserve"> </w:delText>
        </w:r>
        <w:r w:rsidRPr="000F026B" w:rsidDel="002303BB">
          <w:delText>referral</w:delText>
        </w:r>
        <w:r w:rsidRPr="000F026B" w:rsidDel="002303BB">
          <w:rPr>
            <w:spacing w:val="30"/>
          </w:rPr>
          <w:delText xml:space="preserve"> </w:delText>
        </w:r>
        <w:r w:rsidRPr="000F026B" w:rsidDel="002303BB">
          <w:delText>processes.</w:delText>
        </w:r>
        <w:r w:rsidRPr="000F026B" w:rsidDel="002303BB">
          <w:rPr>
            <w:spacing w:val="30"/>
          </w:rPr>
          <w:delText xml:space="preserve"> </w:delText>
        </w:r>
        <w:r w:rsidRPr="000F026B" w:rsidDel="002303BB">
          <w:delText>After</w:delText>
        </w:r>
        <w:r w:rsidRPr="000F026B" w:rsidDel="002303BB">
          <w:rPr>
            <w:spacing w:val="30"/>
          </w:rPr>
          <w:delText xml:space="preserve"> </w:delText>
        </w:r>
        <w:r w:rsidRPr="000F026B" w:rsidDel="002303BB">
          <w:delText>the</w:delText>
        </w:r>
        <w:r w:rsidRPr="000F026B" w:rsidDel="002303BB">
          <w:rPr>
            <w:spacing w:val="15"/>
          </w:rPr>
          <w:delText xml:space="preserve"> </w:delText>
        </w:r>
        <w:r w:rsidRPr="000F026B" w:rsidDel="002303BB">
          <w:delText>mental</w:delText>
        </w:r>
        <w:r w:rsidRPr="000F026B" w:rsidDel="002303BB">
          <w:rPr>
            <w:spacing w:val="15"/>
          </w:rPr>
          <w:delText xml:space="preserve"> </w:delText>
        </w:r>
        <w:r w:rsidRPr="000F026B" w:rsidDel="002303BB">
          <w:delText>health</w:delText>
        </w:r>
        <w:r w:rsidRPr="000F026B" w:rsidDel="002303BB">
          <w:rPr>
            <w:spacing w:val="15"/>
          </w:rPr>
          <w:delText xml:space="preserve"> </w:delText>
        </w:r>
        <w:r w:rsidRPr="000F026B" w:rsidDel="002303BB">
          <w:delText>training</w:delText>
        </w:r>
        <w:r w:rsidRPr="000F026B" w:rsidDel="002303BB">
          <w:rPr>
            <w:spacing w:val="15"/>
          </w:rPr>
          <w:delText xml:space="preserve"> </w:delText>
        </w:r>
        <w:r w:rsidRPr="000F026B" w:rsidDel="002303BB">
          <w:delText>programme,</w:delText>
        </w:r>
        <w:r w:rsidRPr="000F026B" w:rsidDel="002303BB">
          <w:rPr>
            <w:spacing w:val="15"/>
          </w:rPr>
          <w:delText xml:space="preserve"> </w:delText>
        </w:r>
        <w:r w:rsidRPr="000F026B" w:rsidDel="002303BB">
          <w:delText>a</w:delText>
        </w:r>
        <w:r w:rsidRPr="000F026B" w:rsidDel="002303BB">
          <w:rPr>
            <w:spacing w:val="15"/>
          </w:rPr>
          <w:delText xml:space="preserve"> </w:delText>
        </w:r>
        <w:r w:rsidRPr="000F026B" w:rsidDel="002303BB">
          <w:delText>post-test</w:delText>
        </w:r>
        <w:r w:rsidRPr="000F026B" w:rsidDel="002303BB">
          <w:rPr>
            <w:spacing w:val="15"/>
          </w:rPr>
          <w:delText xml:space="preserve"> </w:delText>
        </w:r>
        <w:r w:rsidRPr="000F026B" w:rsidDel="002303BB">
          <w:delText xml:space="preserve">was immediately administered to measure any improvements in these areas. The post-test contained the same questions with the pre-test but additionally, it included the satisfaction questionnaire to assess the respondents’ acceptability and satisfaction with the intervention.  </w:delText>
        </w:r>
      </w:del>
    </w:p>
    <w:p w14:paraId="2D503664" w14:textId="45F9F0F4" w:rsidR="009A4657" w:rsidRPr="000F026B" w:rsidDel="002303BB" w:rsidRDefault="001A30E1">
      <w:pPr>
        <w:pStyle w:val="BodyText"/>
        <w:spacing w:before="41" w:line="360" w:lineRule="auto"/>
        <w:ind w:left="0" w:right="120"/>
        <w:jc w:val="both"/>
        <w:rPr>
          <w:del w:id="1818" w:author="usher" w:date="2026-03-23T20:25:00Z"/>
        </w:rPr>
      </w:pPr>
      <w:del w:id="1819" w:author="usher" w:date="2026-03-23T20:25:00Z">
        <w:r w:rsidRPr="000F026B" w:rsidDel="002303BB">
          <w:delText>The assessments consisted a combination of multiple-choice questions, and</w:delText>
        </w:r>
        <w:r w:rsidRPr="000F026B" w:rsidDel="002303BB">
          <w:rPr>
            <w:spacing w:val="1"/>
          </w:rPr>
          <w:delText xml:space="preserve"> </w:delText>
        </w:r>
        <w:r w:rsidRPr="000F026B" w:rsidDel="002303BB">
          <w:delText>short-answer</w:delText>
        </w:r>
        <w:r w:rsidRPr="000F026B" w:rsidDel="002303BB">
          <w:rPr>
            <w:spacing w:val="1"/>
          </w:rPr>
          <w:delText xml:space="preserve"> </w:delText>
        </w:r>
        <w:r w:rsidRPr="000F026B" w:rsidDel="002303BB">
          <w:delText>questions.</w:delText>
        </w:r>
        <w:r w:rsidRPr="000F026B" w:rsidDel="002303BB">
          <w:rPr>
            <w:spacing w:val="1"/>
          </w:rPr>
          <w:delText xml:space="preserve"> </w:delText>
        </w:r>
        <w:r w:rsidRPr="000F026B" w:rsidDel="002303BB">
          <w:delText>These</w:delText>
        </w:r>
        <w:r w:rsidRPr="000F026B" w:rsidDel="002303BB">
          <w:rPr>
            <w:spacing w:val="1"/>
          </w:rPr>
          <w:delText xml:space="preserve"> </w:delText>
        </w:r>
        <w:r w:rsidRPr="000F026B" w:rsidDel="002303BB">
          <w:delText>evaluated</w:delText>
        </w:r>
        <w:r w:rsidRPr="000F026B" w:rsidDel="002303BB">
          <w:rPr>
            <w:spacing w:val="1"/>
          </w:rPr>
          <w:delText xml:space="preserve"> </w:delText>
        </w:r>
        <w:r w:rsidRPr="000F026B" w:rsidDel="002303BB">
          <w:delText>the</w:delText>
        </w:r>
        <w:r w:rsidRPr="000F026B" w:rsidDel="002303BB">
          <w:rPr>
            <w:spacing w:val="1"/>
          </w:rPr>
          <w:delText xml:space="preserve"> </w:delText>
        </w:r>
        <w:r w:rsidRPr="000F026B" w:rsidDel="002303BB">
          <w:delText>participants’</w:delText>
        </w:r>
        <w:r w:rsidRPr="000F026B" w:rsidDel="002303BB">
          <w:rPr>
            <w:spacing w:val="1"/>
          </w:rPr>
          <w:delText xml:space="preserve"> </w:delText>
        </w:r>
        <w:r w:rsidRPr="000F026B" w:rsidDel="002303BB">
          <w:delText>knowledge</w:delText>
        </w:r>
        <w:r w:rsidRPr="000F026B" w:rsidDel="002303BB">
          <w:rPr>
            <w:spacing w:val="1"/>
          </w:rPr>
          <w:delText xml:space="preserve"> </w:delText>
        </w:r>
        <w:r w:rsidRPr="000F026B" w:rsidDel="002303BB">
          <w:delText>of</w:delText>
        </w:r>
        <w:r w:rsidRPr="000F026B" w:rsidDel="002303BB">
          <w:rPr>
            <w:spacing w:val="1"/>
          </w:rPr>
          <w:delText xml:space="preserve"> </w:delText>
        </w:r>
        <w:r w:rsidRPr="000F026B" w:rsidDel="002303BB">
          <w:delText>mental</w:delText>
        </w:r>
        <w:r w:rsidRPr="000F026B" w:rsidDel="002303BB">
          <w:rPr>
            <w:spacing w:val="1"/>
          </w:rPr>
          <w:delText xml:space="preserve"> </w:delText>
        </w:r>
        <w:r w:rsidRPr="000F026B" w:rsidDel="002303BB">
          <w:delText>health</w:delText>
        </w:r>
        <w:r w:rsidRPr="000F026B" w:rsidDel="002303BB">
          <w:rPr>
            <w:spacing w:val="1"/>
          </w:rPr>
          <w:delText xml:space="preserve"> </w:delText>
        </w:r>
        <w:r w:rsidRPr="000F026B" w:rsidDel="002303BB">
          <w:delText>disorders,</w:delText>
        </w:r>
        <w:r w:rsidRPr="000F026B" w:rsidDel="002303BB">
          <w:rPr>
            <w:spacing w:val="1"/>
          </w:rPr>
          <w:delText xml:space="preserve"> </w:delText>
        </w:r>
        <w:r w:rsidRPr="000F026B" w:rsidDel="002303BB">
          <w:delText>particularly</w:delText>
        </w:r>
        <w:r w:rsidRPr="000F026B" w:rsidDel="002303BB">
          <w:rPr>
            <w:spacing w:val="1"/>
          </w:rPr>
          <w:delText xml:space="preserve"> </w:delText>
        </w:r>
        <w:r w:rsidRPr="000F026B" w:rsidDel="002303BB">
          <w:delText>depression,</w:delText>
        </w:r>
        <w:r w:rsidRPr="000F026B" w:rsidDel="002303BB">
          <w:rPr>
            <w:spacing w:val="1"/>
          </w:rPr>
          <w:delText xml:space="preserve"> </w:delText>
        </w:r>
        <w:r w:rsidRPr="000F026B" w:rsidDel="002303BB">
          <w:delText>and</w:delText>
        </w:r>
        <w:r w:rsidRPr="000F026B" w:rsidDel="002303BB">
          <w:rPr>
            <w:spacing w:val="1"/>
          </w:rPr>
          <w:delText xml:space="preserve"> </w:delText>
        </w:r>
        <w:r w:rsidRPr="000F026B" w:rsidDel="002303BB">
          <w:delText>their</w:delText>
        </w:r>
        <w:r w:rsidRPr="000F026B" w:rsidDel="002303BB">
          <w:rPr>
            <w:spacing w:val="1"/>
          </w:rPr>
          <w:delText xml:space="preserve"> </w:delText>
        </w:r>
        <w:r w:rsidRPr="000F026B" w:rsidDel="002303BB">
          <w:delText>ability</w:delText>
        </w:r>
        <w:r w:rsidRPr="000F026B" w:rsidDel="002303BB">
          <w:rPr>
            <w:spacing w:val="1"/>
          </w:rPr>
          <w:delText xml:space="preserve"> </w:delText>
        </w:r>
        <w:r w:rsidRPr="000F026B" w:rsidDel="002303BB">
          <w:delText>to</w:delText>
        </w:r>
        <w:r w:rsidRPr="000F026B" w:rsidDel="002303BB">
          <w:rPr>
            <w:spacing w:val="1"/>
          </w:rPr>
          <w:delText xml:space="preserve"> </w:delText>
        </w:r>
        <w:r w:rsidRPr="000F026B" w:rsidDel="002303BB">
          <w:delText>apply</w:delText>
        </w:r>
        <w:r w:rsidRPr="000F026B" w:rsidDel="002303BB">
          <w:rPr>
            <w:spacing w:val="1"/>
          </w:rPr>
          <w:delText xml:space="preserve"> </w:delText>
        </w:r>
        <w:r w:rsidRPr="000F026B" w:rsidDel="002303BB">
          <w:delText>this</w:delText>
        </w:r>
        <w:r w:rsidRPr="000F026B" w:rsidDel="002303BB">
          <w:rPr>
            <w:spacing w:val="1"/>
          </w:rPr>
          <w:delText xml:space="preserve"> </w:delText>
        </w:r>
        <w:r w:rsidRPr="000F026B" w:rsidDel="002303BB">
          <w:delText>knowledge</w:delText>
        </w:r>
        <w:r w:rsidRPr="000F026B" w:rsidDel="002303BB">
          <w:rPr>
            <w:spacing w:val="1"/>
          </w:rPr>
          <w:delText xml:space="preserve"> </w:delText>
        </w:r>
        <w:r w:rsidRPr="000F026B" w:rsidDel="002303BB">
          <w:delText>in</w:delText>
        </w:r>
        <w:r w:rsidRPr="000F026B" w:rsidDel="002303BB">
          <w:rPr>
            <w:spacing w:val="-57"/>
          </w:rPr>
          <w:delText xml:space="preserve">     </w:delText>
        </w:r>
        <w:r w:rsidRPr="000F026B" w:rsidDel="002303BB">
          <w:delText>real-life scenarios involving adolescents.</w:delText>
        </w:r>
      </w:del>
    </w:p>
    <w:p w14:paraId="7943664D" w14:textId="209D9529" w:rsidR="009A4657" w:rsidRPr="000F026B" w:rsidDel="002303BB" w:rsidRDefault="009A4657">
      <w:pPr>
        <w:pStyle w:val="BodyText"/>
        <w:spacing w:before="41" w:line="360" w:lineRule="auto"/>
        <w:ind w:left="0" w:right="120"/>
        <w:jc w:val="both"/>
        <w:rPr>
          <w:del w:id="1820" w:author="usher" w:date="2026-03-23T20:25:00Z"/>
        </w:rPr>
      </w:pPr>
    </w:p>
    <w:p w14:paraId="29B89F38" w14:textId="686B2EEA" w:rsidR="009A4657" w:rsidRPr="000F026B" w:rsidDel="002303BB" w:rsidRDefault="001A30E1">
      <w:pPr>
        <w:spacing w:before="240" w:line="360" w:lineRule="auto"/>
        <w:jc w:val="both"/>
        <w:rPr>
          <w:del w:id="1821" w:author="usher" w:date="2026-03-23T20:25:00Z"/>
          <w:rFonts w:ascii="Times New Roman" w:hAnsi="Times New Roman"/>
          <w:b/>
          <w:sz w:val="24"/>
          <w:szCs w:val="24"/>
        </w:rPr>
      </w:pPr>
      <w:del w:id="1822" w:author="usher" w:date="2026-03-23T20:25:00Z">
        <w:r w:rsidRPr="000F026B" w:rsidDel="002303BB">
          <w:rPr>
            <w:rFonts w:ascii="Times New Roman" w:hAnsi="Times New Roman"/>
            <w:b/>
            <w:sz w:val="24"/>
            <w:szCs w:val="24"/>
          </w:rPr>
          <w:delText xml:space="preserve">  3.7.3 </w:delText>
        </w:r>
      </w:del>
      <w:del w:id="1823" w:author="usher" w:date="2026-03-23T20:23:00Z">
        <w:r w:rsidRPr="000F026B" w:rsidDel="0000121B">
          <w:rPr>
            <w:rFonts w:ascii="Times New Roman" w:hAnsi="Times New Roman"/>
            <w:b/>
            <w:sz w:val="24"/>
            <w:szCs w:val="24"/>
          </w:rPr>
          <w:delText>Data Collection</w:delText>
        </w:r>
      </w:del>
      <w:del w:id="1824" w:author="usher" w:date="2026-03-23T20:25:00Z">
        <w:r w:rsidRPr="000F026B" w:rsidDel="002303BB">
          <w:rPr>
            <w:rFonts w:ascii="Times New Roman" w:hAnsi="Times New Roman"/>
            <w:b/>
            <w:sz w:val="24"/>
            <w:szCs w:val="24"/>
          </w:rPr>
          <w:delText xml:space="preserve"> Instruments </w:delText>
        </w:r>
      </w:del>
    </w:p>
    <w:p w14:paraId="2AC0FBF0" w14:textId="0BE0C34B" w:rsidR="009A4657" w:rsidRPr="000F026B" w:rsidDel="002303BB" w:rsidRDefault="001A30E1">
      <w:pPr>
        <w:spacing w:before="240" w:line="360" w:lineRule="auto"/>
        <w:jc w:val="both"/>
        <w:rPr>
          <w:del w:id="1825" w:author="usher" w:date="2026-03-23T20:25:00Z"/>
          <w:rFonts w:ascii="Times New Roman" w:hAnsi="Times New Roman"/>
          <w:sz w:val="24"/>
          <w:szCs w:val="24"/>
        </w:rPr>
      </w:pPr>
      <w:del w:id="1826" w:author="usher" w:date="2026-03-23T20:25:00Z">
        <w:r w:rsidRPr="000F026B" w:rsidDel="002303BB">
          <w:rPr>
            <w:rFonts w:ascii="Times New Roman" w:hAnsi="Times New Roman"/>
            <w:sz w:val="24"/>
            <w:szCs w:val="24"/>
          </w:rPr>
          <w:delText xml:space="preserve">The following instruments that were utilized to collect data: </w:delText>
        </w:r>
      </w:del>
    </w:p>
    <w:p w14:paraId="488E02CC" w14:textId="244D5942" w:rsidR="009A4657" w:rsidRPr="000F026B" w:rsidDel="002303BB" w:rsidRDefault="001A30E1">
      <w:pPr>
        <w:numPr>
          <w:ilvl w:val="0"/>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before="240" w:after="0" w:line="360" w:lineRule="auto"/>
        <w:jc w:val="both"/>
        <w:textAlignment w:val="auto"/>
        <w:rPr>
          <w:del w:id="1827" w:author="usher" w:date="2026-03-23T20:25:00Z"/>
          <w:rFonts w:ascii="Times New Roman" w:hAnsi="Times New Roman"/>
          <w:sz w:val="24"/>
          <w:szCs w:val="24"/>
          <w:rPrChange w:id="1828" w:author="usher" w:date="2026-06-05T05:43:00Z">
            <w:rPr>
              <w:del w:id="1829" w:author="usher" w:date="2026-03-23T20:25:00Z"/>
            </w:rPr>
          </w:rPrChange>
        </w:rPr>
      </w:pPr>
      <w:del w:id="1830" w:author="usher" w:date="2026-03-23T20:25:00Z">
        <w:r w:rsidRPr="000F026B" w:rsidDel="002303BB">
          <w:rPr>
            <w:rFonts w:ascii="Times New Roman" w:hAnsi="Times New Roman"/>
            <w:b/>
            <w:color w:val="000000"/>
            <w:sz w:val="24"/>
            <w:szCs w:val="24"/>
          </w:rPr>
          <w:delText>A Socio-Demographic Questionnaire:</w:delText>
        </w:r>
        <w:r w:rsidRPr="000F026B" w:rsidDel="002303BB">
          <w:rPr>
            <w:rFonts w:ascii="Times New Roman" w:hAnsi="Times New Roman"/>
            <w:color w:val="000000"/>
            <w:sz w:val="24"/>
            <w:szCs w:val="24"/>
          </w:rPr>
          <w:delText xml:space="preserve"> This was adapted from a questionnaire used in a previous study on adolescents in rural and urban Ibadan by Omigbodun et al, 2008. This was used to obtain information on age, gender, marital status, religion, level of education, where they worshipped at the time of the intervention, number of children they had among others. </w:delText>
        </w:r>
      </w:del>
    </w:p>
    <w:p w14:paraId="0B0E396F" w14:textId="50CC8DB2" w:rsidR="009A4657" w:rsidRPr="000F026B" w:rsidDel="002303BB" w:rsidRDefault="001A30E1">
      <w:pPr>
        <w:numPr>
          <w:ilvl w:val="0"/>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before="240" w:after="0" w:line="360" w:lineRule="auto"/>
        <w:jc w:val="both"/>
        <w:textAlignment w:val="auto"/>
        <w:rPr>
          <w:del w:id="1831" w:author="usher" w:date="2026-03-23T20:25:00Z"/>
          <w:rFonts w:ascii="Times New Roman" w:hAnsi="Times New Roman"/>
          <w:sz w:val="24"/>
          <w:szCs w:val="24"/>
          <w:rPrChange w:id="1832" w:author="usher" w:date="2026-06-05T05:43:00Z">
            <w:rPr>
              <w:del w:id="1833" w:author="usher" w:date="2026-03-23T20:25:00Z"/>
            </w:rPr>
          </w:rPrChange>
        </w:rPr>
      </w:pPr>
      <w:del w:id="1834" w:author="usher" w:date="2026-03-23T20:25:00Z">
        <w:r w:rsidRPr="000F026B" w:rsidDel="002303BB">
          <w:rPr>
            <w:rFonts w:ascii="Times New Roman" w:hAnsi="Times New Roman"/>
            <w:b/>
            <w:sz w:val="24"/>
            <w:szCs w:val="24"/>
          </w:rPr>
          <w:delText xml:space="preserve">Educators’ Knowledge, Attitude and Practice </w:delText>
        </w:r>
        <w:r w:rsidR="008427D7" w:rsidRPr="000F026B" w:rsidDel="002303BB">
          <w:rPr>
            <w:rFonts w:ascii="Times New Roman" w:hAnsi="Times New Roman"/>
            <w:b/>
            <w:sz w:val="24"/>
            <w:szCs w:val="24"/>
          </w:rPr>
          <w:delText>Questionnaire</w:delText>
        </w:r>
        <w:r w:rsidRPr="000F026B" w:rsidDel="002303BB">
          <w:rPr>
            <w:rFonts w:ascii="Times New Roman" w:hAnsi="Times New Roman"/>
            <w:b/>
            <w:sz w:val="24"/>
            <w:szCs w:val="24"/>
          </w:rPr>
          <w:delText xml:space="preserve">: </w:delText>
        </w:r>
        <w:r w:rsidRPr="000F026B" w:rsidDel="002303BB">
          <w:rPr>
            <w:rFonts w:ascii="Times New Roman" w:hAnsi="Times New Roman"/>
            <w:sz w:val="24"/>
            <w:szCs w:val="24"/>
          </w:rPr>
          <w:delText>This instrument was adapted from previous training modules on adolescents’ depression</w:delText>
        </w:r>
      </w:del>
      <w:ins w:id="1835" w:author="BELLA- AWUSAH, TOLULOPE (PGR)" w:date="2026-01-29T15:26:00Z">
        <w:del w:id="1836" w:author="usher" w:date="2026-03-23T20:25:00Z">
          <w:r w:rsidR="008427D7" w:rsidRPr="000F026B" w:rsidDel="002303BB">
            <w:rPr>
              <w:rFonts w:ascii="Times New Roman" w:hAnsi="Times New Roman"/>
              <w:sz w:val="24"/>
              <w:szCs w:val="24"/>
            </w:rPr>
            <w:delText xml:space="preserve"> ref</w:delText>
          </w:r>
        </w:del>
      </w:ins>
      <w:del w:id="1837" w:author="usher" w:date="2026-03-23T20:25:00Z">
        <w:r w:rsidRPr="000F026B" w:rsidDel="002303BB">
          <w:rPr>
            <w:rFonts w:ascii="Times New Roman" w:hAnsi="Times New Roman"/>
            <w:sz w:val="24"/>
            <w:szCs w:val="24"/>
          </w:rPr>
          <w:delText>. It employed a mixed approach. Some of the questions in this instrument required the respondents to tick options that are relevant to them from a list provided, some questions presented options scored on a Likert scale, and others required open-texted responses.</w:delText>
        </w:r>
      </w:del>
    </w:p>
    <w:p w14:paraId="3BBE0B53" w14:textId="7DF10B15" w:rsidR="009A4657" w:rsidRPr="000F026B" w:rsidDel="002303BB" w:rsidRDefault="001A30E1">
      <w:pPr>
        <w:pBdr>
          <w:top w:val="single" w:sz="2" w:space="31" w:color="FFFFFF" w:shadow="1"/>
          <w:left w:val="single" w:sz="2" w:space="31" w:color="FFFFFF" w:shadow="1"/>
          <w:bottom w:val="single" w:sz="2" w:space="31" w:color="FFFFFF" w:shadow="1"/>
          <w:right w:val="single" w:sz="2" w:space="31" w:color="FFFFFF" w:shadow="1"/>
        </w:pBdr>
        <w:suppressAutoHyphens w:val="0"/>
        <w:spacing w:before="240" w:after="0" w:line="360" w:lineRule="auto"/>
        <w:ind w:left="720"/>
        <w:jc w:val="both"/>
        <w:textAlignment w:val="auto"/>
        <w:rPr>
          <w:del w:id="1838" w:author="usher" w:date="2026-03-23T20:25:00Z"/>
          <w:rFonts w:ascii="Times New Roman" w:hAnsi="Times New Roman"/>
          <w:sz w:val="24"/>
          <w:szCs w:val="24"/>
          <w:rPrChange w:id="1839" w:author="usher" w:date="2026-06-05T05:43:00Z">
            <w:rPr>
              <w:del w:id="1840" w:author="usher" w:date="2026-03-23T20:25:00Z"/>
            </w:rPr>
          </w:rPrChange>
        </w:rPr>
      </w:pPr>
      <w:del w:id="1841" w:author="usher" w:date="2026-03-23T20:25:00Z">
        <w:r w:rsidRPr="000F026B" w:rsidDel="002303BB">
          <w:rPr>
            <w:rFonts w:ascii="Times New Roman" w:hAnsi="Times New Roman"/>
            <w:sz w:val="24"/>
            <w:szCs w:val="24"/>
          </w:rPr>
          <w:delText xml:space="preserve">  </w:delText>
        </w:r>
      </w:del>
    </w:p>
    <w:p w14:paraId="04C54B3E" w14:textId="12F2C08D" w:rsidR="009A4657" w:rsidRPr="000F026B" w:rsidDel="002303BB" w:rsidRDefault="001A30E1">
      <w:pPr>
        <w:numPr>
          <w:ilvl w:val="0"/>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after="0" w:line="360" w:lineRule="auto"/>
        <w:jc w:val="both"/>
        <w:textAlignment w:val="auto"/>
        <w:rPr>
          <w:del w:id="1842" w:author="usher" w:date="2026-03-23T20:25:00Z"/>
          <w:rFonts w:ascii="Times New Roman" w:hAnsi="Times New Roman"/>
          <w:sz w:val="24"/>
          <w:szCs w:val="24"/>
          <w:rPrChange w:id="1843" w:author="usher" w:date="2026-06-05T05:43:00Z">
            <w:rPr>
              <w:del w:id="1844" w:author="usher" w:date="2026-03-23T20:25:00Z"/>
            </w:rPr>
          </w:rPrChange>
        </w:rPr>
      </w:pPr>
      <w:del w:id="1845" w:author="usher" w:date="2026-03-23T20:25:00Z">
        <w:r w:rsidRPr="000F026B" w:rsidDel="002303BB">
          <w:rPr>
            <w:rFonts w:ascii="Times New Roman" w:hAnsi="Times New Roman"/>
            <w:b/>
            <w:sz w:val="24"/>
            <w:szCs w:val="24"/>
          </w:rPr>
          <w:delText xml:space="preserve">Client Satisfaction Questionnaire: </w:delText>
        </w:r>
        <w:r w:rsidRPr="000F026B" w:rsidDel="002303BB">
          <w:rPr>
            <w:rFonts w:ascii="Times New Roman" w:hAnsi="Times New Roman"/>
            <w:sz w:val="24"/>
            <w:szCs w:val="24"/>
          </w:rPr>
          <w:delText xml:space="preserve">This consists of eight questions </w:delText>
        </w:r>
        <w:r w:rsidR="008427D7" w:rsidRPr="000F026B" w:rsidDel="002303BB">
          <w:rPr>
            <w:rFonts w:ascii="Times New Roman" w:hAnsi="Times New Roman"/>
            <w:sz w:val="24"/>
            <w:szCs w:val="24"/>
          </w:rPr>
          <w:delText>Attkisson and Greenfield, 2004).  The original questionnaire</w:delText>
        </w:r>
        <w:r w:rsidRPr="000F026B" w:rsidDel="002303BB">
          <w:rPr>
            <w:rFonts w:ascii="Times New Roman" w:hAnsi="Times New Roman"/>
            <w:sz w:val="24"/>
            <w:szCs w:val="24"/>
          </w:rPr>
          <w:delText xml:space="preserve"> was modified</w:delText>
        </w:r>
        <w:r w:rsidR="008427D7" w:rsidRPr="000F026B" w:rsidDel="002303BB">
          <w:rPr>
            <w:rFonts w:ascii="Times New Roman" w:hAnsi="Times New Roman"/>
            <w:sz w:val="24"/>
            <w:szCs w:val="24"/>
          </w:rPr>
          <w:delText xml:space="preserve"> by the addition of 5 open ended questions </w:delText>
        </w:r>
        <w:r w:rsidRPr="000F026B" w:rsidDel="002303BB">
          <w:rPr>
            <w:rFonts w:ascii="Times New Roman" w:hAnsi="Times New Roman"/>
            <w:sz w:val="24"/>
            <w:szCs w:val="24"/>
          </w:rPr>
          <w:delText xml:space="preserve"> by </w:delText>
        </w:r>
        <w:r w:rsidR="008427D7" w:rsidRPr="000F026B" w:rsidDel="002303BB">
          <w:rPr>
            <w:rFonts w:ascii="Times New Roman" w:hAnsi="Times New Roman"/>
            <w:sz w:val="24"/>
            <w:szCs w:val="24"/>
          </w:rPr>
          <w:delText>(</w:delText>
        </w:r>
        <w:r w:rsidRPr="000F026B" w:rsidDel="002303BB">
          <w:rPr>
            <w:rFonts w:ascii="Times New Roman" w:hAnsi="Times New Roman"/>
            <w:sz w:val="24"/>
            <w:szCs w:val="24"/>
          </w:rPr>
          <w:delText>Bella-Awusah, Ani, Ajuwon, and Omigbodun, 2016) Each question has a score ranging between 1 (being poor) to 4 (being excellent).  It also consisted of five open ended questions which allowed participants express themselves on what they liked about the training, what they did not like about the training, the topic they liked best, topics they did not like and also give their suggestions. This was contained in the post-test.</w:delText>
        </w:r>
      </w:del>
    </w:p>
    <w:p w14:paraId="1FE44611" w14:textId="05D19933" w:rsidR="009A4657" w:rsidRPr="000F026B" w:rsidDel="002303BB" w:rsidRDefault="009A4657">
      <w:pPr>
        <w:pStyle w:val="ListParagraph"/>
        <w:rPr>
          <w:del w:id="1846" w:author="usher" w:date="2026-03-23T20:25:00Z"/>
          <w:color w:val="000000"/>
          <w:sz w:val="24"/>
          <w:szCs w:val="24"/>
        </w:rPr>
      </w:pPr>
    </w:p>
    <w:p w14:paraId="1360CB07" w14:textId="54EEE0F0" w:rsidR="009A4657" w:rsidRPr="000F026B" w:rsidDel="002303BB" w:rsidRDefault="009A4657">
      <w:pPr>
        <w:pBdr>
          <w:top w:val="single" w:sz="2" w:space="31" w:color="FFFFFF" w:shadow="1"/>
          <w:left w:val="single" w:sz="2" w:space="31" w:color="FFFFFF" w:shadow="1"/>
          <w:bottom w:val="single" w:sz="2" w:space="31" w:color="FFFFFF" w:shadow="1"/>
          <w:right w:val="single" w:sz="2" w:space="31" w:color="FFFFFF" w:shadow="1"/>
        </w:pBdr>
        <w:suppressAutoHyphens w:val="0"/>
        <w:spacing w:after="0" w:line="360" w:lineRule="auto"/>
        <w:ind w:left="720"/>
        <w:jc w:val="both"/>
        <w:textAlignment w:val="auto"/>
        <w:rPr>
          <w:del w:id="1847" w:author="usher" w:date="2026-03-23T20:25:00Z"/>
          <w:rFonts w:ascii="Times New Roman" w:hAnsi="Times New Roman"/>
          <w:color w:val="000000"/>
          <w:sz w:val="24"/>
          <w:szCs w:val="24"/>
        </w:rPr>
      </w:pPr>
    </w:p>
    <w:p w14:paraId="03597EA6" w14:textId="68DCC743" w:rsidR="009A4657" w:rsidRPr="000F026B" w:rsidDel="002303BB" w:rsidRDefault="001A30E1">
      <w:pPr>
        <w:pStyle w:val="BodyText"/>
        <w:spacing w:before="41" w:line="360" w:lineRule="auto"/>
        <w:ind w:right="121"/>
        <w:jc w:val="both"/>
        <w:rPr>
          <w:del w:id="1848" w:author="usher" w:date="2026-03-23T20:25:00Z"/>
          <w:b/>
        </w:rPr>
      </w:pPr>
      <w:del w:id="1849" w:author="usher" w:date="2026-03-23T20:25:00Z">
        <w:r w:rsidRPr="000F026B" w:rsidDel="002303BB">
          <w:rPr>
            <w:b/>
          </w:rPr>
          <w:delText xml:space="preserve">3.7.2 Training Programme </w:delText>
        </w:r>
      </w:del>
    </w:p>
    <w:p w14:paraId="1B5C5523" w14:textId="40B59E33" w:rsidR="009A4657" w:rsidRPr="000F026B" w:rsidDel="002303BB" w:rsidRDefault="001A30E1">
      <w:pPr>
        <w:pStyle w:val="BodyText"/>
        <w:spacing w:before="41" w:line="360" w:lineRule="auto"/>
        <w:ind w:left="0" w:right="121"/>
        <w:jc w:val="both"/>
        <w:rPr>
          <w:del w:id="1850" w:author="usher" w:date="2026-03-23T20:25:00Z"/>
        </w:rPr>
      </w:pPr>
      <w:del w:id="1851" w:author="usher" w:date="2026-03-23T20:25:00Z">
        <w:r w:rsidRPr="000F026B" w:rsidDel="002303BB">
          <w:delText>The mental health training programme covered key areas such as the identification of depression, mental health literacy, stigma reduction, and the process of referring individuals</w:delText>
        </w:r>
        <w:r w:rsidRPr="000F026B" w:rsidDel="002303BB">
          <w:rPr>
            <w:spacing w:val="1"/>
          </w:rPr>
          <w:delText xml:space="preserve"> </w:delText>
        </w:r>
        <w:r w:rsidRPr="000F026B" w:rsidDel="002303BB">
          <w:delText>for</w:delText>
        </w:r>
        <w:r w:rsidRPr="000F026B" w:rsidDel="002303BB">
          <w:rPr>
            <w:spacing w:val="1"/>
          </w:rPr>
          <w:delText xml:space="preserve"> </w:delText>
        </w:r>
        <w:r w:rsidRPr="000F026B" w:rsidDel="002303BB">
          <w:delText>professional</w:delText>
        </w:r>
        <w:r w:rsidRPr="000F026B" w:rsidDel="002303BB">
          <w:rPr>
            <w:spacing w:val="1"/>
          </w:rPr>
          <w:delText xml:space="preserve"> </w:delText>
        </w:r>
        <w:r w:rsidRPr="000F026B" w:rsidDel="002303BB">
          <w:delText>care.</w:delText>
        </w:r>
        <w:r w:rsidRPr="000F026B" w:rsidDel="002303BB">
          <w:rPr>
            <w:spacing w:val="1"/>
          </w:rPr>
          <w:delText xml:space="preserve"> The intervention was delivered using an adaptation of  the World Health Organisation’s (WHO’s) mental health Gap Action Programme (mhGAP) Intervention Guide, version 2.0</w:delText>
        </w:r>
      </w:del>
      <w:ins w:id="1852" w:author="BELLA- AWUSAH, TOLULOPE (PGR)" w:date="2026-01-29T15:27:00Z">
        <w:del w:id="1853" w:author="usher" w:date="2026-03-23T20:25:00Z">
          <w:r w:rsidR="008427D7" w:rsidRPr="000F026B" w:rsidDel="002303BB">
            <w:rPr>
              <w:spacing w:val="1"/>
            </w:rPr>
            <w:delText xml:space="preserve"> Ref </w:delText>
          </w:r>
        </w:del>
      </w:ins>
      <w:del w:id="1854" w:author="usher" w:date="2026-03-23T20:25:00Z">
        <w:r w:rsidRPr="000F026B" w:rsidDel="002303BB">
          <w:rPr>
            <w:spacing w:val="1"/>
          </w:rPr>
          <w:delText xml:space="preserve">, </w:delText>
        </w:r>
        <w:r w:rsidRPr="000F026B" w:rsidDel="002303BB">
          <w:rPr>
            <w:spacing w:val="1"/>
            <w:shd w:val="clear" w:color="auto" w:fill="00FF00"/>
          </w:rPr>
          <w:delText>tailored to meet the needs of the study participants. Each church received three training</w:delText>
        </w:r>
      </w:del>
      <w:del w:id="1855" w:author="usher" w:date="2026-02-14T03:45:00Z">
        <w:r w:rsidRPr="000F026B" w:rsidDel="00295B5E">
          <w:rPr>
            <w:spacing w:val="1"/>
            <w:shd w:val="clear" w:color="auto" w:fill="00FF00"/>
          </w:rPr>
          <w:delText>s</w:delText>
        </w:r>
      </w:del>
      <w:del w:id="1856" w:author="usher" w:date="2026-03-23T20:25:00Z">
        <w:r w:rsidRPr="000F026B" w:rsidDel="002303BB">
          <w:rPr>
            <w:spacing w:val="1"/>
            <w:shd w:val="clear" w:color="auto" w:fill="00FF00"/>
          </w:rPr>
          <w:delText xml:space="preserve"> sessions, with each session lasting one hour and including opportunities for questions and interactive engagement. </w:delText>
        </w:r>
        <w:bookmarkStart w:id="1857" w:name="_Hlk221933750"/>
        <w:r w:rsidRPr="000F026B" w:rsidDel="002303BB">
          <w:rPr>
            <w:spacing w:val="1"/>
            <w:shd w:val="clear" w:color="auto" w:fill="00FF00"/>
          </w:rPr>
          <w:delText xml:space="preserve">While some churches permitted the training to be completed in a </w:delText>
        </w:r>
        <w:commentRangeStart w:id="1858"/>
        <w:r w:rsidRPr="000F026B" w:rsidDel="002303BB">
          <w:rPr>
            <w:spacing w:val="1"/>
            <w:shd w:val="clear" w:color="auto" w:fill="00FF00"/>
          </w:rPr>
          <w:delText>single day, others required the sessions to be delivered over two days with a one-week interval between sessions.</w:delText>
        </w:r>
      </w:del>
      <w:del w:id="1859" w:author="usher" w:date="2026-02-14T03:48:00Z">
        <w:r w:rsidRPr="000F026B" w:rsidDel="00295B5E">
          <w:rPr>
            <w:spacing w:val="1"/>
            <w:shd w:val="clear" w:color="auto" w:fill="00FF00"/>
          </w:rPr>
          <w:delText xml:space="preserve"> </w:delText>
        </w:r>
      </w:del>
      <w:del w:id="1860" w:author="usher" w:date="2026-03-23T20:25:00Z">
        <w:r w:rsidRPr="000F026B" w:rsidDel="002303BB">
          <w:rPr>
            <w:spacing w:val="1"/>
            <w:shd w:val="clear" w:color="auto" w:fill="00FF00"/>
          </w:rPr>
          <w:delText>This flexible schedule was designed to promote effective learning, ensure better assimilation of the content, and enhance participant engagement. The pre-test was administered before the intervention, and the post-test was conducted after all sessions had been completed in each training site.</w:delText>
        </w:r>
        <w:commentRangeEnd w:id="1858"/>
        <w:r w:rsidR="008427D7" w:rsidRPr="000F026B" w:rsidDel="002303BB">
          <w:rPr>
            <w:rStyle w:val="CommentReference"/>
            <w:sz w:val="22"/>
            <w:szCs w:val="22"/>
          </w:rPr>
          <w:commentReference w:id="1858"/>
        </w:r>
      </w:del>
    </w:p>
    <w:bookmarkEnd w:id="1857"/>
    <w:p w14:paraId="403AE759" w14:textId="696B662A" w:rsidR="009A4657" w:rsidRPr="000F026B" w:rsidDel="002303BB" w:rsidRDefault="001A30E1">
      <w:pPr>
        <w:tabs>
          <w:tab w:val="left" w:pos="640"/>
        </w:tabs>
        <w:spacing w:before="42" w:line="360" w:lineRule="auto"/>
        <w:jc w:val="both"/>
        <w:rPr>
          <w:del w:id="1861" w:author="usher" w:date="2026-03-23T20:25:00Z"/>
          <w:rFonts w:ascii="Times New Roman" w:hAnsi="Times New Roman"/>
          <w:sz w:val="24"/>
          <w:szCs w:val="24"/>
        </w:rPr>
      </w:pPr>
      <w:del w:id="1862" w:author="usher" w:date="2026-03-23T20:25:00Z">
        <w:r w:rsidRPr="000F026B" w:rsidDel="002303BB">
          <w:rPr>
            <w:rFonts w:ascii="Times New Roman" w:hAnsi="Times New Roman"/>
            <w:sz w:val="24"/>
            <w:szCs w:val="24"/>
          </w:rPr>
          <w:delText xml:space="preserve">The training program was held in four different locations. It was carried out by the researcher in batches held in the churches of the participants over seven weeks. The first batch was conducted at The Gospel Faith Mission International, Living Word Cathedral, located at Church Street, Elephant Bus-Stop, Oluyole, Ibadan. The second was conducted at The Redeemed Christian Church of God, Jesus Consulate Parish, located behind Mayfair School, Challenge, Ibadan. The third batch was at New Covenant Church, Genesis House located at Genesis House College Crescent, behind St.Annes Church, Off Molete-Challenge Road. The fourth batch was at Molete Baptist Church, Located at Idi-Odo, Challenge. The intervention commenced after church service on Sundays, and a week day for one of the churches. </w:delText>
        </w:r>
      </w:del>
      <w:ins w:id="1863" w:author="BELLA- AWUSAH, TOLULOPE (PGR)" w:date="2026-01-29T15:29:00Z">
        <w:del w:id="1864" w:author="usher" w:date="2026-03-23T20:25:00Z">
          <w:r w:rsidR="008427D7" w:rsidRPr="000F026B" w:rsidDel="002303BB">
            <w:rPr>
              <w:rFonts w:ascii="Times New Roman" w:hAnsi="Times New Roman"/>
              <w:sz w:val="24"/>
              <w:szCs w:val="24"/>
            </w:rPr>
            <w:delText xml:space="preserve"> This will be better as a diagram showing how many participants per church and how many in each session. </w:delText>
          </w:r>
        </w:del>
      </w:ins>
      <w:ins w:id="1865" w:author="BELLA- AWUSAH, TOLULOPE (PGR)" w:date="2026-01-29T15:30:00Z">
        <w:del w:id="1866" w:author="usher" w:date="2026-03-23T20:25:00Z">
          <w:r w:rsidR="008427D7" w:rsidRPr="000F026B" w:rsidDel="002303BB">
            <w:rPr>
              <w:rFonts w:ascii="Times New Roman" w:hAnsi="Times New Roman"/>
              <w:sz w:val="24"/>
              <w:szCs w:val="24"/>
            </w:rPr>
            <w:delText xml:space="preserve"> How did you arrive at 3 sessions? </w:delText>
          </w:r>
        </w:del>
      </w:ins>
    </w:p>
    <w:p w14:paraId="2ECA0DAF" w14:textId="0263411D" w:rsidR="009A4657" w:rsidRPr="000F026B" w:rsidDel="002303BB" w:rsidRDefault="001A30E1">
      <w:pPr>
        <w:pStyle w:val="BodyText"/>
        <w:spacing w:before="41" w:line="360" w:lineRule="auto"/>
        <w:ind w:left="0" w:right="121"/>
        <w:jc w:val="both"/>
        <w:rPr>
          <w:del w:id="1867" w:author="usher" w:date="2026-03-23T20:25:00Z"/>
        </w:rPr>
      </w:pPr>
      <w:del w:id="1868" w:author="usher" w:date="2026-03-23T20:25:00Z">
        <w:r w:rsidRPr="000F026B" w:rsidDel="002303BB">
          <w:delText xml:space="preserve">The first session began with an introduction which was done to encourage good rapport and engagement among participants and the researcher. Also, ground rules were established to foster orderliness throughout the session, training manual was distributed and a prayer was led by a participant. The first session consisted topics such as the definition of depression, depressive symptoms, somatic symptoms of depression, and non-depressive symptoms including a </w:delText>
        </w:r>
        <w:commentRangeStart w:id="1869"/>
        <w:commentRangeStart w:id="1870"/>
        <w:r w:rsidRPr="000F026B" w:rsidDel="002303BB">
          <w:delText xml:space="preserve">vignette to aid </w:delText>
        </w:r>
        <w:commentRangeEnd w:id="1869"/>
        <w:r w:rsidR="00B144FA" w:rsidRPr="000F026B" w:rsidDel="002303BB">
          <w:rPr>
            <w:rStyle w:val="CommentReference"/>
            <w:sz w:val="22"/>
            <w:szCs w:val="22"/>
          </w:rPr>
          <w:commentReference w:id="1869"/>
        </w:r>
        <w:commentRangeEnd w:id="1870"/>
        <w:r w:rsidR="00B144FA" w:rsidRPr="000F026B" w:rsidDel="002303BB">
          <w:rPr>
            <w:rStyle w:val="CommentReference"/>
            <w:sz w:val="22"/>
            <w:szCs w:val="22"/>
          </w:rPr>
          <w:commentReference w:id="1870"/>
        </w:r>
        <w:r w:rsidRPr="000F026B" w:rsidDel="002303BB">
          <w:delText xml:space="preserve">participants’ understanding of depressive symptoms. </w:delText>
        </w:r>
      </w:del>
    </w:p>
    <w:p w14:paraId="187BCFF0" w14:textId="4F43DE87" w:rsidR="009A4657" w:rsidRPr="000F026B" w:rsidDel="002303BB" w:rsidRDefault="001A30E1">
      <w:pPr>
        <w:pStyle w:val="BodyText"/>
        <w:spacing w:before="41" w:line="360" w:lineRule="auto"/>
        <w:ind w:left="0" w:right="121"/>
        <w:jc w:val="both"/>
        <w:rPr>
          <w:del w:id="1871" w:author="usher" w:date="2026-03-23T20:25:00Z"/>
        </w:rPr>
      </w:pPr>
      <w:del w:id="1872" w:author="usher" w:date="2026-03-23T20:25:00Z">
        <w:r w:rsidRPr="000F026B" w:rsidDel="002303BB">
          <w:delText>The second session included a review of the first session, followed by topics on what depression is not, physical conditions that can resemble depression, risk factors of depression, the long run outcome of untreated depressive symptoms. Questions and comments were taken after and a vignette was presented to further improve participants’ understanding of depression.</w:delText>
        </w:r>
      </w:del>
    </w:p>
    <w:p w14:paraId="60E4EA1A" w14:textId="07A25213" w:rsidR="009A4657" w:rsidRPr="000F026B" w:rsidDel="002303BB" w:rsidRDefault="001A30E1">
      <w:pPr>
        <w:pStyle w:val="BodyText"/>
        <w:spacing w:before="41" w:line="360" w:lineRule="auto"/>
        <w:ind w:left="0" w:right="121"/>
        <w:jc w:val="both"/>
        <w:rPr>
          <w:ins w:id="1873" w:author="Microsoft account" w:date="2026-02-05T05:43:00Z"/>
          <w:del w:id="1874" w:author="usher" w:date="2026-03-23T20:25:00Z"/>
        </w:rPr>
      </w:pPr>
      <w:del w:id="1875" w:author="usher" w:date="2026-03-23T20:25:00Z">
        <w:r w:rsidRPr="000F026B" w:rsidDel="002303BB">
          <w:delText>The third session started with a review of the first and second sessions, followed by topics on how to support students with depressive symptoms, help centers in the society for supporting adolescents with depression, as well as how, where and when to refer. Post-test questionnaires were administered immediately after the third session.</w:delText>
        </w:r>
      </w:del>
    </w:p>
    <w:p w14:paraId="1A03ED2C" w14:textId="04E18BDE" w:rsidR="002521B5" w:rsidRPr="000F026B" w:rsidRDefault="002521B5">
      <w:pPr>
        <w:spacing w:line="360" w:lineRule="auto"/>
        <w:rPr>
          <w:rFonts w:ascii="Times New Roman" w:hAnsi="Times New Roman"/>
          <w:b/>
          <w:sz w:val="24"/>
          <w:szCs w:val="24"/>
        </w:rPr>
        <w:pPrChange w:id="1876" w:author="usher" w:date="2026-03-20T03:46:00Z">
          <w:pPr>
            <w:spacing w:line="360" w:lineRule="auto"/>
            <w:ind w:left="360"/>
          </w:pPr>
        </w:pPrChange>
      </w:pPr>
      <w:r w:rsidRPr="000F026B">
        <w:rPr>
          <w:rFonts w:ascii="Times New Roman" w:hAnsi="Times New Roman"/>
          <w:b/>
          <w:sz w:val="24"/>
          <w:szCs w:val="24"/>
        </w:rPr>
        <w:t>3.</w:t>
      </w:r>
      <w:ins w:id="1877" w:author="usher" w:date="2026-03-23T20:30:00Z">
        <w:r w:rsidR="00E13067" w:rsidRPr="000F026B">
          <w:rPr>
            <w:rFonts w:ascii="Times New Roman" w:hAnsi="Times New Roman"/>
            <w:b/>
            <w:sz w:val="24"/>
            <w:szCs w:val="24"/>
          </w:rPr>
          <w:t>7</w:t>
        </w:r>
      </w:ins>
      <w:del w:id="1878" w:author="usher" w:date="2026-03-23T20:30:00Z">
        <w:r w:rsidRPr="000F026B" w:rsidDel="00E13067">
          <w:rPr>
            <w:rFonts w:ascii="Times New Roman" w:hAnsi="Times New Roman"/>
            <w:b/>
            <w:sz w:val="24"/>
            <w:szCs w:val="24"/>
          </w:rPr>
          <w:delText>8</w:delText>
        </w:r>
      </w:del>
      <w:r w:rsidRPr="000F026B">
        <w:rPr>
          <w:rFonts w:ascii="Times New Roman" w:hAnsi="Times New Roman"/>
          <w:b/>
          <w:sz w:val="24"/>
          <w:szCs w:val="24"/>
        </w:rPr>
        <w:t xml:space="preserve"> </w:t>
      </w:r>
      <w:bookmarkStart w:id="1879" w:name="_Hlk237509121"/>
      <w:r w:rsidRPr="000F026B">
        <w:rPr>
          <w:rFonts w:ascii="Times New Roman" w:hAnsi="Times New Roman"/>
          <w:b/>
          <w:sz w:val="24"/>
          <w:szCs w:val="24"/>
        </w:rPr>
        <w:t>Ethical Considerations</w:t>
      </w:r>
      <w:bookmarkEnd w:id="1879"/>
      <w:r w:rsidRPr="000F026B">
        <w:rPr>
          <w:rFonts w:ascii="Times New Roman" w:hAnsi="Times New Roman"/>
          <w:b/>
          <w:sz w:val="24"/>
          <w:szCs w:val="24"/>
        </w:rPr>
        <w:t xml:space="preserve"> </w:t>
      </w:r>
      <w:del w:id="1880" w:author="usher" w:date="2026-03-20T03:46:00Z">
        <w:r w:rsidRPr="000F026B" w:rsidDel="00AB0081">
          <w:rPr>
            <w:rFonts w:ascii="Times New Roman" w:hAnsi="Times New Roman"/>
            <w:b/>
            <w:sz w:val="24"/>
            <w:szCs w:val="24"/>
          </w:rPr>
          <w:delText xml:space="preserve">should come before data analysis I think </w:delText>
        </w:r>
      </w:del>
    </w:p>
    <w:p w14:paraId="23AE69C8" w14:textId="77777777" w:rsidR="002521B5" w:rsidRPr="000F026B" w:rsidRDefault="002521B5" w:rsidP="002521B5">
      <w:pPr>
        <w:spacing w:line="360" w:lineRule="auto"/>
        <w:jc w:val="both"/>
        <w:rPr>
          <w:rFonts w:ascii="Times New Roman" w:hAnsi="Times New Roman"/>
          <w:sz w:val="24"/>
          <w:szCs w:val="24"/>
          <w:rPrChange w:id="1881" w:author="usher" w:date="2026-06-05T05:43:00Z">
            <w:rPr/>
          </w:rPrChange>
        </w:rPr>
      </w:pPr>
      <w:bookmarkStart w:id="1882" w:name="_Hlk237509135"/>
      <w:r w:rsidRPr="000F026B">
        <w:rPr>
          <w:rFonts w:ascii="Times New Roman" w:hAnsi="Times New Roman"/>
          <w:sz w:val="24"/>
          <w:szCs w:val="24"/>
          <w:shd w:val="clear" w:color="auto" w:fill="00FF00"/>
        </w:rPr>
        <w:t>Ethical approval for this study was obtained from the Oyo-State Ministry of Health ethical review committee, with Ref No. AD 13/479/617 and permission acquired from each church leaders.</w:t>
      </w:r>
      <w:r w:rsidRPr="000F026B">
        <w:rPr>
          <w:rFonts w:ascii="Times New Roman" w:hAnsi="Times New Roman"/>
          <w:sz w:val="24"/>
          <w:szCs w:val="24"/>
        </w:rPr>
        <w:t xml:space="preserve"> This study adhered to the ethical principles outlined in the Declaration of Helsinki and the</w:t>
      </w:r>
      <w:r w:rsidRPr="000F026B">
        <w:rPr>
          <w:rFonts w:ascii="Times New Roman" w:hAnsi="Times New Roman"/>
          <w:spacing w:val="1"/>
          <w:sz w:val="24"/>
          <w:szCs w:val="24"/>
        </w:rPr>
        <w:t xml:space="preserve"> </w:t>
      </w:r>
      <w:r w:rsidRPr="000F026B">
        <w:rPr>
          <w:rFonts w:ascii="Times New Roman" w:hAnsi="Times New Roman"/>
          <w:sz w:val="24"/>
          <w:szCs w:val="24"/>
        </w:rPr>
        <w:t xml:space="preserve">guidelines set by the Oyo-State Ministry of Health ethical review committee. The following </w:t>
      </w:r>
      <w:bookmarkEnd w:id="1882"/>
      <w:r w:rsidRPr="000F026B">
        <w:rPr>
          <w:rFonts w:ascii="Times New Roman" w:hAnsi="Times New Roman"/>
          <w:sz w:val="24"/>
          <w:szCs w:val="24"/>
        </w:rPr>
        <w:t>ethical</w:t>
      </w:r>
      <w:r w:rsidRPr="000F026B">
        <w:rPr>
          <w:rFonts w:ascii="Times New Roman" w:hAnsi="Times New Roman"/>
          <w:spacing w:val="1"/>
          <w:sz w:val="24"/>
          <w:szCs w:val="24"/>
        </w:rPr>
        <w:t xml:space="preserve"> </w:t>
      </w:r>
      <w:r w:rsidRPr="000F026B">
        <w:rPr>
          <w:rFonts w:ascii="Times New Roman" w:hAnsi="Times New Roman"/>
          <w:sz w:val="24"/>
          <w:szCs w:val="24"/>
        </w:rPr>
        <w:t>considerations were addressed throughout the study.</w:t>
      </w:r>
    </w:p>
    <w:p w14:paraId="751CEB5B" w14:textId="7D92F059" w:rsidR="002521B5" w:rsidRPr="000F026B" w:rsidRDefault="002521B5" w:rsidP="002521B5">
      <w:pPr>
        <w:spacing w:line="360" w:lineRule="auto"/>
        <w:jc w:val="both"/>
        <w:rPr>
          <w:rFonts w:ascii="Times New Roman" w:hAnsi="Times New Roman"/>
          <w:b/>
          <w:sz w:val="24"/>
          <w:szCs w:val="24"/>
        </w:rPr>
      </w:pPr>
      <w:bookmarkStart w:id="1883" w:name="_Hlk237509195"/>
      <w:r w:rsidRPr="000F026B">
        <w:rPr>
          <w:rFonts w:ascii="Times New Roman" w:hAnsi="Times New Roman"/>
          <w:b/>
          <w:sz w:val="24"/>
          <w:szCs w:val="24"/>
        </w:rPr>
        <w:t>3.</w:t>
      </w:r>
      <w:ins w:id="1884" w:author="usher" w:date="2026-03-23T22:15:00Z">
        <w:r w:rsidR="00986E82" w:rsidRPr="000F026B">
          <w:rPr>
            <w:rFonts w:ascii="Times New Roman" w:hAnsi="Times New Roman"/>
            <w:b/>
            <w:sz w:val="24"/>
            <w:szCs w:val="24"/>
          </w:rPr>
          <w:t>7</w:t>
        </w:r>
      </w:ins>
      <w:del w:id="1885" w:author="usher" w:date="2026-03-23T22:15:00Z">
        <w:r w:rsidRPr="000F026B" w:rsidDel="00986E82">
          <w:rPr>
            <w:rFonts w:ascii="Times New Roman" w:hAnsi="Times New Roman"/>
            <w:b/>
            <w:sz w:val="24"/>
            <w:szCs w:val="24"/>
          </w:rPr>
          <w:delText>8</w:delText>
        </w:r>
      </w:del>
      <w:r w:rsidRPr="000F026B">
        <w:rPr>
          <w:rFonts w:ascii="Times New Roman" w:hAnsi="Times New Roman"/>
          <w:b/>
          <w:sz w:val="24"/>
          <w:szCs w:val="24"/>
        </w:rPr>
        <w:t>.1 Informed Consent</w:t>
      </w:r>
    </w:p>
    <w:p w14:paraId="717DE9C2" w14:textId="77777777" w:rsidR="002521B5" w:rsidRPr="000F026B" w:rsidRDefault="002521B5" w:rsidP="002521B5">
      <w:pPr>
        <w:pStyle w:val="BodyText"/>
        <w:spacing w:before="41" w:line="360" w:lineRule="auto"/>
        <w:ind w:left="0" w:right="119"/>
        <w:jc w:val="both"/>
      </w:pPr>
      <w:bookmarkStart w:id="1886" w:name="_Hlk237509218"/>
      <w:bookmarkEnd w:id="1883"/>
      <w:r w:rsidRPr="000F026B">
        <w:t>Before</w:t>
      </w:r>
      <w:r w:rsidRPr="000F026B">
        <w:rPr>
          <w:spacing w:val="1"/>
        </w:rPr>
        <w:t xml:space="preserve"> </w:t>
      </w:r>
      <w:r w:rsidRPr="000F026B">
        <w:t>participating</w:t>
      </w:r>
      <w:r w:rsidRPr="000F026B">
        <w:rPr>
          <w:spacing w:val="1"/>
        </w:rPr>
        <w:t xml:space="preserve"> </w:t>
      </w:r>
      <w:r w:rsidRPr="000F026B">
        <w:t>in</w:t>
      </w:r>
      <w:r w:rsidRPr="000F026B">
        <w:rPr>
          <w:spacing w:val="1"/>
        </w:rPr>
        <w:t xml:space="preserve"> </w:t>
      </w:r>
      <w:r w:rsidRPr="000F026B">
        <w:t>the</w:t>
      </w:r>
      <w:r w:rsidRPr="000F026B">
        <w:rPr>
          <w:spacing w:val="1"/>
        </w:rPr>
        <w:t xml:space="preserve"> </w:t>
      </w:r>
      <w:r w:rsidRPr="000F026B">
        <w:t>study,</w:t>
      </w:r>
      <w:r w:rsidRPr="000F026B">
        <w:rPr>
          <w:spacing w:val="1"/>
        </w:rPr>
        <w:t xml:space="preserve"> </w:t>
      </w:r>
      <w:r w:rsidRPr="000F026B">
        <w:t>all</w:t>
      </w:r>
      <w:r w:rsidRPr="000F026B">
        <w:rPr>
          <w:spacing w:val="1"/>
        </w:rPr>
        <w:t xml:space="preserve"> </w:t>
      </w:r>
      <w:r w:rsidRPr="000F026B">
        <w:t>adolescent</w:t>
      </w:r>
      <w:r w:rsidRPr="000F026B">
        <w:rPr>
          <w:spacing w:val="1"/>
        </w:rPr>
        <w:t xml:space="preserve"> </w:t>
      </w:r>
      <w:r w:rsidRPr="000F026B">
        <w:t>educators</w:t>
      </w:r>
      <w:r w:rsidRPr="000F026B">
        <w:rPr>
          <w:spacing w:val="1"/>
        </w:rPr>
        <w:t xml:space="preserve"> </w:t>
      </w:r>
      <w:r w:rsidRPr="000F026B">
        <w:t>were</w:t>
      </w:r>
      <w:r w:rsidRPr="000F026B">
        <w:rPr>
          <w:spacing w:val="1"/>
        </w:rPr>
        <w:t xml:space="preserve"> </w:t>
      </w:r>
      <w:r w:rsidRPr="000F026B">
        <w:t>provided</w:t>
      </w:r>
      <w:r w:rsidRPr="000F026B">
        <w:rPr>
          <w:spacing w:val="1"/>
        </w:rPr>
        <w:t xml:space="preserve"> </w:t>
      </w:r>
      <w:r w:rsidRPr="000F026B">
        <w:t>with</w:t>
      </w:r>
      <w:r w:rsidRPr="000F026B">
        <w:rPr>
          <w:spacing w:val="1"/>
        </w:rPr>
        <w:t xml:space="preserve"> </w:t>
      </w:r>
      <w:r w:rsidRPr="000F026B">
        <w:t>detailed</w:t>
      </w:r>
      <w:r w:rsidRPr="000F026B">
        <w:rPr>
          <w:spacing w:val="1"/>
        </w:rPr>
        <w:t xml:space="preserve"> </w:t>
      </w:r>
      <w:r w:rsidRPr="000F026B">
        <w:t>information about the study’s purpose, procedures, potential risks, and benefits. Participants were</w:t>
      </w:r>
      <w:r w:rsidRPr="000F026B">
        <w:rPr>
          <w:spacing w:val="29"/>
        </w:rPr>
        <w:t xml:space="preserve"> </w:t>
      </w:r>
      <w:r w:rsidRPr="000F026B">
        <w:t>informed</w:t>
      </w:r>
      <w:r w:rsidRPr="000F026B">
        <w:rPr>
          <w:spacing w:val="29"/>
        </w:rPr>
        <w:t xml:space="preserve"> </w:t>
      </w:r>
      <w:r w:rsidRPr="000F026B">
        <w:t>that</w:t>
      </w:r>
      <w:r w:rsidRPr="000F026B">
        <w:rPr>
          <w:spacing w:val="29"/>
        </w:rPr>
        <w:t xml:space="preserve"> </w:t>
      </w:r>
      <w:r w:rsidRPr="000F026B">
        <w:t>their</w:t>
      </w:r>
      <w:r w:rsidRPr="000F026B">
        <w:rPr>
          <w:spacing w:val="29"/>
        </w:rPr>
        <w:t xml:space="preserve"> </w:t>
      </w:r>
      <w:r w:rsidRPr="000F026B">
        <w:t>involvement</w:t>
      </w:r>
      <w:r w:rsidRPr="000F026B">
        <w:rPr>
          <w:spacing w:val="29"/>
        </w:rPr>
        <w:t xml:space="preserve"> </w:t>
      </w:r>
      <w:r w:rsidRPr="000F026B">
        <w:t>was</w:t>
      </w:r>
      <w:r w:rsidRPr="000F026B">
        <w:rPr>
          <w:spacing w:val="30"/>
        </w:rPr>
        <w:t xml:space="preserve"> </w:t>
      </w:r>
      <w:r w:rsidRPr="000F026B">
        <w:t>voluntary</w:t>
      </w:r>
      <w:r w:rsidRPr="000F026B">
        <w:rPr>
          <w:spacing w:val="29"/>
        </w:rPr>
        <w:t xml:space="preserve"> </w:t>
      </w:r>
      <w:r w:rsidRPr="000F026B">
        <w:t>and</w:t>
      </w:r>
      <w:r w:rsidRPr="000F026B">
        <w:rPr>
          <w:spacing w:val="29"/>
        </w:rPr>
        <w:t xml:space="preserve"> </w:t>
      </w:r>
      <w:r w:rsidRPr="000F026B">
        <w:t>that</w:t>
      </w:r>
      <w:r w:rsidRPr="000F026B">
        <w:rPr>
          <w:spacing w:val="29"/>
        </w:rPr>
        <w:t xml:space="preserve"> </w:t>
      </w:r>
      <w:r w:rsidRPr="000F026B">
        <w:t>they</w:t>
      </w:r>
      <w:r w:rsidRPr="000F026B">
        <w:rPr>
          <w:spacing w:val="29"/>
        </w:rPr>
        <w:t xml:space="preserve"> </w:t>
      </w:r>
      <w:r w:rsidRPr="000F026B">
        <w:t>may</w:t>
      </w:r>
      <w:r w:rsidRPr="000F026B">
        <w:rPr>
          <w:spacing w:val="15"/>
        </w:rPr>
        <w:t xml:space="preserve"> </w:t>
      </w:r>
      <w:r w:rsidRPr="000F026B">
        <w:t>withdraw</w:t>
      </w:r>
      <w:r w:rsidRPr="000F026B">
        <w:rPr>
          <w:spacing w:val="14"/>
        </w:rPr>
        <w:t xml:space="preserve"> </w:t>
      </w:r>
      <w:r w:rsidRPr="000F026B">
        <w:t>from</w:t>
      </w:r>
      <w:r w:rsidRPr="000F026B">
        <w:rPr>
          <w:spacing w:val="14"/>
        </w:rPr>
        <w:t xml:space="preserve"> </w:t>
      </w:r>
      <w:r w:rsidRPr="000F026B">
        <w:t>the</w:t>
      </w:r>
      <w:r w:rsidRPr="000F026B">
        <w:rPr>
          <w:spacing w:val="15"/>
        </w:rPr>
        <w:t xml:space="preserve"> </w:t>
      </w:r>
      <w:r w:rsidRPr="000F026B">
        <w:t>study</w:t>
      </w:r>
      <w:r w:rsidRPr="000F026B">
        <w:rPr>
          <w:spacing w:val="14"/>
        </w:rPr>
        <w:t xml:space="preserve"> </w:t>
      </w:r>
      <w:r w:rsidRPr="000F026B">
        <w:t>at</w:t>
      </w:r>
      <w:r w:rsidRPr="000F026B">
        <w:rPr>
          <w:spacing w:val="-58"/>
        </w:rPr>
        <w:t xml:space="preserve"> </w:t>
      </w:r>
      <w:r w:rsidRPr="000F026B">
        <w:t>any</w:t>
      </w:r>
      <w:r w:rsidRPr="000F026B">
        <w:rPr>
          <w:spacing w:val="10"/>
        </w:rPr>
        <w:t xml:space="preserve"> </w:t>
      </w:r>
      <w:r w:rsidRPr="000F026B">
        <w:t>time</w:t>
      </w:r>
      <w:r w:rsidRPr="000F026B">
        <w:rPr>
          <w:spacing w:val="-3"/>
        </w:rPr>
        <w:t xml:space="preserve"> </w:t>
      </w:r>
      <w:r w:rsidRPr="000F026B">
        <w:t>without</w:t>
      </w:r>
      <w:r w:rsidRPr="000F026B">
        <w:rPr>
          <w:spacing w:val="-3"/>
        </w:rPr>
        <w:t xml:space="preserve"> </w:t>
      </w:r>
      <w:r w:rsidRPr="000F026B">
        <w:t>penalty.</w:t>
      </w:r>
      <w:r w:rsidRPr="000F026B">
        <w:rPr>
          <w:spacing w:val="-3"/>
        </w:rPr>
        <w:t xml:space="preserve"> </w:t>
      </w:r>
      <w:r w:rsidRPr="000F026B">
        <w:t>Written</w:t>
      </w:r>
      <w:r w:rsidRPr="000F026B">
        <w:rPr>
          <w:spacing w:val="-4"/>
        </w:rPr>
        <w:t xml:space="preserve"> </w:t>
      </w:r>
      <w:r w:rsidRPr="000F026B">
        <w:t>informed</w:t>
      </w:r>
      <w:r w:rsidRPr="000F026B">
        <w:rPr>
          <w:spacing w:val="-3"/>
        </w:rPr>
        <w:t xml:space="preserve"> </w:t>
      </w:r>
      <w:r w:rsidRPr="000F026B">
        <w:t>consent</w:t>
      </w:r>
      <w:r w:rsidRPr="000F026B">
        <w:rPr>
          <w:spacing w:val="-3"/>
        </w:rPr>
        <w:t xml:space="preserve"> </w:t>
      </w:r>
      <w:r w:rsidRPr="000F026B">
        <w:t>was</w:t>
      </w:r>
      <w:r w:rsidRPr="000F026B">
        <w:rPr>
          <w:spacing w:val="-4"/>
        </w:rPr>
        <w:t xml:space="preserve"> </w:t>
      </w:r>
      <w:r w:rsidRPr="000F026B">
        <w:t>obtained</w:t>
      </w:r>
      <w:r w:rsidRPr="000F026B">
        <w:rPr>
          <w:spacing w:val="-3"/>
        </w:rPr>
        <w:t xml:space="preserve"> </w:t>
      </w:r>
      <w:r w:rsidRPr="000F026B">
        <w:t>from</w:t>
      </w:r>
      <w:r w:rsidRPr="000F026B">
        <w:rPr>
          <w:spacing w:val="-3"/>
        </w:rPr>
        <w:t xml:space="preserve"> </w:t>
      </w:r>
      <w:r w:rsidRPr="000F026B">
        <w:t>each</w:t>
      </w:r>
      <w:r w:rsidRPr="000F026B">
        <w:rPr>
          <w:spacing w:val="-3"/>
        </w:rPr>
        <w:t xml:space="preserve"> </w:t>
      </w:r>
      <w:r w:rsidRPr="000F026B">
        <w:t>participant</w:t>
      </w:r>
      <w:r w:rsidRPr="000F026B">
        <w:rPr>
          <w:spacing w:val="-4"/>
        </w:rPr>
        <w:t xml:space="preserve"> </w:t>
      </w:r>
      <w:r w:rsidRPr="000F026B">
        <w:t>before the</w:t>
      </w:r>
      <w:r w:rsidRPr="000F026B">
        <w:rPr>
          <w:spacing w:val="-1"/>
        </w:rPr>
        <w:t xml:space="preserve"> </w:t>
      </w:r>
      <w:r w:rsidRPr="000F026B">
        <w:t>commencement of the study</w:t>
      </w:r>
      <w:bookmarkEnd w:id="1886"/>
      <w:r w:rsidRPr="000F026B">
        <w:t>.</w:t>
      </w:r>
    </w:p>
    <w:p w14:paraId="067DA04E" w14:textId="77777777" w:rsidR="002521B5" w:rsidRPr="000F026B" w:rsidRDefault="002521B5" w:rsidP="002521B5">
      <w:pPr>
        <w:pStyle w:val="BodyText"/>
        <w:spacing w:before="41" w:line="360" w:lineRule="auto"/>
        <w:ind w:left="0" w:right="119"/>
        <w:jc w:val="both"/>
      </w:pPr>
    </w:p>
    <w:p w14:paraId="1C7B884F" w14:textId="384E06D6" w:rsidR="002521B5" w:rsidRPr="000F026B" w:rsidRDefault="002521B5" w:rsidP="002521B5">
      <w:pPr>
        <w:spacing w:line="360" w:lineRule="auto"/>
        <w:ind w:firstLine="100"/>
        <w:jc w:val="both"/>
        <w:rPr>
          <w:rFonts w:ascii="Times New Roman" w:hAnsi="Times New Roman"/>
          <w:b/>
          <w:sz w:val="24"/>
          <w:szCs w:val="24"/>
        </w:rPr>
      </w:pPr>
      <w:bookmarkStart w:id="1887" w:name="_Hlk237509278"/>
      <w:r w:rsidRPr="000F026B">
        <w:rPr>
          <w:rFonts w:ascii="Times New Roman" w:hAnsi="Times New Roman"/>
          <w:b/>
          <w:sz w:val="24"/>
          <w:szCs w:val="24"/>
        </w:rPr>
        <w:t>3.</w:t>
      </w:r>
      <w:ins w:id="1888" w:author="usher" w:date="2026-03-23T22:15:00Z">
        <w:r w:rsidR="00986E82" w:rsidRPr="000F026B">
          <w:rPr>
            <w:rFonts w:ascii="Times New Roman" w:hAnsi="Times New Roman"/>
            <w:b/>
            <w:sz w:val="24"/>
            <w:szCs w:val="24"/>
          </w:rPr>
          <w:t>7</w:t>
        </w:r>
      </w:ins>
      <w:del w:id="1889" w:author="usher" w:date="2026-03-23T22:15:00Z">
        <w:r w:rsidRPr="000F026B" w:rsidDel="00986E82">
          <w:rPr>
            <w:rFonts w:ascii="Times New Roman" w:hAnsi="Times New Roman"/>
            <w:b/>
            <w:sz w:val="24"/>
            <w:szCs w:val="24"/>
          </w:rPr>
          <w:delText>8</w:delText>
        </w:r>
      </w:del>
      <w:r w:rsidRPr="000F026B">
        <w:rPr>
          <w:rFonts w:ascii="Times New Roman" w:hAnsi="Times New Roman"/>
          <w:b/>
          <w:sz w:val="24"/>
          <w:szCs w:val="24"/>
        </w:rPr>
        <w:t>.2 Confidentiality</w:t>
      </w:r>
    </w:p>
    <w:p w14:paraId="4A290C79" w14:textId="77777777" w:rsidR="002521B5" w:rsidRPr="000F026B" w:rsidRDefault="002521B5" w:rsidP="002521B5">
      <w:pPr>
        <w:pStyle w:val="BodyText"/>
        <w:spacing w:before="42" w:line="360" w:lineRule="auto"/>
        <w:ind w:right="125"/>
        <w:jc w:val="both"/>
      </w:pPr>
      <w:bookmarkStart w:id="1890" w:name="_Hlk237509292"/>
      <w:bookmarkEnd w:id="1887"/>
      <w:r w:rsidRPr="000F026B">
        <w:t>The</w:t>
      </w:r>
      <w:r w:rsidRPr="000F026B">
        <w:rPr>
          <w:spacing w:val="1"/>
        </w:rPr>
        <w:t xml:space="preserve"> </w:t>
      </w:r>
      <w:r w:rsidRPr="000F026B">
        <w:t>confidentiality</w:t>
      </w:r>
      <w:r w:rsidRPr="000F026B">
        <w:rPr>
          <w:spacing w:val="1"/>
        </w:rPr>
        <w:t xml:space="preserve"> </w:t>
      </w:r>
      <w:r w:rsidRPr="000F026B">
        <w:t>of</w:t>
      </w:r>
      <w:r w:rsidRPr="000F026B">
        <w:rPr>
          <w:spacing w:val="1"/>
        </w:rPr>
        <w:t xml:space="preserve"> </w:t>
      </w:r>
      <w:r w:rsidRPr="000F026B">
        <w:t>participants</w:t>
      </w:r>
      <w:r w:rsidRPr="000F026B">
        <w:rPr>
          <w:spacing w:val="1"/>
        </w:rPr>
        <w:t xml:space="preserve"> </w:t>
      </w:r>
      <w:r w:rsidRPr="000F026B">
        <w:t>was</w:t>
      </w:r>
      <w:r w:rsidRPr="000F026B">
        <w:rPr>
          <w:spacing w:val="1"/>
        </w:rPr>
        <w:t xml:space="preserve"> </w:t>
      </w:r>
      <w:r w:rsidRPr="000F026B">
        <w:t>strictly</w:t>
      </w:r>
      <w:r w:rsidRPr="000F026B">
        <w:rPr>
          <w:spacing w:val="1"/>
        </w:rPr>
        <w:t xml:space="preserve"> </w:t>
      </w:r>
      <w:r w:rsidRPr="000F026B">
        <w:t>maintained.</w:t>
      </w:r>
      <w:r w:rsidRPr="000F026B">
        <w:rPr>
          <w:spacing w:val="1"/>
        </w:rPr>
        <w:t xml:space="preserve"> </w:t>
      </w:r>
      <w:r w:rsidRPr="000F026B">
        <w:t>All</w:t>
      </w:r>
      <w:r w:rsidRPr="000F026B">
        <w:rPr>
          <w:spacing w:val="1"/>
        </w:rPr>
        <w:t xml:space="preserve"> </w:t>
      </w:r>
      <w:r w:rsidRPr="000F026B">
        <w:t>data</w:t>
      </w:r>
      <w:r w:rsidRPr="000F026B">
        <w:rPr>
          <w:spacing w:val="1"/>
        </w:rPr>
        <w:t xml:space="preserve"> </w:t>
      </w:r>
      <w:r w:rsidRPr="000F026B">
        <w:t>collected</w:t>
      </w:r>
      <w:r w:rsidRPr="000F026B">
        <w:rPr>
          <w:spacing w:val="1"/>
        </w:rPr>
        <w:t xml:space="preserve"> </w:t>
      </w:r>
      <w:r w:rsidRPr="000F026B">
        <w:t>were</w:t>
      </w:r>
      <w:r w:rsidRPr="000F026B">
        <w:rPr>
          <w:spacing w:val="1"/>
        </w:rPr>
        <w:t xml:space="preserve"> </w:t>
      </w:r>
      <w:proofErr w:type="spellStart"/>
      <w:r w:rsidRPr="000F026B">
        <w:t>anonymised</w:t>
      </w:r>
      <w:proofErr w:type="spellEnd"/>
      <w:r w:rsidRPr="000F026B">
        <w:t xml:space="preserve"> to protect participants’ identities. Personal information, including names and contact</w:t>
      </w:r>
      <w:r w:rsidRPr="000F026B">
        <w:rPr>
          <w:spacing w:val="-57"/>
        </w:rPr>
        <w:t xml:space="preserve">   </w:t>
      </w:r>
      <w:r w:rsidRPr="000F026B">
        <w:t xml:space="preserve">details, were stored securely. The interview transcripts and assessment were coded </w:t>
      </w:r>
      <w:bookmarkStart w:id="1891" w:name="_Hlk237509306"/>
      <w:bookmarkEnd w:id="1890"/>
      <w:r w:rsidRPr="000F026B">
        <w:t>using unique identifiers to ensure</w:t>
      </w:r>
      <w:r w:rsidRPr="000F026B">
        <w:rPr>
          <w:spacing w:val="1"/>
        </w:rPr>
        <w:t xml:space="preserve"> </w:t>
      </w:r>
      <w:r w:rsidRPr="000F026B">
        <w:t>that individual responses could not be traced back to specific participants.</w:t>
      </w:r>
      <w:bookmarkEnd w:id="1891"/>
    </w:p>
    <w:p w14:paraId="23D06CA1" w14:textId="77777777" w:rsidR="002521B5" w:rsidRPr="000F026B" w:rsidRDefault="002521B5" w:rsidP="002521B5">
      <w:pPr>
        <w:spacing w:line="360" w:lineRule="auto"/>
        <w:jc w:val="both"/>
        <w:rPr>
          <w:rFonts w:ascii="Times New Roman" w:hAnsi="Times New Roman"/>
          <w:b/>
          <w:sz w:val="24"/>
          <w:szCs w:val="24"/>
        </w:rPr>
      </w:pPr>
    </w:p>
    <w:p w14:paraId="0DE41AD5" w14:textId="27377C20" w:rsidR="002521B5" w:rsidRPr="000F026B" w:rsidRDefault="002521B5" w:rsidP="002521B5">
      <w:pPr>
        <w:spacing w:line="360" w:lineRule="auto"/>
        <w:ind w:firstLine="100"/>
        <w:jc w:val="both"/>
        <w:rPr>
          <w:rFonts w:ascii="Times New Roman" w:hAnsi="Times New Roman"/>
          <w:b/>
          <w:sz w:val="24"/>
          <w:szCs w:val="24"/>
        </w:rPr>
      </w:pPr>
      <w:bookmarkStart w:id="1892" w:name="_Hlk237509334"/>
      <w:r w:rsidRPr="000F026B">
        <w:rPr>
          <w:rFonts w:ascii="Times New Roman" w:hAnsi="Times New Roman"/>
          <w:b/>
          <w:sz w:val="24"/>
          <w:szCs w:val="24"/>
        </w:rPr>
        <w:lastRenderedPageBreak/>
        <w:t>3.</w:t>
      </w:r>
      <w:ins w:id="1893" w:author="usher" w:date="2026-03-23T22:16:00Z">
        <w:r w:rsidR="00986E82" w:rsidRPr="000F026B">
          <w:rPr>
            <w:rFonts w:ascii="Times New Roman" w:hAnsi="Times New Roman"/>
            <w:b/>
            <w:sz w:val="24"/>
            <w:szCs w:val="24"/>
          </w:rPr>
          <w:t>7</w:t>
        </w:r>
      </w:ins>
      <w:del w:id="1894" w:author="usher" w:date="2026-03-23T22:16:00Z">
        <w:r w:rsidRPr="000F026B" w:rsidDel="00986E82">
          <w:rPr>
            <w:rFonts w:ascii="Times New Roman" w:hAnsi="Times New Roman"/>
            <w:b/>
            <w:sz w:val="24"/>
            <w:szCs w:val="24"/>
          </w:rPr>
          <w:delText>8</w:delText>
        </w:r>
      </w:del>
      <w:r w:rsidRPr="000F026B">
        <w:rPr>
          <w:rFonts w:ascii="Times New Roman" w:hAnsi="Times New Roman"/>
          <w:b/>
          <w:sz w:val="24"/>
          <w:szCs w:val="24"/>
        </w:rPr>
        <w:t xml:space="preserve">.3 </w:t>
      </w:r>
      <w:proofErr w:type="spellStart"/>
      <w:r w:rsidRPr="000F026B">
        <w:rPr>
          <w:rFonts w:ascii="Times New Roman" w:hAnsi="Times New Roman"/>
          <w:b/>
          <w:sz w:val="24"/>
          <w:szCs w:val="24"/>
        </w:rPr>
        <w:t>Minimising</w:t>
      </w:r>
      <w:proofErr w:type="spellEnd"/>
      <w:r w:rsidRPr="000F026B">
        <w:rPr>
          <w:rFonts w:ascii="Times New Roman" w:hAnsi="Times New Roman"/>
          <w:b/>
          <w:sz w:val="24"/>
          <w:szCs w:val="24"/>
        </w:rPr>
        <w:t xml:space="preserve"> Harm</w:t>
      </w:r>
    </w:p>
    <w:p w14:paraId="02E615A7" w14:textId="77777777" w:rsidR="002521B5" w:rsidRPr="000F026B" w:rsidRDefault="002521B5" w:rsidP="002521B5">
      <w:pPr>
        <w:pStyle w:val="BodyText"/>
        <w:spacing w:before="42" w:line="360" w:lineRule="auto"/>
        <w:ind w:right="125"/>
        <w:jc w:val="both"/>
      </w:pPr>
      <w:bookmarkStart w:id="1895" w:name="_Hlk237509351"/>
      <w:bookmarkEnd w:id="1892"/>
      <w:r w:rsidRPr="000F026B">
        <w:t>The</w:t>
      </w:r>
      <w:r w:rsidRPr="000F026B">
        <w:rPr>
          <w:spacing w:val="1"/>
        </w:rPr>
        <w:t xml:space="preserve"> </w:t>
      </w:r>
      <w:r w:rsidRPr="000F026B">
        <w:t>mental</w:t>
      </w:r>
      <w:r w:rsidRPr="000F026B">
        <w:rPr>
          <w:spacing w:val="60"/>
        </w:rPr>
        <w:t xml:space="preserve"> </w:t>
      </w:r>
      <w:r w:rsidRPr="000F026B">
        <w:t xml:space="preserve">health training </w:t>
      </w:r>
      <w:proofErr w:type="spellStart"/>
      <w:r w:rsidRPr="000F026B">
        <w:t>programme</w:t>
      </w:r>
      <w:proofErr w:type="spellEnd"/>
      <w:r w:rsidRPr="000F026B">
        <w:t xml:space="preserve"> was designed to avoid causing psychological distress</w:t>
      </w:r>
      <w:r w:rsidRPr="000F026B">
        <w:rPr>
          <w:spacing w:val="1"/>
        </w:rPr>
        <w:t xml:space="preserve"> </w:t>
      </w:r>
      <w:r w:rsidRPr="000F026B">
        <w:t xml:space="preserve">to participants. Although the </w:t>
      </w:r>
      <w:proofErr w:type="spellStart"/>
      <w:r w:rsidRPr="000F026B">
        <w:t>programme</w:t>
      </w:r>
      <w:proofErr w:type="spellEnd"/>
      <w:r w:rsidRPr="000F026B">
        <w:t xml:space="preserve"> involved discussions on depression which was a sensitive topic, it was conducted in a supportive and non-judgmental environment.</w:t>
      </w:r>
      <w:r w:rsidRPr="000F026B">
        <w:rPr>
          <w:spacing w:val="1"/>
        </w:rPr>
        <w:t xml:space="preserve"> Plans were put in place for </w:t>
      </w:r>
      <w:r w:rsidRPr="000F026B">
        <w:t>participant who may</w:t>
      </w:r>
      <w:r w:rsidRPr="000F026B">
        <w:rPr>
          <w:spacing w:val="1"/>
        </w:rPr>
        <w:t xml:space="preserve"> </w:t>
      </w:r>
      <w:r w:rsidRPr="000F026B">
        <w:t>experience</w:t>
      </w:r>
      <w:r w:rsidRPr="000F026B">
        <w:rPr>
          <w:spacing w:val="1"/>
        </w:rPr>
        <w:t xml:space="preserve"> </w:t>
      </w:r>
      <w:r w:rsidRPr="000F026B">
        <w:t>distress</w:t>
      </w:r>
      <w:r w:rsidRPr="000F026B">
        <w:rPr>
          <w:spacing w:val="1"/>
        </w:rPr>
        <w:t xml:space="preserve"> </w:t>
      </w:r>
      <w:r w:rsidRPr="000F026B">
        <w:t>during</w:t>
      </w:r>
      <w:r w:rsidRPr="000F026B">
        <w:rPr>
          <w:spacing w:val="1"/>
        </w:rPr>
        <w:t xml:space="preserve"> </w:t>
      </w:r>
      <w:r w:rsidRPr="000F026B">
        <w:t>the</w:t>
      </w:r>
      <w:r w:rsidRPr="000F026B">
        <w:rPr>
          <w:spacing w:val="1"/>
        </w:rPr>
        <w:t xml:space="preserve"> </w:t>
      </w:r>
      <w:proofErr w:type="spellStart"/>
      <w:r w:rsidRPr="000F026B">
        <w:t>programme</w:t>
      </w:r>
      <w:proofErr w:type="spellEnd"/>
      <w:r w:rsidRPr="000F026B">
        <w:t>,</w:t>
      </w:r>
      <w:r w:rsidRPr="000F026B">
        <w:rPr>
          <w:spacing w:val="1"/>
        </w:rPr>
        <w:t xml:space="preserve"> </w:t>
      </w:r>
      <w:r w:rsidRPr="000F026B">
        <w:t>to</w:t>
      </w:r>
      <w:r w:rsidRPr="000F026B">
        <w:rPr>
          <w:spacing w:val="1"/>
        </w:rPr>
        <w:t xml:space="preserve"> </w:t>
      </w:r>
      <w:r w:rsidRPr="000F026B">
        <w:t>be</w:t>
      </w:r>
      <w:r w:rsidRPr="000F026B">
        <w:rPr>
          <w:spacing w:val="1"/>
        </w:rPr>
        <w:t xml:space="preserve"> </w:t>
      </w:r>
      <w:r w:rsidRPr="000F026B">
        <w:t>offered</w:t>
      </w:r>
      <w:r w:rsidRPr="000F026B">
        <w:rPr>
          <w:spacing w:val="1"/>
        </w:rPr>
        <w:t xml:space="preserve"> </w:t>
      </w:r>
      <w:r w:rsidRPr="000F026B">
        <w:t>appropriate</w:t>
      </w:r>
      <w:r w:rsidRPr="000F026B">
        <w:rPr>
          <w:spacing w:val="-1"/>
        </w:rPr>
        <w:t xml:space="preserve"> </w:t>
      </w:r>
      <w:r w:rsidRPr="000F026B">
        <w:t>support and</w:t>
      </w:r>
      <w:r w:rsidRPr="000F026B">
        <w:rPr>
          <w:spacing w:val="-1"/>
        </w:rPr>
        <w:t xml:space="preserve"> </w:t>
      </w:r>
      <w:r w:rsidRPr="000F026B">
        <w:t>referral to mental</w:t>
      </w:r>
      <w:r w:rsidRPr="000F026B">
        <w:rPr>
          <w:spacing w:val="-1"/>
        </w:rPr>
        <w:t xml:space="preserve"> </w:t>
      </w:r>
      <w:r w:rsidRPr="000F026B">
        <w:t>health professionals if</w:t>
      </w:r>
      <w:r w:rsidRPr="000F026B">
        <w:rPr>
          <w:spacing w:val="-1"/>
        </w:rPr>
        <w:t xml:space="preserve"> </w:t>
      </w:r>
      <w:r w:rsidRPr="000F026B">
        <w:t>necessary</w:t>
      </w:r>
      <w:bookmarkEnd w:id="1895"/>
      <w:r w:rsidRPr="000F026B">
        <w:t xml:space="preserve">. </w:t>
      </w:r>
    </w:p>
    <w:p w14:paraId="4FD96AF4" w14:textId="77777777" w:rsidR="002521B5" w:rsidRPr="000F026B" w:rsidRDefault="002521B5" w:rsidP="002521B5">
      <w:pPr>
        <w:pStyle w:val="BodyText"/>
        <w:spacing w:before="42" w:line="360" w:lineRule="auto"/>
        <w:ind w:right="125"/>
        <w:jc w:val="both"/>
      </w:pPr>
    </w:p>
    <w:p w14:paraId="62E8F0D3" w14:textId="77777777" w:rsidR="002521B5" w:rsidRPr="000F026B" w:rsidRDefault="002521B5" w:rsidP="002521B5">
      <w:pPr>
        <w:pStyle w:val="BodyText"/>
        <w:spacing w:before="42" w:line="360" w:lineRule="auto"/>
        <w:ind w:right="125"/>
        <w:jc w:val="both"/>
      </w:pPr>
    </w:p>
    <w:p w14:paraId="1D6BCBDC" w14:textId="141E3366" w:rsidR="002521B5" w:rsidRPr="000F026B" w:rsidRDefault="002521B5" w:rsidP="002521B5">
      <w:pPr>
        <w:spacing w:line="360" w:lineRule="auto"/>
        <w:ind w:firstLine="100"/>
        <w:jc w:val="both"/>
        <w:rPr>
          <w:rFonts w:ascii="Times New Roman" w:hAnsi="Times New Roman"/>
          <w:b/>
          <w:sz w:val="24"/>
          <w:szCs w:val="24"/>
        </w:rPr>
      </w:pPr>
      <w:r w:rsidRPr="000F026B">
        <w:rPr>
          <w:rFonts w:ascii="Times New Roman" w:hAnsi="Times New Roman"/>
          <w:b/>
          <w:sz w:val="24"/>
          <w:szCs w:val="24"/>
        </w:rPr>
        <w:t>3.</w:t>
      </w:r>
      <w:ins w:id="1896" w:author="usher" w:date="2026-03-23T22:16:00Z">
        <w:r w:rsidR="00986E82" w:rsidRPr="000F026B">
          <w:rPr>
            <w:rFonts w:ascii="Times New Roman" w:hAnsi="Times New Roman"/>
            <w:b/>
            <w:sz w:val="24"/>
            <w:szCs w:val="24"/>
          </w:rPr>
          <w:t>7</w:t>
        </w:r>
      </w:ins>
      <w:del w:id="1897" w:author="usher" w:date="2026-03-23T22:16:00Z">
        <w:r w:rsidRPr="000F026B" w:rsidDel="00986E82">
          <w:rPr>
            <w:rFonts w:ascii="Times New Roman" w:hAnsi="Times New Roman"/>
            <w:b/>
            <w:sz w:val="24"/>
            <w:szCs w:val="24"/>
          </w:rPr>
          <w:delText>8</w:delText>
        </w:r>
      </w:del>
      <w:r w:rsidRPr="000F026B">
        <w:rPr>
          <w:rFonts w:ascii="Times New Roman" w:hAnsi="Times New Roman"/>
          <w:b/>
          <w:sz w:val="24"/>
          <w:szCs w:val="24"/>
        </w:rPr>
        <w:t>.4 Debriefing</w:t>
      </w:r>
    </w:p>
    <w:p w14:paraId="4B787E67" w14:textId="77777777" w:rsidR="002521B5" w:rsidRPr="000F026B" w:rsidRDefault="002521B5" w:rsidP="002521B5">
      <w:pPr>
        <w:pStyle w:val="BodyText"/>
        <w:spacing w:before="42" w:line="360" w:lineRule="auto"/>
        <w:ind w:right="125"/>
        <w:jc w:val="both"/>
      </w:pPr>
      <w:bookmarkStart w:id="1898" w:name="_Hlk237510206"/>
      <w:r w:rsidRPr="000F026B">
        <w:t>At the conclusion of the study, a debriefing session was held with participants to explain the</w:t>
      </w:r>
      <w:r w:rsidRPr="000F026B">
        <w:rPr>
          <w:spacing w:val="1"/>
        </w:rPr>
        <w:t xml:space="preserve"> </w:t>
      </w:r>
      <w:r w:rsidRPr="000F026B">
        <w:t>study’s</w:t>
      </w:r>
      <w:r w:rsidRPr="000F026B">
        <w:rPr>
          <w:spacing w:val="57"/>
        </w:rPr>
        <w:t xml:space="preserve"> </w:t>
      </w:r>
      <w:r w:rsidRPr="000F026B">
        <w:t>findings</w:t>
      </w:r>
      <w:r w:rsidRPr="000F026B">
        <w:rPr>
          <w:spacing w:val="58"/>
        </w:rPr>
        <w:t xml:space="preserve"> </w:t>
      </w:r>
      <w:r w:rsidRPr="000F026B">
        <w:t>and</w:t>
      </w:r>
      <w:r w:rsidRPr="000F026B">
        <w:rPr>
          <w:spacing w:val="57"/>
        </w:rPr>
        <w:t xml:space="preserve"> </w:t>
      </w:r>
      <w:r w:rsidRPr="000F026B">
        <w:t>discuss</w:t>
      </w:r>
      <w:r w:rsidRPr="000F026B">
        <w:rPr>
          <w:spacing w:val="58"/>
        </w:rPr>
        <w:t xml:space="preserve"> </w:t>
      </w:r>
      <w:r w:rsidRPr="000F026B">
        <w:t>any</w:t>
      </w:r>
      <w:r w:rsidRPr="000F026B">
        <w:rPr>
          <w:spacing w:val="57"/>
        </w:rPr>
        <w:t xml:space="preserve"> </w:t>
      </w:r>
      <w:r w:rsidRPr="000F026B">
        <w:t>remaining</w:t>
      </w:r>
      <w:r w:rsidRPr="000F026B">
        <w:rPr>
          <w:spacing w:val="58"/>
        </w:rPr>
        <w:t xml:space="preserve"> </w:t>
      </w:r>
      <w:r w:rsidRPr="000F026B">
        <w:t>questions</w:t>
      </w:r>
      <w:r w:rsidRPr="000F026B">
        <w:rPr>
          <w:spacing w:val="57"/>
        </w:rPr>
        <w:t xml:space="preserve"> </w:t>
      </w:r>
      <w:r w:rsidRPr="000F026B">
        <w:t>or</w:t>
      </w:r>
      <w:r w:rsidRPr="000F026B">
        <w:rPr>
          <w:spacing w:val="58"/>
        </w:rPr>
        <w:t xml:space="preserve"> </w:t>
      </w:r>
      <w:r w:rsidRPr="000F026B">
        <w:t>concerns.</w:t>
      </w:r>
      <w:r w:rsidRPr="000F026B">
        <w:rPr>
          <w:spacing w:val="43"/>
        </w:rPr>
        <w:t xml:space="preserve"> </w:t>
      </w:r>
      <w:r w:rsidRPr="000F026B">
        <w:t>Participants</w:t>
      </w:r>
      <w:r w:rsidRPr="000F026B">
        <w:rPr>
          <w:spacing w:val="43"/>
        </w:rPr>
        <w:t xml:space="preserve"> </w:t>
      </w:r>
      <w:r w:rsidRPr="000F026B">
        <w:t>were</w:t>
      </w:r>
      <w:r w:rsidRPr="000F026B">
        <w:rPr>
          <w:spacing w:val="42"/>
        </w:rPr>
        <w:t xml:space="preserve"> </w:t>
      </w:r>
      <w:r w:rsidRPr="000F026B">
        <w:t>also</w:t>
      </w:r>
      <w:r w:rsidRPr="000F026B">
        <w:rPr>
          <w:spacing w:val="43"/>
        </w:rPr>
        <w:t xml:space="preserve"> </w:t>
      </w:r>
      <w:r w:rsidRPr="000F026B">
        <w:t>informed</w:t>
      </w:r>
      <w:r w:rsidRPr="000F026B">
        <w:rPr>
          <w:spacing w:val="13"/>
        </w:rPr>
        <w:t xml:space="preserve"> </w:t>
      </w:r>
      <w:r w:rsidRPr="000F026B">
        <w:t>about</w:t>
      </w:r>
      <w:r w:rsidRPr="000F026B">
        <w:rPr>
          <w:spacing w:val="13"/>
        </w:rPr>
        <w:t xml:space="preserve"> </w:t>
      </w:r>
      <w:r w:rsidRPr="000F026B">
        <w:t>available</w:t>
      </w:r>
      <w:r w:rsidRPr="000F026B">
        <w:rPr>
          <w:spacing w:val="14"/>
        </w:rPr>
        <w:t xml:space="preserve"> </w:t>
      </w:r>
      <w:r w:rsidRPr="000F026B">
        <w:t>mental</w:t>
      </w:r>
      <w:r w:rsidRPr="000F026B">
        <w:rPr>
          <w:spacing w:val="13"/>
        </w:rPr>
        <w:t xml:space="preserve"> </w:t>
      </w:r>
      <w:r w:rsidRPr="000F026B">
        <w:t>health</w:t>
      </w:r>
      <w:r w:rsidRPr="000F026B">
        <w:rPr>
          <w:spacing w:val="14"/>
        </w:rPr>
        <w:t xml:space="preserve"> </w:t>
      </w:r>
      <w:r w:rsidRPr="000F026B">
        <w:t>resources</w:t>
      </w:r>
      <w:r w:rsidRPr="000F026B">
        <w:rPr>
          <w:spacing w:val="13"/>
        </w:rPr>
        <w:t xml:space="preserve"> </w:t>
      </w:r>
      <w:r w:rsidRPr="000F026B">
        <w:t>and</w:t>
      </w:r>
      <w:r w:rsidRPr="000F026B">
        <w:rPr>
          <w:spacing w:val="13"/>
        </w:rPr>
        <w:t xml:space="preserve"> </w:t>
      </w:r>
      <w:r w:rsidRPr="000F026B">
        <w:t>services</w:t>
      </w:r>
      <w:r w:rsidRPr="000F026B">
        <w:rPr>
          <w:spacing w:val="-1"/>
        </w:rPr>
        <w:t xml:space="preserve"> </w:t>
      </w:r>
      <w:r w:rsidRPr="000F026B">
        <w:t>in</w:t>
      </w:r>
      <w:r w:rsidRPr="000F026B">
        <w:rPr>
          <w:spacing w:val="-1"/>
        </w:rPr>
        <w:t xml:space="preserve"> </w:t>
      </w:r>
      <w:r w:rsidRPr="000F026B">
        <w:t>their</w:t>
      </w:r>
      <w:r w:rsidRPr="000F026B">
        <w:rPr>
          <w:spacing w:val="-1"/>
        </w:rPr>
        <w:t xml:space="preserve"> </w:t>
      </w:r>
      <w:r w:rsidRPr="000F026B">
        <w:t>communities,</w:t>
      </w:r>
      <w:r w:rsidRPr="000F026B">
        <w:rPr>
          <w:spacing w:val="-2"/>
        </w:rPr>
        <w:t xml:space="preserve"> </w:t>
      </w:r>
      <w:r w:rsidRPr="000F026B">
        <w:t>in case of further support.</w:t>
      </w:r>
    </w:p>
    <w:bookmarkEnd w:id="1898"/>
    <w:p w14:paraId="40766B6C" w14:textId="77777777" w:rsidR="002521B5" w:rsidRPr="000F026B" w:rsidRDefault="002521B5">
      <w:pPr>
        <w:pStyle w:val="BodyText"/>
        <w:spacing w:before="41" w:line="360" w:lineRule="auto"/>
        <w:ind w:left="0" w:right="121"/>
        <w:jc w:val="both"/>
      </w:pPr>
    </w:p>
    <w:p w14:paraId="48F5BEF6" w14:textId="77777777" w:rsidR="009A4657" w:rsidRPr="000F026B" w:rsidDel="00CB2B26" w:rsidRDefault="001A30E1">
      <w:pPr>
        <w:pStyle w:val="BodyText"/>
        <w:spacing w:before="41" w:line="360" w:lineRule="auto"/>
        <w:ind w:left="0" w:right="121"/>
        <w:jc w:val="both"/>
        <w:rPr>
          <w:del w:id="1899" w:author="Microsoft account" w:date="2026-02-05T05:46:00Z"/>
          <w:b/>
          <w:bCs/>
          <w:shd w:val="clear" w:color="auto" w:fill="FFFF00"/>
          <w:rPrChange w:id="1900" w:author="usher" w:date="2026-06-05T05:43:00Z">
            <w:rPr>
              <w:del w:id="1901" w:author="Microsoft account" w:date="2026-02-05T05:46:00Z"/>
              <w:shd w:val="clear" w:color="auto" w:fill="FFFF00"/>
            </w:rPr>
          </w:rPrChange>
        </w:rPr>
      </w:pPr>
      <w:del w:id="1902" w:author="Microsoft account" w:date="2026-02-05T05:46:00Z">
        <w:r w:rsidRPr="000F026B" w:rsidDel="00CB2B26">
          <w:rPr>
            <w:b/>
            <w:bCs/>
            <w:shd w:val="clear" w:color="auto" w:fill="FFFF00"/>
            <w:rPrChange w:id="1903" w:author="usher" w:date="2026-06-05T05:43:00Z">
              <w:rPr>
                <w:shd w:val="clear" w:color="auto" w:fill="FFFF00"/>
              </w:rPr>
            </w:rPrChange>
          </w:rPr>
          <w:delText xml:space="preserve"> </w:delText>
        </w:r>
      </w:del>
    </w:p>
    <w:p w14:paraId="16ABC334" w14:textId="77777777" w:rsidR="009A4657" w:rsidRPr="000F026B" w:rsidDel="00CB2B26" w:rsidRDefault="009A4657">
      <w:pPr>
        <w:pStyle w:val="BodyText"/>
        <w:spacing w:before="41" w:line="360" w:lineRule="auto"/>
        <w:ind w:left="0" w:right="121"/>
        <w:jc w:val="both"/>
        <w:rPr>
          <w:del w:id="1904" w:author="Microsoft account" w:date="2026-02-05T05:46:00Z"/>
          <w:b/>
          <w:bCs/>
        </w:rPr>
      </w:pPr>
    </w:p>
    <w:p w14:paraId="566C6194" w14:textId="77777777" w:rsidR="009A4657" w:rsidRPr="000F026B" w:rsidDel="00CB2B26" w:rsidRDefault="009A4657">
      <w:pPr>
        <w:pBdr>
          <w:top w:val="single" w:sz="2" w:space="31" w:color="FFFFFF" w:shadow="1"/>
          <w:left w:val="single" w:sz="2" w:space="31" w:color="FFFFFF" w:shadow="1"/>
          <w:bottom w:val="single" w:sz="2" w:space="31" w:color="FFFFFF" w:shadow="1"/>
          <w:right w:val="single" w:sz="2" w:space="31" w:color="FFFFFF" w:shadow="1"/>
        </w:pBdr>
        <w:spacing w:after="0" w:line="360" w:lineRule="auto"/>
        <w:jc w:val="both"/>
        <w:rPr>
          <w:del w:id="1905" w:author="Microsoft account" w:date="2026-02-05T05:46:00Z"/>
          <w:rFonts w:ascii="Times New Roman" w:hAnsi="Times New Roman"/>
          <w:b/>
          <w:bCs/>
          <w:color w:val="000000"/>
          <w:sz w:val="24"/>
          <w:szCs w:val="24"/>
          <w:rPrChange w:id="1906" w:author="usher" w:date="2026-06-05T05:43:00Z">
            <w:rPr>
              <w:del w:id="1907" w:author="Microsoft account" w:date="2026-02-05T05:46:00Z"/>
              <w:rFonts w:ascii="Times New Roman" w:hAnsi="Times New Roman"/>
              <w:color w:val="000000"/>
              <w:sz w:val="24"/>
              <w:szCs w:val="24"/>
            </w:rPr>
          </w:rPrChange>
        </w:rPr>
      </w:pPr>
    </w:p>
    <w:p w14:paraId="16E853BE" w14:textId="4FE3A5C9" w:rsidR="009A4657" w:rsidRDefault="001A30E1">
      <w:pPr>
        <w:rPr>
          <w:ins w:id="1908" w:author="usher" w:date="2026-09-07T20:02:00Z"/>
          <w:rFonts w:ascii="Times New Roman" w:hAnsi="Times New Roman"/>
          <w:b/>
          <w:bCs/>
          <w:sz w:val="24"/>
          <w:szCs w:val="24"/>
        </w:rPr>
      </w:pPr>
      <w:bookmarkStart w:id="1909" w:name="_Hlk237510224"/>
      <w:r w:rsidRPr="000F026B">
        <w:rPr>
          <w:rFonts w:ascii="Times New Roman" w:hAnsi="Times New Roman"/>
          <w:b/>
          <w:bCs/>
          <w:sz w:val="24"/>
          <w:szCs w:val="24"/>
          <w:rPrChange w:id="1910" w:author="usher" w:date="2026-06-05T05:43:00Z">
            <w:rPr/>
          </w:rPrChange>
        </w:rPr>
        <w:t>3.8 Data Analysis</w:t>
      </w:r>
      <w:r w:rsidR="00B9409E" w:rsidRPr="000F026B">
        <w:rPr>
          <w:rFonts w:ascii="Times New Roman" w:hAnsi="Times New Roman"/>
          <w:b/>
          <w:bCs/>
          <w:sz w:val="24"/>
          <w:szCs w:val="24"/>
          <w:rPrChange w:id="1911" w:author="usher" w:date="2026-06-05T05:43:00Z">
            <w:rPr/>
          </w:rPrChange>
        </w:rPr>
        <w:t xml:space="preserve"> and Management</w:t>
      </w:r>
    </w:p>
    <w:p w14:paraId="6B5BFE29" w14:textId="192C23CB" w:rsidR="006C6793" w:rsidRPr="006C6793" w:rsidRDefault="006C6793">
      <w:pPr>
        <w:rPr>
          <w:rFonts w:ascii="Times New Roman" w:hAnsi="Times New Roman"/>
          <w:b/>
          <w:bCs/>
          <w:sz w:val="24"/>
          <w:szCs w:val="24"/>
          <w:rPrChange w:id="1912" w:author="usher" w:date="2026-09-07T20:02:00Z">
            <w:rPr/>
          </w:rPrChange>
        </w:rPr>
        <w:pPrChange w:id="1913" w:author="Microsoft account" w:date="2026-02-05T05:46:00Z">
          <w:pPr>
            <w:spacing w:line="360" w:lineRule="auto"/>
            <w:ind w:firstLine="100"/>
            <w:jc w:val="both"/>
          </w:pPr>
        </w:pPrChange>
      </w:pPr>
      <w:ins w:id="1914" w:author="usher" w:date="2026-09-07T20:03:00Z">
        <w:r>
          <w:rPr>
            <w:rFonts w:ascii="Times New Roman" w:hAnsi="Times New Roman"/>
            <w:b/>
            <w:bCs/>
            <w:sz w:val="24"/>
            <w:szCs w:val="24"/>
          </w:rPr>
          <w:t>Quantitative Data</w:t>
        </w:r>
      </w:ins>
    </w:p>
    <w:p w14:paraId="7D0384CB" w14:textId="1DF4FA9D" w:rsidR="002521B5" w:rsidRDefault="001A30E1" w:rsidP="002521B5">
      <w:pPr>
        <w:spacing w:line="360" w:lineRule="auto"/>
        <w:jc w:val="both"/>
        <w:rPr>
          <w:ins w:id="1915" w:author="usher" w:date="2026-09-07T20:01:00Z"/>
          <w:rFonts w:ascii="Times New Roman" w:hAnsi="Times New Roman"/>
          <w:sz w:val="24"/>
          <w:szCs w:val="24"/>
        </w:rPr>
      </w:pPr>
      <w:bookmarkStart w:id="1916" w:name="_Hlk237510240"/>
      <w:bookmarkEnd w:id="1909"/>
      <w:r w:rsidRPr="000F026B">
        <w:rPr>
          <w:rFonts w:ascii="Times New Roman" w:hAnsi="Times New Roman"/>
          <w:sz w:val="24"/>
          <w:szCs w:val="24"/>
        </w:rPr>
        <w:t xml:space="preserve">The quantitative data collected from the pre-test and post-test assessments was </w:t>
      </w:r>
      <w:proofErr w:type="spellStart"/>
      <w:r w:rsidRPr="000F026B">
        <w:rPr>
          <w:rFonts w:ascii="Times New Roman" w:hAnsi="Times New Roman"/>
          <w:sz w:val="24"/>
          <w:szCs w:val="24"/>
        </w:rPr>
        <w:t>analysed</w:t>
      </w:r>
      <w:proofErr w:type="spellEnd"/>
      <w:r w:rsidRPr="000F026B">
        <w:rPr>
          <w:rFonts w:ascii="Times New Roman" w:hAnsi="Times New Roman"/>
          <w:sz w:val="24"/>
          <w:szCs w:val="24"/>
        </w:rPr>
        <w:t xml:space="preserve"> using descriptive</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inferential</w:t>
      </w:r>
      <w:r w:rsidRPr="000F026B">
        <w:rPr>
          <w:rFonts w:ascii="Times New Roman" w:hAnsi="Times New Roman"/>
          <w:spacing w:val="1"/>
          <w:sz w:val="24"/>
          <w:szCs w:val="24"/>
        </w:rPr>
        <w:t xml:space="preserve"> </w:t>
      </w:r>
      <w:r w:rsidRPr="000F026B">
        <w:rPr>
          <w:rFonts w:ascii="Times New Roman" w:hAnsi="Times New Roman"/>
          <w:sz w:val="24"/>
          <w:szCs w:val="24"/>
        </w:rPr>
        <w:t>statistics.</w:t>
      </w:r>
      <w:r w:rsidRPr="000F026B">
        <w:rPr>
          <w:rFonts w:ascii="Times New Roman" w:hAnsi="Times New Roman"/>
          <w:spacing w:val="1"/>
          <w:sz w:val="24"/>
          <w:szCs w:val="24"/>
        </w:rPr>
        <w:t xml:space="preserve"> </w:t>
      </w:r>
      <w:r w:rsidRPr="000F026B">
        <w:rPr>
          <w:rFonts w:ascii="Times New Roman" w:hAnsi="Times New Roman"/>
          <w:sz w:val="24"/>
          <w:szCs w:val="24"/>
        </w:rPr>
        <w:t>Descriptive</w:t>
      </w:r>
      <w:r w:rsidRPr="000F026B">
        <w:rPr>
          <w:rFonts w:ascii="Times New Roman" w:hAnsi="Times New Roman"/>
          <w:spacing w:val="1"/>
          <w:sz w:val="24"/>
          <w:szCs w:val="24"/>
        </w:rPr>
        <w:t xml:space="preserve"> </w:t>
      </w:r>
      <w:r w:rsidRPr="000F026B">
        <w:rPr>
          <w:rFonts w:ascii="Times New Roman" w:hAnsi="Times New Roman"/>
          <w:sz w:val="24"/>
          <w:szCs w:val="24"/>
        </w:rPr>
        <w:t>statistics,</w:t>
      </w:r>
      <w:r w:rsidRPr="000F026B">
        <w:rPr>
          <w:rFonts w:ascii="Times New Roman" w:hAnsi="Times New Roman"/>
          <w:spacing w:val="1"/>
          <w:sz w:val="24"/>
          <w:szCs w:val="24"/>
        </w:rPr>
        <w:t xml:space="preserve"> </w:t>
      </w:r>
      <w:r w:rsidRPr="000F026B">
        <w:rPr>
          <w:rFonts w:ascii="Times New Roman" w:hAnsi="Times New Roman"/>
          <w:sz w:val="24"/>
          <w:szCs w:val="24"/>
        </w:rPr>
        <w:t>such</w:t>
      </w:r>
      <w:r w:rsidRPr="000F026B">
        <w:rPr>
          <w:rFonts w:ascii="Times New Roman" w:hAnsi="Times New Roman"/>
          <w:spacing w:val="1"/>
          <w:sz w:val="24"/>
          <w:szCs w:val="24"/>
        </w:rPr>
        <w:t xml:space="preserve"> </w:t>
      </w:r>
      <w:r w:rsidRPr="000F026B">
        <w:rPr>
          <w:rFonts w:ascii="Times New Roman" w:hAnsi="Times New Roman"/>
          <w:sz w:val="24"/>
          <w:szCs w:val="24"/>
        </w:rPr>
        <w:t>as</w:t>
      </w:r>
      <w:r w:rsidRPr="000F026B">
        <w:rPr>
          <w:rFonts w:ascii="Times New Roman" w:hAnsi="Times New Roman"/>
          <w:spacing w:val="1"/>
          <w:sz w:val="24"/>
          <w:szCs w:val="24"/>
        </w:rPr>
        <w:t xml:space="preserve"> </w:t>
      </w:r>
      <w:r w:rsidRPr="000F026B">
        <w:rPr>
          <w:rFonts w:ascii="Times New Roman" w:hAnsi="Times New Roman"/>
          <w:sz w:val="24"/>
          <w:szCs w:val="24"/>
        </w:rPr>
        <w:t>means,</w:t>
      </w:r>
      <w:r w:rsidRPr="000F026B">
        <w:rPr>
          <w:rFonts w:ascii="Times New Roman" w:hAnsi="Times New Roman"/>
          <w:spacing w:val="1"/>
          <w:sz w:val="24"/>
          <w:szCs w:val="24"/>
        </w:rPr>
        <w:t xml:space="preserve"> </w:t>
      </w:r>
      <w:r w:rsidRPr="000F026B">
        <w:rPr>
          <w:rFonts w:ascii="Times New Roman" w:hAnsi="Times New Roman"/>
          <w:sz w:val="24"/>
          <w:szCs w:val="24"/>
        </w:rPr>
        <w:t>percentages,</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57"/>
          <w:sz w:val="24"/>
          <w:szCs w:val="24"/>
        </w:rPr>
        <w:t xml:space="preserve"> </w:t>
      </w:r>
      <w:r w:rsidRPr="000F026B">
        <w:rPr>
          <w:rFonts w:ascii="Times New Roman" w:hAnsi="Times New Roman"/>
          <w:sz w:val="24"/>
          <w:szCs w:val="24"/>
        </w:rPr>
        <w:t>standard</w:t>
      </w:r>
      <w:r w:rsidRPr="000F026B">
        <w:rPr>
          <w:rFonts w:ascii="Times New Roman" w:hAnsi="Times New Roman"/>
          <w:spacing w:val="1"/>
          <w:sz w:val="24"/>
          <w:szCs w:val="24"/>
        </w:rPr>
        <w:t xml:space="preserve"> </w:t>
      </w:r>
      <w:r w:rsidRPr="000F026B">
        <w:rPr>
          <w:rFonts w:ascii="Times New Roman" w:hAnsi="Times New Roman"/>
          <w:sz w:val="24"/>
          <w:szCs w:val="24"/>
        </w:rPr>
        <w:t>deviations,</w:t>
      </w:r>
      <w:r w:rsidRPr="000F026B">
        <w:rPr>
          <w:rFonts w:ascii="Times New Roman" w:hAnsi="Times New Roman"/>
          <w:spacing w:val="1"/>
          <w:sz w:val="24"/>
          <w:szCs w:val="24"/>
        </w:rPr>
        <w:t xml:space="preserve"> </w:t>
      </w:r>
      <w:r w:rsidRPr="000F026B">
        <w:rPr>
          <w:rFonts w:ascii="Times New Roman" w:hAnsi="Times New Roman"/>
          <w:sz w:val="24"/>
          <w:szCs w:val="24"/>
        </w:rPr>
        <w:t>were</w:t>
      </w:r>
      <w:r w:rsidRPr="000F026B">
        <w:rPr>
          <w:rFonts w:ascii="Times New Roman" w:hAnsi="Times New Roman"/>
          <w:spacing w:val="1"/>
          <w:sz w:val="24"/>
          <w:szCs w:val="24"/>
        </w:rPr>
        <w:t xml:space="preserve"> </w:t>
      </w:r>
      <w:r w:rsidRPr="000F026B">
        <w:rPr>
          <w:rFonts w:ascii="Times New Roman" w:hAnsi="Times New Roman"/>
          <w:sz w:val="24"/>
          <w:szCs w:val="24"/>
        </w:rPr>
        <w:t>used</w:t>
      </w:r>
      <w:r w:rsidRPr="000F026B">
        <w:rPr>
          <w:rFonts w:ascii="Times New Roman" w:hAnsi="Times New Roman"/>
          <w:spacing w:val="1"/>
          <w:sz w:val="24"/>
          <w:szCs w:val="24"/>
        </w:rPr>
        <w:t xml:space="preserve"> </w:t>
      </w:r>
      <w:r w:rsidRPr="000F026B">
        <w:rPr>
          <w:rFonts w:ascii="Times New Roman" w:hAnsi="Times New Roman"/>
          <w:sz w:val="24"/>
          <w:szCs w:val="24"/>
        </w:rPr>
        <w:t>to</w:t>
      </w:r>
      <w:r w:rsidRPr="000F026B">
        <w:rPr>
          <w:rFonts w:ascii="Times New Roman" w:hAnsi="Times New Roman"/>
          <w:spacing w:val="1"/>
          <w:sz w:val="24"/>
          <w:szCs w:val="24"/>
        </w:rPr>
        <w:t xml:space="preserve"> </w:t>
      </w:r>
      <w:proofErr w:type="spellStart"/>
      <w:r w:rsidRPr="000F026B">
        <w:rPr>
          <w:rFonts w:ascii="Times New Roman" w:hAnsi="Times New Roman"/>
          <w:sz w:val="24"/>
          <w:szCs w:val="24"/>
        </w:rPr>
        <w:t>summarise</w:t>
      </w:r>
      <w:proofErr w:type="spellEnd"/>
      <w:r w:rsidRPr="000F026B">
        <w:rPr>
          <w:rFonts w:ascii="Times New Roman" w:hAnsi="Times New Roman"/>
          <w:spacing w:val="1"/>
          <w:sz w:val="24"/>
          <w:szCs w:val="24"/>
        </w:rPr>
        <w:t xml:space="preserve"> </w:t>
      </w:r>
      <w:r w:rsidRPr="000F026B">
        <w:rPr>
          <w:rFonts w:ascii="Times New Roman" w:hAnsi="Times New Roman"/>
          <w:sz w:val="24"/>
          <w:szCs w:val="24"/>
        </w:rPr>
        <w:t>the</w:t>
      </w:r>
      <w:r w:rsidRPr="000F026B">
        <w:rPr>
          <w:rFonts w:ascii="Times New Roman" w:hAnsi="Times New Roman"/>
          <w:spacing w:val="1"/>
          <w:sz w:val="24"/>
          <w:szCs w:val="24"/>
        </w:rPr>
        <w:t xml:space="preserve"> </w:t>
      </w:r>
      <w:r w:rsidRPr="000F026B">
        <w:rPr>
          <w:rFonts w:ascii="Times New Roman" w:hAnsi="Times New Roman"/>
          <w:sz w:val="24"/>
          <w:szCs w:val="24"/>
        </w:rPr>
        <w:t>participants’</w:t>
      </w:r>
      <w:r w:rsidRPr="000F026B">
        <w:rPr>
          <w:rFonts w:ascii="Times New Roman" w:hAnsi="Times New Roman"/>
          <w:spacing w:val="1"/>
          <w:sz w:val="24"/>
          <w:szCs w:val="24"/>
        </w:rPr>
        <w:t xml:space="preserve"> </w:t>
      </w:r>
      <w:r w:rsidRPr="000F026B">
        <w:rPr>
          <w:rFonts w:ascii="Times New Roman" w:hAnsi="Times New Roman"/>
          <w:sz w:val="24"/>
          <w:szCs w:val="24"/>
        </w:rPr>
        <w:t>baseline</w:t>
      </w:r>
      <w:r w:rsidRPr="000F026B">
        <w:rPr>
          <w:rFonts w:ascii="Times New Roman" w:hAnsi="Times New Roman"/>
          <w:spacing w:val="1"/>
          <w:sz w:val="24"/>
          <w:szCs w:val="24"/>
        </w:rPr>
        <w:t xml:space="preserve"> </w:t>
      </w:r>
      <w:r w:rsidRPr="000F026B">
        <w:rPr>
          <w:rFonts w:ascii="Times New Roman" w:hAnsi="Times New Roman"/>
          <w:sz w:val="24"/>
          <w:szCs w:val="24"/>
        </w:rPr>
        <w:t>knowledge</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post-training improvements. Inferential statistics, including paired t-tests, was employed to</w:t>
      </w:r>
      <w:r w:rsidRPr="000F026B">
        <w:rPr>
          <w:rFonts w:ascii="Times New Roman" w:hAnsi="Times New Roman"/>
          <w:spacing w:val="1"/>
          <w:sz w:val="24"/>
          <w:szCs w:val="24"/>
        </w:rPr>
        <w:t xml:space="preserve"> </w:t>
      </w:r>
      <w:r w:rsidRPr="000F026B">
        <w:rPr>
          <w:rFonts w:ascii="Times New Roman" w:hAnsi="Times New Roman"/>
          <w:sz w:val="24"/>
          <w:szCs w:val="24"/>
        </w:rPr>
        <w:t>determine whether the changes in participants’ mental health literacy and screening abilities were</w:t>
      </w:r>
      <w:r w:rsidRPr="000F026B">
        <w:rPr>
          <w:rFonts w:ascii="Times New Roman" w:hAnsi="Times New Roman"/>
          <w:spacing w:val="1"/>
          <w:sz w:val="24"/>
          <w:szCs w:val="24"/>
        </w:rPr>
        <w:t xml:space="preserve"> </w:t>
      </w:r>
      <w:r w:rsidRPr="000F026B">
        <w:rPr>
          <w:rFonts w:ascii="Times New Roman" w:hAnsi="Times New Roman"/>
          <w:sz w:val="24"/>
          <w:szCs w:val="24"/>
        </w:rPr>
        <w:t xml:space="preserve">statistically significant. </w:t>
      </w:r>
      <w:r w:rsidR="002521B5" w:rsidRPr="000F026B">
        <w:rPr>
          <w:rFonts w:ascii="Times New Roman" w:hAnsi="Times New Roman"/>
          <w:sz w:val="24"/>
          <w:szCs w:val="24"/>
          <w:rPrChange w:id="1917" w:author="usher" w:date="2026-06-05T05:43:00Z">
            <w:rPr/>
          </w:rPrChange>
        </w:rPr>
        <w:t>A p-value of less than 0.05 was considered statistically significant,</w:t>
      </w:r>
      <w:r w:rsidR="002521B5" w:rsidRPr="000F026B">
        <w:rPr>
          <w:rFonts w:ascii="Times New Roman" w:hAnsi="Times New Roman"/>
          <w:spacing w:val="1"/>
          <w:sz w:val="24"/>
          <w:szCs w:val="24"/>
          <w:rPrChange w:id="1918" w:author="usher" w:date="2026-06-05T05:43:00Z">
            <w:rPr>
              <w:spacing w:val="1"/>
            </w:rPr>
          </w:rPrChange>
        </w:rPr>
        <w:t xml:space="preserve"> </w:t>
      </w:r>
      <w:r w:rsidR="002521B5" w:rsidRPr="000F026B">
        <w:rPr>
          <w:rFonts w:ascii="Times New Roman" w:hAnsi="Times New Roman"/>
          <w:sz w:val="24"/>
          <w:szCs w:val="24"/>
          <w:rPrChange w:id="1919" w:author="usher" w:date="2026-06-05T05:43:00Z">
            <w:rPr/>
          </w:rPrChange>
        </w:rPr>
        <w:t xml:space="preserve">indicating that the training </w:t>
      </w:r>
      <w:proofErr w:type="spellStart"/>
      <w:r w:rsidR="002521B5" w:rsidRPr="000F026B">
        <w:rPr>
          <w:rFonts w:ascii="Times New Roman" w:hAnsi="Times New Roman"/>
          <w:sz w:val="24"/>
          <w:szCs w:val="24"/>
          <w:rPrChange w:id="1920" w:author="usher" w:date="2026-06-05T05:43:00Z">
            <w:rPr/>
          </w:rPrChange>
        </w:rPr>
        <w:t>programme</w:t>
      </w:r>
      <w:proofErr w:type="spellEnd"/>
      <w:r w:rsidR="002521B5" w:rsidRPr="000F026B">
        <w:rPr>
          <w:rFonts w:ascii="Times New Roman" w:hAnsi="Times New Roman"/>
          <w:sz w:val="24"/>
          <w:szCs w:val="24"/>
          <w:rPrChange w:id="1921" w:author="usher" w:date="2026-06-05T05:43:00Z">
            <w:rPr/>
          </w:rPrChange>
        </w:rPr>
        <w:t xml:space="preserve"> had a measurable effect on the participants' ability to</w:t>
      </w:r>
      <w:r w:rsidR="002521B5" w:rsidRPr="000F026B">
        <w:rPr>
          <w:rFonts w:ascii="Times New Roman" w:hAnsi="Times New Roman"/>
          <w:spacing w:val="1"/>
          <w:sz w:val="24"/>
          <w:szCs w:val="24"/>
          <w:rPrChange w:id="1922" w:author="usher" w:date="2026-06-05T05:43:00Z">
            <w:rPr>
              <w:spacing w:val="1"/>
            </w:rPr>
          </w:rPrChange>
        </w:rPr>
        <w:t xml:space="preserve"> </w:t>
      </w:r>
      <w:r w:rsidR="002521B5" w:rsidRPr="000F026B">
        <w:rPr>
          <w:rFonts w:ascii="Times New Roman" w:hAnsi="Times New Roman"/>
          <w:sz w:val="24"/>
          <w:szCs w:val="24"/>
          <w:rPrChange w:id="1923" w:author="usher" w:date="2026-06-05T05:43:00Z">
            <w:rPr/>
          </w:rPrChange>
        </w:rPr>
        <w:t>screen for depression.</w:t>
      </w:r>
      <w:ins w:id="1924" w:author="Microsoft account" w:date="2026-02-05T05:41:00Z">
        <w:r w:rsidR="002521B5" w:rsidRPr="000F026B">
          <w:rPr>
            <w:rFonts w:ascii="Times New Roman" w:hAnsi="Times New Roman"/>
            <w:sz w:val="24"/>
            <w:szCs w:val="24"/>
            <w:rPrChange w:id="1925" w:author="usher" w:date="2026-06-05T05:43:00Z">
              <w:rPr/>
            </w:rPrChange>
          </w:rPr>
          <w:t xml:space="preserve"> </w:t>
        </w:r>
      </w:ins>
      <w:r w:rsidR="002521B5" w:rsidRPr="000F026B">
        <w:rPr>
          <w:rFonts w:ascii="Times New Roman" w:hAnsi="Times New Roman"/>
          <w:sz w:val="24"/>
          <w:szCs w:val="24"/>
        </w:rPr>
        <w:t xml:space="preserve">Data management and analysis involved cleaning, coding, and entering responses, followed by descriptive and inferential statistical analysis. Data management procedures involved checking for errors, inconsistencies and missing responses. Cases with incomplete questionnaires were excluded from the analysis to ensure accuracy and reliability of results. Descriptive statistics, such as means and standard deviations, were computed, while inferential statistics including paired t-tests, were conducted to examine differences within the intervention group by comparing pre- and post- test scores. </w:t>
      </w:r>
    </w:p>
    <w:p w14:paraId="557CCD52" w14:textId="77777777" w:rsidR="00BB2C6C" w:rsidRPr="006C6793" w:rsidRDefault="00BB2C6C" w:rsidP="002521B5">
      <w:pPr>
        <w:spacing w:line="360" w:lineRule="auto"/>
        <w:jc w:val="both"/>
        <w:rPr>
          <w:ins w:id="1926" w:author="usher" w:date="2026-09-07T20:02:00Z"/>
          <w:rFonts w:ascii="Times New Roman" w:hAnsi="Times New Roman"/>
          <w:b/>
          <w:bCs/>
          <w:color w:val="000000"/>
          <w:sz w:val="24"/>
          <w:szCs w:val="24"/>
          <w:rPrChange w:id="1927" w:author="usher" w:date="2026-09-07T20:02:00Z">
            <w:rPr>
              <w:ins w:id="1928" w:author="usher" w:date="2026-09-07T20:02:00Z"/>
              <w:color w:val="000000"/>
              <w:sz w:val="27"/>
              <w:szCs w:val="27"/>
            </w:rPr>
          </w:rPrChange>
        </w:rPr>
      </w:pPr>
      <w:ins w:id="1929" w:author="usher" w:date="2026-09-07T20:02:00Z">
        <w:r w:rsidRPr="006C6793">
          <w:rPr>
            <w:rFonts w:ascii="Times New Roman" w:hAnsi="Times New Roman"/>
            <w:b/>
            <w:bCs/>
            <w:color w:val="000000"/>
            <w:sz w:val="24"/>
            <w:szCs w:val="24"/>
            <w:rPrChange w:id="1930" w:author="usher" w:date="2026-09-07T20:02:00Z">
              <w:rPr>
                <w:color w:val="000000"/>
                <w:sz w:val="27"/>
                <w:szCs w:val="27"/>
              </w:rPr>
            </w:rPrChange>
          </w:rPr>
          <w:t>Qualitative Data Analysis</w:t>
        </w:r>
      </w:ins>
    </w:p>
    <w:p w14:paraId="5A3F271C" w14:textId="563BF6ED" w:rsidR="00BB2C6C" w:rsidRPr="00BB2C6C" w:rsidRDefault="00BB2C6C" w:rsidP="002521B5">
      <w:pPr>
        <w:spacing w:line="360" w:lineRule="auto"/>
        <w:jc w:val="both"/>
        <w:rPr>
          <w:rFonts w:ascii="Times New Roman" w:hAnsi="Times New Roman"/>
          <w:sz w:val="24"/>
          <w:szCs w:val="24"/>
        </w:rPr>
      </w:pPr>
      <w:ins w:id="1931" w:author="usher" w:date="2026-09-07T20:01:00Z">
        <w:r w:rsidRPr="00BB2C6C">
          <w:rPr>
            <w:rFonts w:ascii="Times New Roman" w:hAnsi="Times New Roman"/>
            <w:color w:val="000000"/>
            <w:sz w:val="24"/>
            <w:szCs w:val="24"/>
            <w:rPrChange w:id="1932" w:author="usher" w:date="2026-09-07T20:02:00Z">
              <w:rPr>
                <w:color w:val="000000"/>
                <w:sz w:val="27"/>
                <w:szCs w:val="27"/>
              </w:rPr>
            </w:rPrChange>
          </w:rPr>
          <w:lastRenderedPageBreak/>
          <w:t xml:space="preserve">Qualitative data obtained from participants' responses to the open-ended questions were </w:t>
        </w:r>
        <w:proofErr w:type="spellStart"/>
        <w:r w:rsidRPr="00BB2C6C">
          <w:rPr>
            <w:rFonts w:ascii="Times New Roman" w:hAnsi="Times New Roman"/>
            <w:color w:val="000000"/>
            <w:sz w:val="24"/>
            <w:szCs w:val="24"/>
            <w:rPrChange w:id="1933" w:author="usher" w:date="2026-09-07T20:02:00Z">
              <w:rPr>
                <w:color w:val="000000"/>
                <w:sz w:val="27"/>
                <w:szCs w:val="27"/>
              </w:rPr>
            </w:rPrChange>
          </w:rPr>
          <w:t>analysed</w:t>
        </w:r>
        <w:proofErr w:type="spellEnd"/>
        <w:r w:rsidRPr="00BB2C6C">
          <w:rPr>
            <w:rFonts w:ascii="Times New Roman" w:hAnsi="Times New Roman"/>
            <w:color w:val="000000"/>
            <w:sz w:val="24"/>
            <w:szCs w:val="24"/>
            <w:rPrChange w:id="1934" w:author="usher" w:date="2026-09-07T20:02:00Z">
              <w:rPr>
                <w:color w:val="000000"/>
                <w:sz w:val="27"/>
                <w:szCs w:val="27"/>
              </w:rPr>
            </w:rPrChange>
          </w:rPr>
          <w:t xml:space="preserve"> using thematic analysis. The responses were reviewed repeatedly to </w:t>
        </w:r>
        <w:proofErr w:type="spellStart"/>
        <w:r w:rsidRPr="00BB2C6C">
          <w:rPr>
            <w:rFonts w:ascii="Times New Roman" w:hAnsi="Times New Roman"/>
            <w:color w:val="000000"/>
            <w:sz w:val="24"/>
            <w:szCs w:val="24"/>
            <w:rPrChange w:id="1935" w:author="usher" w:date="2026-09-07T20:02:00Z">
              <w:rPr>
                <w:color w:val="000000"/>
                <w:sz w:val="27"/>
                <w:szCs w:val="27"/>
              </w:rPr>
            </w:rPrChange>
          </w:rPr>
          <w:t>familiarise</w:t>
        </w:r>
        <w:proofErr w:type="spellEnd"/>
        <w:r w:rsidRPr="00BB2C6C">
          <w:rPr>
            <w:rFonts w:ascii="Times New Roman" w:hAnsi="Times New Roman"/>
            <w:color w:val="000000"/>
            <w:sz w:val="24"/>
            <w:szCs w:val="24"/>
            <w:rPrChange w:id="1936" w:author="usher" w:date="2026-09-07T20:02:00Z">
              <w:rPr>
                <w:color w:val="000000"/>
                <w:sz w:val="27"/>
                <w:szCs w:val="27"/>
              </w:rPr>
            </w:rPrChange>
          </w:rPr>
          <w:t xml:space="preserve"> the researcher with the data. Relevant statements and phrases were identified, coded and grouped according to similarities in meaning and content. The codes were subsequently </w:t>
        </w:r>
        <w:proofErr w:type="spellStart"/>
        <w:r w:rsidRPr="00BB2C6C">
          <w:rPr>
            <w:rFonts w:ascii="Times New Roman" w:hAnsi="Times New Roman"/>
            <w:color w:val="000000"/>
            <w:sz w:val="24"/>
            <w:szCs w:val="24"/>
            <w:rPrChange w:id="1937" w:author="usher" w:date="2026-09-07T20:02:00Z">
              <w:rPr>
                <w:color w:val="000000"/>
                <w:sz w:val="27"/>
                <w:szCs w:val="27"/>
              </w:rPr>
            </w:rPrChange>
          </w:rPr>
          <w:t>organised</w:t>
        </w:r>
        <w:proofErr w:type="spellEnd"/>
        <w:r w:rsidRPr="00BB2C6C">
          <w:rPr>
            <w:rFonts w:ascii="Times New Roman" w:hAnsi="Times New Roman"/>
            <w:color w:val="000000"/>
            <w:sz w:val="24"/>
            <w:szCs w:val="24"/>
            <w:rPrChange w:id="1938" w:author="usher" w:date="2026-09-07T20:02:00Z">
              <w:rPr>
                <w:color w:val="000000"/>
                <w:sz w:val="27"/>
                <w:szCs w:val="27"/>
              </w:rPr>
            </w:rPrChange>
          </w:rPr>
          <w:t xml:space="preserve"> into broader categories and themes that reflected participants' understanding and perceptions of mental health problems before and after the intervention. The analysis focused on changes in the language used to describe mental health problems, recognition of </w:t>
        </w:r>
        <w:proofErr w:type="spellStart"/>
        <w:r w:rsidRPr="00BB2C6C">
          <w:rPr>
            <w:rFonts w:ascii="Times New Roman" w:hAnsi="Times New Roman"/>
            <w:color w:val="000000"/>
            <w:sz w:val="24"/>
            <w:szCs w:val="24"/>
            <w:rPrChange w:id="1939" w:author="usher" w:date="2026-09-07T20:02:00Z">
              <w:rPr>
                <w:color w:val="000000"/>
                <w:sz w:val="27"/>
                <w:szCs w:val="27"/>
              </w:rPr>
            </w:rPrChange>
          </w:rPr>
          <w:t>behavioural</w:t>
        </w:r>
        <w:proofErr w:type="spellEnd"/>
        <w:r w:rsidRPr="00BB2C6C">
          <w:rPr>
            <w:rFonts w:ascii="Times New Roman" w:hAnsi="Times New Roman"/>
            <w:color w:val="000000"/>
            <w:sz w:val="24"/>
            <w:szCs w:val="24"/>
            <w:rPrChange w:id="1940" w:author="usher" w:date="2026-09-07T20:02:00Z">
              <w:rPr>
                <w:color w:val="000000"/>
                <w:sz w:val="27"/>
                <w:szCs w:val="27"/>
              </w:rPr>
            </w:rPrChange>
          </w:rPr>
          <w:t xml:space="preserve"> and emotional manifestations, </w:t>
        </w:r>
        <w:proofErr w:type="spellStart"/>
        <w:r w:rsidRPr="00BB2C6C">
          <w:rPr>
            <w:rFonts w:ascii="Times New Roman" w:hAnsi="Times New Roman"/>
            <w:color w:val="000000"/>
            <w:sz w:val="24"/>
            <w:szCs w:val="24"/>
            <w:rPrChange w:id="1941" w:author="usher" w:date="2026-09-07T20:02:00Z">
              <w:rPr>
                <w:color w:val="000000"/>
                <w:sz w:val="27"/>
                <w:szCs w:val="27"/>
              </w:rPr>
            </w:rPrChange>
          </w:rPr>
          <w:t>stigmatising</w:t>
        </w:r>
        <w:proofErr w:type="spellEnd"/>
        <w:r w:rsidRPr="00BB2C6C">
          <w:rPr>
            <w:rFonts w:ascii="Times New Roman" w:hAnsi="Times New Roman"/>
            <w:color w:val="000000"/>
            <w:sz w:val="24"/>
            <w:szCs w:val="24"/>
            <w:rPrChange w:id="1942" w:author="usher" w:date="2026-09-07T20:02:00Z">
              <w:rPr>
                <w:color w:val="000000"/>
                <w:sz w:val="27"/>
                <w:szCs w:val="27"/>
              </w:rPr>
            </w:rPrChange>
          </w:rPr>
          <w:t xml:space="preserve"> perceptions, supportive and empathetic responses, perceived contributing experiences, and recognition of severe psychological distress. The themes identified from the pre- and post-intervention responses were compared to explore changes following the training </w:t>
        </w:r>
        <w:proofErr w:type="spellStart"/>
        <w:r w:rsidRPr="00BB2C6C">
          <w:rPr>
            <w:rFonts w:ascii="Times New Roman" w:hAnsi="Times New Roman"/>
            <w:color w:val="000000"/>
            <w:sz w:val="24"/>
            <w:szCs w:val="24"/>
            <w:rPrChange w:id="1943" w:author="usher" w:date="2026-09-07T20:02:00Z">
              <w:rPr>
                <w:color w:val="000000"/>
                <w:sz w:val="27"/>
                <w:szCs w:val="27"/>
              </w:rPr>
            </w:rPrChange>
          </w:rPr>
          <w:t>programme</w:t>
        </w:r>
        <w:proofErr w:type="spellEnd"/>
        <w:r w:rsidRPr="00BB2C6C">
          <w:rPr>
            <w:rFonts w:ascii="Times New Roman" w:hAnsi="Times New Roman"/>
            <w:color w:val="000000"/>
            <w:sz w:val="24"/>
            <w:szCs w:val="24"/>
            <w:rPrChange w:id="1944" w:author="usher" w:date="2026-09-07T20:02:00Z">
              <w:rPr>
                <w:color w:val="000000"/>
                <w:sz w:val="27"/>
                <w:szCs w:val="27"/>
              </w:rPr>
            </w:rPrChange>
          </w:rPr>
          <w:t>. Selected participant responses were used to illustrate the identified themes while maintaining participants' confidentiality.</w:t>
        </w:r>
      </w:ins>
    </w:p>
    <w:bookmarkEnd w:id="1916"/>
    <w:p w14:paraId="5E09E583" w14:textId="77F494F5" w:rsidR="002521B5" w:rsidRPr="000F026B" w:rsidDel="002521B5" w:rsidRDefault="002521B5" w:rsidP="002521B5">
      <w:pPr>
        <w:pStyle w:val="BodyText"/>
        <w:spacing w:before="41" w:line="360" w:lineRule="auto"/>
        <w:ind w:right="122"/>
        <w:jc w:val="both"/>
        <w:rPr>
          <w:del w:id="1945" w:author="Microsoft account" w:date="2026-02-05T05:41:00Z"/>
        </w:rPr>
      </w:pPr>
    </w:p>
    <w:p w14:paraId="2847F397" w14:textId="6276F387" w:rsidR="009A4657" w:rsidRPr="008654E4" w:rsidDel="00B9409E" w:rsidRDefault="00B144FA">
      <w:pPr>
        <w:pStyle w:val="BodyText"/>
        <w:spacing w:before="41" w:line="360" w:lineRule="auto"/>
        <w:ind w:right="122"/>
        <w:jc w:val="both"/>
        <w:rPr>
          <w:del w:id="1946" w:author="Microsoft account" w:date="2026-02-05T05:40:00Z"/>
          <w:color w:val="000000"/>
        </w:rPr>
        <w:pPrChange w:id="1947" w:author="Microsoft account" w:date="2026-02-05T05:41:00Z">
          <w:pPr>
            <w:spacing w:before="240" w:line="360" w:lineRule="auto"/>
            <w:ind w:left="2160" w:firstLine="720"/>
            <w:jc w:val="both"/>
          </w:pPr>
        </w:pPrChange>
      </w:pPr>
      <w:ins w:id="1948" w:author="BELLA- AWUSAH, TOLULOPE (PGR)" w:date="2026-01-29T15:31:00Z">
        <w:del w:id="1949" w:author="Microsoft account" w:date="2026-02-05T05:40:00Z">
          <w:r w:rsidRPr="008654E4" w:rsidDel="00B9409E">
            <w:delText xml:space="preserve"> </w:delText>
          </w:r>
        </w:del>
      </w:ins>
    </w:p>
    <w:p w14:paraId="6B589EC7" w14:textId="08695F69" w:rsidR="009A4657" w:rsidRPr="000F026B" w:rsidDel="00B9409E" w:rsidRDefault="00B144FA">
      <w:pPr>
        <w:spacing w:before="240" w:line="360" w:lineRule="auto"/>
        <w:jc w:val="both"/>
        <w:rPr>
          <w:del w:id="1950" w:author="Microsoft account" w:date="2026-02-05T05:40:00Z"/>
          <w:rPrChange w:id="1951" w:author="usher" w:date="2026-06-05T05:43:00Z">
            <w:rPr>
              <w:del w:id="1952" w:author="Microsoft account" w:date="2026-02-05T05:40:00Z"/>
            </w:rPr>
          </w:rPrChange>
        </w:rPr>
        <w:pPrChange w:id="1953" w:author="Microsoft account" w:date="2026-02-05T05:40:00Z">
          <w:pPr>
            <w:pStyle w:val="BodyText"/>
            <w:spacing w:before="41" w:line="360" w:lineRule="auto"/>
            <w:ind w:right="122"/>
            <w:jc w:val="both"/>
          </w:pPr>
        </w:pPrChange>
      </w:pPr>
      <w:ins w:id="1954" w:author="BELLA- AWUSAH, TOLULOPE (PGR)" w:date="2026-01-29T15:32:00Z">
        <w:del w:id="1955" w:author="Microsoft account" w:date="2026-02-05T05:40:00Z">
          <w:r w:rsidRPr="000F026B" w:rsidDel="00B9409E">
            <w:rPr>
              <w:rFonts w:ascii="Times New Roman" w:hAnsi="Times New Roman"/>
              <w:sz w:val="24"/>
              <w:szCs w:val="24"/>
              <w:rPrChange w:id="1956" w:author="usher" w:date="2026-06-05T05:43:00Z">
                <w:rPr/>
              </w:rPrChange>
            </w:rPr>
            <w:delText xml:space="preserve"> </w:delText>
          </w:r>
        </w:del>
      </w:ins>
    </w:p>
    <w:p w14:paraId="67264A95" w14:textId="77777777" w:rsidR="009A4657" w:rsidRPr="000F026B" w:rsidDel="002521B5" w:rsidRDefault="009A4657">
      <w:pPr>
        <w:pStyle w:val="BodyText"/>
        <w:spacing w:before="41" w:line="360" w:lineRule="auto"/>
        <w:ind w:left="0" w:right="122"/>
        <w:jc w:val="both"/>
        <w:rPr>
          <w:del w:id="1957" w:author="Microsoft account" w:date="2026-02-05T05:41:00Z"/>
        </w:rPr>
        <w:pPrChange w:id="1958" w:author="Microsoft account" w:date="2026-02-05T05:41:00Z">
          <w:pPr>
            <w:pStyle w:val="BodyText"/>
            <w:spacing w:before="41" w:line="360" w:lineRule="auto"/>
            <w:ind w:right="122"/>
            <w:jc w:val="both"/>
          </w:pPr>
        </w:pPrChange>
      </w:pPr>
    </w:p>
    <w:p w14:paraId="553E01D5" w14:textId="77777777" w:rsidR="009A4657" w:rsidRPr="000F026B" w:rsidRDefault="009A4657">
      <w:pPr>
        <w:pStyle w:val="BodyText"/>
        <w:spacing w:before="42" w:line="360" w:lineRule="auto"/>
        <w:ind w:right="125"/>
        <w:jc w:val="both"/>
      </w:pPr>
    </w:p>
    <w:p w14:paraId="46D93001" w14:textId="0BC2B810" w:rsidR="009A4657" w:rsidRPr="000F026B" w:rsidRDefault="001A30E1">
      <w:pPr>
        <w:pStyle w:val="BodyText"/>
        <w:spacing w:before="42" w:line="360" w:lineRule="auto"/>
        <w:ind w:right="125"/>
        <w:jc w:val="both"/>
        <w:rPr>
          <w:b/>
        </w:rPr>
      </w:pPr>
      <w:bookmarkStart w:id="1959" w:name="_Hlk237510256"/>
      <w:r w:rsidRPr="000F026B">
        <w:rPr>
          <w:b/>
        </w:rPr>
        <w:t>3.</w:t>
      </w:r>
      <w:r w:rsidR="00CB2B26" w:rsidRPr="000F026B">
        <w:rPr>
          <w:b/>
        </w:rPr>
        <w:t>9</w:t>
      </w:r>
      <w:r w:rsidRPr="000F026B">
        <w:rPr>
          <w:b/>
        </w:rPr>
        <w:t xml:space="preserve"> Validity and Reliability</w:t>
      </w:r>
    </w:p>
    <w:p w14:paraId="15137839" w14:textId="77777777" w:rsidR="009A4657" w:rsidRPr="000F026B" w:rsidRDefault="001A30E1">
      <w:pPr>
        <w:pStyle w:val="BodyText"/>
        <w:spacing w:before="42" w:line="360" w:lineRule="auto"/>
        <w:ind w:right="125"/>
        <w:jc w:val="both"/>
        <w:rPr>
          <w:color w:val="000000"/>
        </w:rPr>
      </w:pPr>
      <w:bookmarkStart w:id="1960" w:name="_Hlk237510370"/>
      <w:bookmarkStart w:id="1961" w:name="_Hlk237510267"/>
      <w:bookmarkEnd w:id="1959"/>
      <w:r w:rsidRPr="000F026B">
        <w:rPr>
          <w:color w:val="000000"/>
        </w:rPr>
        <w:t>Content validity was established by reviewing relevant literature to refine the questionnaire. Criterion validity was tested by correlating pre- and post-training scores with external indicators like confidence levels and referral willingness, confirming that the training effectively improved participants’ knowledge and skills</w:t>
      </w:r>
      <w:bookmarkEnd w:id="1960"/>
      <w:r w:rsidRPr="000F026B">
        <w:rPr>
          <w:color w:val="000000"/>
        </w:rPr>
        <w:t>.</w:t>
      </w:r>
    </w:p>
    <w:p w14:paraId="26F7DEBA" w14:textId="42EB5963" w:rsidR="009A4657" w:rsidRPr="000F026B" w:rsidDel="00986E82" w:rsidRDefault="001A30E1" w:rsidP="00986E82">
      <w:pPr>
        <w:pStyle w:val="BodyText"/>
        <w:spacing w:before="42" w:line="360" w:lineRule="auto"/>
        <w:ind w:right="125"/>
        <w:jc w:val="both"/>
        <w:rPr>
          <w:del w:id="1962" w:author="usher" w:date="2026-03-23T22:16:00Z"/>
          <w:color w:val="000000"/>
        </w:rPr>
      </w:pPr>
      <w:bookmarkStart w:id="1963" w:name="_Hlk237510382"/>
      <w:r w:rsidRPr="000F026B">
        <w:rPr>
          <w:color w:val="000000"/>
        </w:rPr>
        <w:t>Test-retest reliability was assessed through Pearson’s correlation, confirming stability over time. Paired t-tests, ANOVA, and Chi-square tests validated score changes across education levels and prior training experiences, reinforcing the reliability of the assessment tools.</w:t>
      </w:r>
      <w:r w:rsidRPr="000F026B">
        <w:rPr>
          <w:color w:val="000000"/>
        </w:rPr>
        <w:br/>
        <w:t>These measures ensured that the study’s instruments were both accurate and consistent, strengthening the credibility of the findings</w:t>
      </w:r>
      <w:bookmarkEnd w:id="1963"/>
      <w:r w:rsidRPr="000F026B">
        <w:rPr>
          <w:color w:val="000000"/>
        </w:rPr>
        <w:t>.</w:t>
      </w:r>
    </w:p>
    <w:bookmarkEnd w:id="1961"/>
    <w:p w14:paraId="59D11344" w14:textId="77777777" w:rsidR="00986E82" w:rsidRPr="000F026B" w:rsidRDefault="00986E82">
      <w:pPr>
        <w:pStyle w:val="BodyText"/>
        <w:spacing w:before="42" w:line="360" w:lineRule="auto"/>
        <w:ind w:right="125"/>
        <w:jc w:val="both"/>
        <w:rPr>
          <w:ins w:id="1964" w:author="usher" w:date="2026-03-23T22:16:00Z"/>
          <w:color w:val="000000"/>
        </w:rPr>
      </w:pPr>
    </w:p>
    <w:p w14:paraId="45A75C79" w14:textId="167F9BA6" w:rsidR="002303BB" w:rsidRPr="000F026B" w:rsidRDefault="00986E82">
      <w:pPr>
        <w:pStyle w:val="BodyText"/>
        <w:spacing w:before="42" w:line="360" w:lineRule="auto"/>
        <w:ind w:right="125"/>
        <w:jc w:val="both"/>
        <w:rPr>
          <w:ins w:id="1965" w:author="usher" w:date="2026-03-23T20:26:00Z"/>
          <w:b/>
          <w:bCs/>
          <w:rPrChange w:id="1966" w:author="usher" w:date="2026-06-05T05:43:00Z">
            <w:rPr>
              <w:ins w:id="1967" w:author="usher" w:date="2026-03-23T20:26:00Z"/>
            </w:rPr>
          </w:rPrChange>
        </w:rPr>
        <w:pPrChange w:id="1968" w:author="usher" w:date="2026-03-23T22:16:00Z">
          <w:pPr>
            <w:pStyle w:val="ListParagraph"/>
            <w:numPr>
              <w:ilvl w:val="1"/>
              <w:numId w:val="13"/>
            </w:numPr>
            <w:spacing w:line="360" w:lineRule="auto"/>
            <w:ind w:left="360"/>
          </w:pPr>
        </w:pPrChange>
      </w:pPr>
      <w:bookmarkStart w:id="1969" w:name="_Hlk237510289"/>
      <w:ins w:id="1970" w:author="usher" w:date="2026-03-23T22:16:00Z">
        <w:r w:rsidRPr="000F026B">
          <w:rPr>
            <w:b/>
            <w:bCs/>
            <w:rPrChange w:id="1971" w:author="usher" w:date="2026-06-05T05:43:00Z">
              <w:rPr/>
            </w:rPrChange>
          </w:rPr>
          <w:t xml:space="preserve">3.10 </w:t>
        </w:r>
      </w:ins>
      <w:ins w:id="1972" w:author="usher" w:date="2026-03-23T20:26:00Z">
        <w:r w:rsidR="002303BB" w:rsidRPr="000F026B">
          <w:rPr>
            <w:b/>
            <w:bCs/>
            <w:rPrChange w:id="1973" w:author="usher" w:date="2026-06-05T05:43:00Z">
              <w:rPr/>
            </w:rPrChange>
          </w:rPr>
          <w:t>Study Procedure</w:t>
        </w:r>
      </w:ins>
    </w:p>
    <w:p w14:paraId="40936075" w14:textId="5D3FE16B" w:rsidR="002303BB" w:rsidRPr="000F026B" w:rsidRDefault="002303BB" w:rsidP="002303BB">
      <w:pPr>
        <w:tabs>
          <w:tab w:val="left" w:pos="640"/>
        </w:tabs>
        <w:spacing w:before="60" w:line="360" w:lineRule="auto"/>
        <w:ind w:left="100"/>
        <w:rPr>
          <w:ins w:id="1974" w:author="usher" w:date="2026-03-23T20:26:00Z"/>
          <w:rFonts w:ascii="Times New Roman" w:hAnsi="Times New Roman"/>
          <w:sz w:val="24"/>
          <w:szCs w:val="24"/>
          <w:rPrChange w:id="1975" w:author="usher" w:date="2026-06-05T05:43:00Z">
            <w:rPr>
              <w:ins w:id="1976" w:author="usher" w:date="2026-03-23T20:26:00Z"/>
            </w:rPr>
          </w:rPrChange>
        </w:rPr>
      </w:pPr>
      <w:bookmarkStart w:id="1977" w:name="_Hlk237510397"/>
      <w:bookmarkEnd w:id="1969"/>
      <w:ins w:id="1978" w:author="usher" w:date="2026-03-23T20:26:00Z">
        <w:r w:rsidRPr="000F026B">
          <w:rPr>
            <w:rFonts w:ascii="Times New Roman" w:hAnsi="Times New Roman"/>
            <w:b/>
            <w:sz w:val="24"/>
            <w:szCs w:val="24"/>
          </w:rPr>
          <w:t>3.</w:t>
        </w:r>
      </w:ins>
      <w:ins w:id="1979" w:author="usher" w:date="2026-03-23T22:16:00Z">
        <w:r w:rsidR="00986E82" w:rsidRPr="000F026B">
          <w:rPr>
            <w:rFonts w:ascii="Times New Roman" w:hAnsi="Times New Roman"/>
            <w:b/>
            <w:sz w:val="24"/>
            <w:szCs w:val="24"/>
          </w:rPr>
          <w:t>10</w:t>
        </w:r>
      </w:ins>
      <w:ins w:id="1980" w:author="usher" w:date="2026-03-23T20:26:00Z">
        <w:r w:rsidRPr="000F026B">
          <w:rPr>
            <w:rFonts w:ascii="Times New Roman" w:hAnsi="Times New Roman"/>
            <w:b/>
            <w:sz w:val="24"/>
            <w:szCs w:val="24"/>
          </w:rPr>
          <w:t>.1 Pre-Test</w:t>
        </w:r>
        <w:r w:rsidRPr="000F026B">
          <w:rPr>
            <w:rFonts w:ascii="Times New Roman" w:hAnsi="Times New Roman"/>
            <w:b/>
            <w:spacing w:val="-12"/>
            <w:sz w:val="24"/>
            <w:szCs w:val="24"/>
          </w:rPr>
          <w:t xml:space="preserve"> </w:t>
        </w:r>
        <w:r w:rsidRPr="000F026B">
          <w:rPr>
            <w:rFonts w:ascii="Times New Roman" w:hAnsi="Times New Roman"/>
            <w:b/>
            <w:sz w:val="24"/>
            <w:szCs w:val="24"/>
          </w:rPr>
          <w:t>and</w:t>
        </w:r>
        <w:r w:rsidRPr="000F026B">
          <w:rPr>
            <w:rFonts w:ascii="Times New Roman" w:hAnsi="Times New Roman"/>
            <w:b/>
            <w:spacing w:val="-12"/>
            <w:sz w:val="24"/>
            <w:szCs w:val="24"/>
          </w:rPr>
          <w:t xml:space="preserve"> </w:t>
        </w:r>
        <w:r w:rsidRPr="000F026B">
          <w:rPr>
            <w:rFonts w:ascii="Times New Roman" w:hAnsi="Times New Roman"/>
            <w:b/>
            <w:sz w:val="24"/>
            <w:szCs w:val="24"/>
          </w:rPr>
          <w:t>Post-Test</w:t>
        </w:r>
        <w:r w:rsidRPr="000F026B">
          <w:rPr>
            <w:rFonts w:ascii="Times New Roman" w:hAnsi="Times New Roman"/>
            <w:b/>
            <w:spacing w:val="-12"/>
            <w:sz w:val="24"/>
            <w:szCs w:val="24"/>
          </w:rPr>
          <w:t xml:space="preserve"> </w:t>
        </w:r>
        <w:r w:rsidRPr="000F026B">
          <w:rPr>
            <w:rFonts w:ascii="Times New Roman" w:hAnsi="Times New Roman"/>
            <w:b/>
            <w:sz w:val="24"/>
            <w:szCs w:val="24"/>
          </w:rPr>
          <w:t>Assessments</w:t>
        </w:r>
      </w:ins>
    </w:p>
    <w:p w14:paraId="70E83275" w14:textId="77777777" w:rsidR="002303BB" w:rsidRPr="000F026B" w:rsidRDefault="002303BB" w:rsidP="002303BB">
      <w:pPr>
        <w:pStyle w:val="BodyText"/>
        <w:spacing w:before="41" w:line="360" w:lineRule="auto"/>
        <w:ind w:left="0" w:right="120"/>
        <w:jc w:val="both"/>
        <w:rPr>
          <w:ins w:id="1981" w:author="usher" w:date="2026-03-23T20:26:00Z"/>
        </w:rPr>
      </w:pPr>
      <w:bookmarkStart w:id="1982" w:name="_Hlk237510427"/>
      <w:bookmarkEnd w:id="1977"/>
      <w:ins w:id="1983" w:author="usher" w:date="2026-03-23T20:26:00Z">
        <w:r w:rsidRPr="000F026B">
          <w:t>Data was collected using pre-test and post-test assessments to measure the knowledge and</w:t>
        </w:r>
        <w:r w:rsidRPr="000F026B">
          <w:rPr>
            <w:spacing w:val="1"/>
          </w:rPr>
          <w:t xml:space="preserve"> </w:t>
        </w:r>
        <w:r w:rsidRPr="000F026B">
          <w:t>skills of the religious educators regarding mental health screening. The pre-test assessed their</w:t>
        </w:r>
        <w:r w:rsidRPr="000F026B">
          <w:rPr>
            <w:spacing w:val="1"/>
          </w:rPr>
          <w:t xml:space="preserve"> </w:t>
        </w:r>
        <w:r w:rsidRPr="000F026B">
          <w:t xml:space="preserve">baseline understanding of depression, their ability to </w:t>
        </w:r>
        <w:proofErr w:type="spellStart"/>
        <w:r w:rsidRPr="000F026B">
          <w:t>recognise</w:t>
        </w:r>
        <w:proofErr w:type="spellEnd"/>
        <w:r w:rsidRPr="000F026B">
          <w:t xml:space="preserve"> depressive symptoms, and their</w:t>
        </w:r>
        <w:r w:rsidRPr="000F026B">
          <w:rPr>
            <w:spacing w:val="1"/>
          </w:rPr>
          <w:t xml:space="preserve"> </w:t>
        </w:r>
        <w:r w:rsidRPr="000F026B">
          <w:t>familiarity</w:t>
        </w:r>
        <w:r w:rsidRPr="000F026B">
          <w:rPr>
            <w:spacing w:val="30"/>
          </w:rPr>
          <w:t xml:space="preserve"> </w:t>
        </w:r>
        <w:r w:rsidRPr="000F026B">
          <w:t>with</w:t>
        </w:r>
        <w:r w:rsidRPr="000F026B">
          <w:rPr>
            <w:spacing w:val="30"/>
          </w:rPr>
          <w:t xml:space="preserve"> </w:t>
        </w:r>
        <w:r w:rsidRPr="000F026B">
          <w:t>referral</w:t>
        </w:r>
        <w:r w:rsidRPr="000F026B">
          <w:rPr>
            <w:spacing w:val="30"/>
          </w:rPr>
          <w:t xml:space="preserve"> </w:t>
        </w:r>
        <w:r w:rsidRPr="000F026B">
          <w:t>processes.</w:t>
        </w:r>
        <w:r w:rsidRPr="000F026B">
          <w:rPr>
            <w:spacing w:val="30"/>
          </w:rPr>
          <w:t xml:space="preserve"> </w:t>
        </w:r>
        <w:r w:rsidRPr="000F026B">
          <w:t>After</w:t>
        </w:r>
        <w:r w:rsidRPr="000F026B">
          <w:rPr>
            <w:spacing w:val="30"/>
          </w:rPr>
          <w:t xml:space="preserve"> </w:t>
        </w:r>
        <w:r w:rsidRPr="000F026B">
          <w:t>the</w:t>
        </w:r>
        <w:r w:rsidRPr="000F026B">
          <w:rPr>
            <w:spacing w:val="15"/>
          </w:rPr>
          <w:t xml:space="preserve"> </w:t>
        </w:r>
        <w:r w:rsidRPr="000F026B">
          <w:t>mental</w:t>
        </w:r>
        <w:r w:rsidRPr="000F026B">
          <w:rPr>
            <w:spacing w:val="15"/>
          </w:rPr>
          <w:t xml:space="preserve"> </w:t>
        </w:r>
        <w:r w:rsidRPr="000F026B">
          <w:t>health</w:t>
        </w:r>
        <w:r w:rsidRPr="000F026B">
          <w:rPr>
            <w:spacing w:val="15"/>
          </w:rPr>
          <w:t xml:space="preserve"> </w:t>
        </w:r>
        <w:r w:rsidRPr="000F026B">
          <w:t>training</w:t>
        </w:r>
        <w:r w:rsidRPr="000F026B">
          <w:rPr>
            <w:spacing w:val="15"/>
          </w:rPr>
          <w:t xml:space="preserve"> </w:t>
        </w:r>
        <w:proofErr w:type="spellStart"/>
        <w:r w:rsidRPr="000F026B">
          <w:t>programme</w:t>
        </w:r>
        <w:proofErr w:type="spellEnd"/>
        <w:r w:rsidRPr="000F026B">
          <w:t>,</w:t>
        </w:r>
        <w:r w:rsidRPr="000F026B">
          <w:rPr>
            <w:spacing w:val="15"/>
          </w:rPr>
          <w:t xml:space="preserve"> </w:t>
        </w:r>
        <w:r w:rsidRPr="000F026B">
          <w:t>a</w:t>
        </w:r>
        <w:r w:rsidRPr="000F026B">
          <w:rPr>
            <w:spacing w:val="15"/>
          </w:rPr>
          <w:t xml:space="preserve"> </w:t>
        </w:r>
        <w:r w:rsidRPr="000F026B">
          <w:t>post-test</w:t>
        </w:r>
        <w:r w:rsidRPr="000F026B">
          <w:rPr>
            <w:spacing w:val="15"/>
          </w:rPr>
          <w:t xml:space="preserve"> </w:t>
        </w:r>
        <w:r w:rsidRPr="000F026B">
          <w:t xml:space="preserve">was immediately administered to measure any improvements in these areas. The post-test contained the same questions with the pre-test but additionally, it included the satisfaction </w:t>
        </w:r>
        <w:bookmarkStart w:id="1984" w:name="_Hlk237510448"/>
        <w:bookmarkEnd w:id="1982"/>
        <w:r w:rsidRPr="000F026B">
          <w:t xml:space="preserve">questionnaire to assess the respondents’ acceptability and satisfaction with the intervention.  </w:t>
        </w:r>
      </w:ins>
    </w:p>
    <w:p w14:paraId="16E4970F" w14:textId="77777777" w:rsidR="002303BB" w:rsidRPr="000F026B" w:rsidRDefault="002303BB" w:rsidP="002303BB">
      <w:pPr>
        <w:pStyle w:val="BodyText"/>
        <w:spacing w:before="41" w:line="360" w:lineRule="auto"/>
        <w:ind w:left="0" w:right="120"/>
        <w:jc w:val="both"/>
        <w:rPr>
          <w:ins w:id="1985" w:author="usher" w:date="2026-03-23T20:26:00Z"/>
        </w:rPr>
      </w:pPr>
      <w:ins w:id="1986" w:author="usher" w:date="2026-03-23T20:26:00Z">
        <w:r w:rsidRPr="000F026B">
          <w:lastRenderedPageBreak/>
          <w:t>The assessments consisted a combination of multiple-choice questions, and</w:t>
        </w:r>
        <w:r w:rsidRPr="000F026B">
          <w:rPr>
            <w:spacing w:val="1"/>
          </w:rPr>
          <w:t xml:space="preserve"> </w:t>
        </w:r>
        <w:r w:rsidRPr="000F026B">
          <w:t>short-answer</w:t>
        </w:r>
        <w:r w:rsidRPr="000F026B">
          <w:rPr>
            <w:spacing w:val="1"/>
          </w:rPr>
          <w:t xml:space="preserve"> </w:t>
        </w:r>
        <w:r w:rsidRPr="000F026B">
          <w:t>questions.</w:t>
        </w:r>
        <w:r w:rsidRPr="000F026B">
          <w:rPr>
            <w:spacing w:val="1"/>
          </w:rPr>
          <w:t xml:space="preserve"> </w:t>
        </w:r>
        <w:r w:rsidRPr="000F026B">
          <w:t>These</w:t>
        </w:r>
        <w:r w:rsidRPr="000F026B">
          <w:rPr>
            <w:spacing w:val="1"/>
          </w:rPr>
          <w:t xml:space="preserve"> </w:t>
        </w:r>
        <w:r w:rsidRPr="000F026B">
          <w:t>evaluated</w:t>
        </w:r>
        <w:r w:rsidRPr="000F026B">
          <w:rPr>
            <w:spacing w:val="1"/>
          </w:rPr>
          <w:t xml:space="preserve"> </w:t>
        </w:r>
        <w:r w:rsidRPr="000F026B">
          <w:t>the</w:t>
        </w:r>
        <w:r w:rsidRPr="000F026B">
          <w:rPr>
            <w:spacing w:val="1"/>
          </w:rPr>
          <w:t xml:space="preserve"> </w:t>
        </w:r>
        <w:r w:rsidRPr="000F026B">
          <w:t>participants’</w:t>
        </w:r>
        <w:r w:rsidRPr="000F026B">
          <w:rPr>
            <w:spacing w:val="1"/>
          </w:rPr>
          <w:t xml:space="preserve"> </w:t>
        </w:r>
        <w:r w:rsidRPr="000F026B">
          <w:t>knowledge</w:t>
        </w:r>
        <w:r w:rsidRPr="000F026B">
          <w:rPr>
            <w:spacing w:val="1"/>
          </w:rPr>
          <w:t xml:space="preserve"> </w:t>
        </w:r>
        <w:r w:rsidRPr="000F026B">
          <w:t>of</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disorders,</w:t>
        </w:r>
        <w:r w:rsidRPr="000F026B">
          <w:rPr>
            <w:spacing w:val="1"/>
          </w:rPr>
          <w:t xml:space="preserve"> </w:t>
        </w:r>
        <w:r w:rsidRPr="000F026B">
          <w:t>particularly</w:t>
        </w:r>
        <w:r w:rsidRPr="000F026B">
          <w:rPr>
            <w:spacing w:val="1"/>
          </w:rPr>
          <w:t xml:space="preserve"> </w:t>
        </w:r>
        <w:r w:rsidRPr="000F026B">
          <w:t>depression,</w:t>
        </w:r>
        <w:r w:rsidRPr="000F026B">
          <w:rPr>
            <w:spacing w:val="1"/>
          </w:rPr>
          <w:t xml:space="preserve"> </w:t>
        </w:r>
        <w:r w:rsidRPr="000F026B">
          <w:t>and</w:t>
        </w:r>
        <w:r w:rsidRPr="000F026B">
          <w:rPr>
            <w:spacing w:val="1"/>
          </w:rPr>
          <w:t xml:space="preserve"> </w:t>
        </w:r>
        <w:r w:rsidRPr="000F026B">
          <w:t>their</w:t>
        </w:r>
        <w:r w:rsidRPr="000F026B">
          <w:rPr>
            <w:spacing w:val="1"/>
          </w:rPr>
          <w:t xml:space="preserve"> </w:t>
        </w:r>
        <w:r w:rsidRPr="000F026B">
          <w:t>ability</w:t>
        </w:r>
        <w:r w:rsidRPr="000F026B">
          <w:rPr>
            <w:spacing w:val="1"/>
          </w:rPr>
          <w:t xml:space="preserve"> </w:t>
        </w:r>
        <w:r w:rsidRPr="000F026B">
          <w:t>to</w:t>
        </w:r>
        <w:r w:rsidRPr="000F026B">
          <w:rPr>
            <w:spacing w:val="1"/>
          </w:rPr>
          <w:t xml:space="preserve"> </w:t>
        </w:r>
        <w:r w:rsidRPr="000F026B">
          <w:t>apply</w:t>
        </w:r>
        <w:r w:rsidRPr="000F026B">
          <w:rPr>
            <w:spacing w:val="1"/>
          </w:rPr>
          <w:t xml:space="preserve"> </w:t>
        </w:r>
        <w:r w:rsidRPr="000F026B">
          <w:t>this</w:t>
        </w:r>
        <w:r w:rsidRPr="000F026B">
          <w:rPr>
            <w:spacing w:val="1"/>
          </w:rPr>
          <w:t xml:space="preserve"> </w:t>
        </w:r>
        <w:r w:rsidRPr="000F026B">
          <w:t>knowledge</w:t>
        </w:r>
        <w:r w:rsidRPr="000F026B">
          <w:rPr>
            <w:spacing w:val="1"/>
          </w:rPr>
          <w:t xml:space="preserve"> </w:t>
        </w:r>
        <w:r w:rsidRPr="000F026B">
          <w:t>in</w:t>
        </w:r>
        <w:r w:rsidRPr="000F026B">
          <w:rPr>
            <w:spacing w:val="-57"/>
          </w:rPr>
          <w:t xml:space="preserve">     </w:t>
        </w:r>
        <w:r w:rsidRPr="000F026B">
          <w:t>real-life scenarios involving adolescents</w:t>
        </w:r>
        <w:bookmarkEnd w:id="1984"/>
        <w:r w:rsidRPr="000F026B">
          <w:t>.</w:t>
        </w:r>
      </w:ins>
    </w:p>
    <w:p w14:paraId="5A83EB4C" w14:textId="77777777" w:rsidR="002303BB" w:rsidRPr="000F026B" w:rsidRDefault="002303BB" w:rsidP="002303BB">
      <w:pPr>
        <w:pStyle w:val="BodyText"/>
        <w:spacing w:before="41" w:line="360" w:lineRule="auto"/>
        <w:ind w:left="0" w:right="120"/>
        <w:jc w:val="both"/>
        <w:rPr>
          <w:ins w:id="1987" w:author="usher" w:date="2026-03-23T20:26:00Z"/>
        </w:rPr>
      </w:pPr>
    </w:p>
    <w:p w14:paraId="69ECD0CE" w14:textId="1BD35A63" w:rsidR="002303BB" w:rsidRPr="000F026B" w:rsidRDefault="002303BB">
      <w:pPr>
        <w:spacing w:before="240" w:line="360" w:lineRule="auto"/>
        <w:jc w:val="both"/>
        <w:rPr>
          <w:ins w:id="1988" w:author="usher" w:date="2026-03-23T20:26:00Z"/>
          <w:rFonts w:ascii="Times New Roman" w:hAnsi="Times New Roman"/>
          <w:sz w:val="24"/>
          <w:szCs w:val="24"/>
          <w:rPrChange w:id="1989" w:author="usher" w:date="2026-06-05T05:43:00Z">
            <w:rPr>
              <w:ins w:id="1990" w:author="usher" w:date="2026-03-23T20:26:00Z"/>
            </w:rPr>
          </w:rPrChange>
        </w:rPr>
        <w:pPrChange w:id="1991" w:author="usher" w:date="2026-03-23T20:27:00Z">
          <w:pPr>
            <w:numPr>
              <w:numId w:val="14"/>
            </w:numPr>
            <w:pBdr>
              <w:top w:val="single" w:sz="2" w:space="31" w:color="FFFFFF" w:shadow="1"/>
              <w:left w:val="single" w:sz="2" w:space="31" w:color="FFFFFF" w:shadow="1"/>
              <w:bottom w:val="single" w:sz="2" w:space="31" w:color="FFFFFF" w:shadow="1"/>
              <w:right w:val="single" w:sz="2" w:space="31" w:color="FFFFFF" w:shadow="1"/>
            </w:pBdr>
            <w:suppressAutoHyphens w:val="0"/>
            <w:spacing w:after="0" w:line="360" w:lineRule="auto"/>
            <w:ind w:left="720" w:hanging="360"/>
            <w:jc w:val="both"/>
            <w:textAlignment w:val="auto"/>
          </w:pPr>
        </w:pPrChange>
      </w:pPr>
      <w:ins w:id="1992" w:author="usher" w:date="2026-03-23T20:26:00Z">
        <w:r w:rsidRPr="000F026B">
          <w:rPr>
            <w:rFonts w:ascii="Times New Roman" w:hAnsi="Times New Roman"/>
            <w:b/>
            <w:sz w:val="24"/>
            <w:szCs w:val="24"/>
          </w:rPr>
          <w:t xml:space="preserve">  </w:t>
        </w:r>
      </w:ins>
    </w:p>
    <w:p w14:paraId="3D1368BF" w14:textId="77777777" w:rsidR="002303BB" w:rsidRPr="000F026B" w:rsidRDefault="002303BB" w:rsidP="002303BB">
      <w:pPr>
        <w:pStyle w:val="ListParagraph"/>
        <w:rPr>
          <w:ins w:id="1993" w:author="usher" w:date="2026-03-23T20:26:00Z"/>
          <w:color w:val="000000"/>
          <w:sz w:val="24"/>
          <w:szCs w:val="24"/>
        </w:rPr>
      </w:pPr>
    </w:p>
    <w:p w14:paraId="2CA62F2B" w14:textId="77777777" w:rsidR="002303BB" w:rsidRPr="000F026B" w:rsidRDefault="002303BB" w:rsidP="002303BB">
      <w:pPr>
        <w:pBdr>
          <w:top w:val="single" w:sz="2" w:space="31" w:color="FFFFFF" w:shadow="1"/>
          <w:left w:val="single" w:sz="2" w:space="31" w:color="FFFFFF" w:shadow="1"/>
          <w:bottom w:val="single" w:sz="2" w:space="31" w:color="FFFFFF" w:shadow="1"/>
          <w:right w:val="single" w:sz="2" w:space="31" w:color="FFFFFF" w:shadow="1"/>
        </w:pBdr>
        <w:suppressAutoHyphens w:val="0"/>
        <w:spacing w:after="0" w:line="360" w:lineRule="auto"/>
        <w:ind w:left="720"/>
        <w:jc w:val="both"/>
        <w:textAlignment w:val="auto"/>
        <w:rPr>
          <w:ins w:id="1994" w:author="usher" w:date="2026-03-23T20:26:00Z"/>
          <w:rFonts w:ascii="Times New Roman" w:hAnsi="Times New Roman"/>
          <w:color w:val="000000"/>
          <w:sz w:val="24"/>
          <w:szCs w:val="24"/>
        </w:rPr>
      </w:pPr>
    </w:p>
    <w:p w14:paraId="7E6C5EE8" w14:textId="2BFF1BCB" w:rsidR="002303BB" w:rsidRPr="000F026B" w:rsidRDefault="002303BB" w:rsidP="002303BB">
      <w:pPr>
        <w:pStyle w:val="BodyText"/>
        <w:spacing w:before="41" w:line="360" w:lineRule="auto"/>
        <w:ind w:right="121"/>
        <w:jc w:val="both"/>
        <w:rPr>
          <w:ins w:id="1995" w:author="usher" w:date="2026-03-23T20:26:00Z"/>
          <w:b/>
        </w:rPr>
      </w:pPr>
      <w:ins w:id="1996" w:author="usher" w:date="2026-03-23T20:26:00Z">
        <w:r w:rsidRPr="000F026B">
          <w:rPr>
            <w:b/>
          </w:rPr>
          <w:t>3.</w:t>
        </w:r>
      </w:ins>
      <w:ins w:id="1997" w:author="usher" w:date="2026-03-23T22:17:00Z">
        <w:r w:rsidR="00986E82" w:rsidRPr="000F026B">
          <w:rPr>
            <w:b/>
          </w:rPr>
          <w:t>10</w:t>
        </w:r>
      </w:ins>
      <w:ins w:id="1998" w:author="usher" w:date="2026-03-23T20:26:00Z">
        <w:r w:rsidRPr="000F026B">
          <w:rPr>
            <w:b/>
          </w:rPr>
          <w:t xml:space="preserve">.2 Training </w:t>
        </w:r>
        <w:proofErr w:type="spellStart"/>
        <w:r w:rsidRPr="000F026B">
          <w:rPr>
            <w:b/>
          </w:rPr>
          <w:t>Programme</w:t>
        </w:r>
        <w:proofErr w:type="spellEnd"/>
        <w:r w:rsidRPr="000F026B">
          <w:rPr>
            <w:b/>
          </w:rPr>
          <w:t xml:space="preserve"> </w:t>
        </w:r>
      </w:ins>
    </w:p>
    <w:p w14:paraId="785850DD" w14:textId="230CE0F1" w:rsidR="002303BB" w:rsidRPr="0005362C" w:rsidRDefault="002303BB" w:rsidP="002303BB">
      <w:pPr>
        <w:pStyle w:val="BodyText"/>
        <w:spacing w:before="41" w:line="360" w:lineRule="auto"/>
        <w:ind w:left="0" w:right="121"/>
        <w:jc w:val="both"/>
        <w:rPr>
          <w:ins w:id="1999" w:author="usher" w:date="2026-03-23T20:26:00Z"/>
          <w:spacing w:val="1"/>
          <w:shd w:val="clear" w:color="auto" w:fill="00FF00"/>
          <w:rPrChange w:id="2000" w:author="usher" w:date="2026-08-01T15:34:00Z">
            <w:rPr>
              <w:ins w:id="2001" w:author="usher" w:date="2026-03-23T20:26:00Z"/>
            </w:rPr>
          </w:rPrChange>
        </w:rPr>
      </w:pPr>
      <w:bookmarkStart w:id="2002" w:name="_Hlk237510555"/>
      <w:ins w:id="2003" w:author="usher" w:date="2026-03-23T20:26:00Z">
        <w:r w:rsidRPr="000F026B">
          <w:t xml:space="preserve">The mental health training </w:t>
        </w:r>
        <w:proofErr w:type="spellStart"/>
        <w:r w:rsidRPr="000F026B">
          <w:t>programme</w:t>
        </w:r>
        <w:proofErr w:type="spellEnd"/>
        <w:r w:rsidRPr="000F026B">
          <w:t xml:space="preserve"> covered key areas such as the identification of depression, mental health literacy, stigma reduction, and the process of referring individuals</w:t>
        </w:r>
        <w:r w:rsidRPr="000F026B">
          <w:rPr>
            <w:spacing w:val="1"/>
          </w:rPr>
          <w:t xml:space="preserve"> </w:t>
        </w:r>
        <w:r w:rsidRPr="000F026B">
          <w:t>for</w:t>
        </w:r>
        <w:r w:rsidRPr="000F026B">
          <w:rPr>
            <w:spacing w:val="1"/>
          </w:rPr>
          <w:t xml:space="preserve"> </w:t>
        </w:r>
        <w:r w:rsidRPr="000F026B">
          <w:t>professional</w:t>
        </w:r>
        <w:r w:rsidRPr="000F026B">
          <w:rPr>
            <w:spacing w:val="1"/>
          </w:rPr>
          <w:t xml:space="preserve"> </w:t>
        </w:r>
        <w:r w:rsidRPr="000F026B">
          <w:t>care.</w:t>
        </w:r>
        <w:r w:rsidRPr="000F026B">
          <w:rPr>
            <w:spacing w:val="1"/>
          </w:rPr>
          <w:t xml:space="preserve"> The intervention was delivered using an adaptation </w:t>
        </w:r>
      </w:ins>
      <w:ins w:id="2004" w:author="usher" w:date="2026-08-01T15:03:00Z">
        <w:r w:rsidR="000E523E" w:rsidRPr="000F026B">
          <w:rPr>
            <w:spacing w:val="1"/>
          </w:rPr>
          <w:t>of the</w:t>
        </w:r>
      </w:ins>
      <w:ins w:id="2005" w:author="usher" w:date="2026-03-23T20:26:00Z">
        <w:r w:rsidRPr="000F026B">
          <w:rPr>
            <w:spacing w:val="1"/>
          </w:rPr>
          <w:t xml:space="preserve"> World Health </w:t>
        </w:r>
        <w:proofErr w:type="spellStart"/>
        <w:r w:rsidRPr="000F026B">
          <w:rPr>
            <w:spacing w:val="1"/>
          </w:rPr>
          <w:t>Organisation’s</w:t>
        </w:r>
        <w:proofErr w:type="spellEnd"/>
        <w:r w:rsidRPr="000F026B">
          <w:rPr>
            <w:spacing w:val="1"/>
          </w:rPr>
          <w:t xml:space="preserve"> (WHO’s) mental health Gap Action </w:t>
        </w:r>
        <w:proofErr w:type="spellStart"/>
        <w:r w:rsidRPr="000F026B">
          <w:rPr>
            <w:spacing w:val="1"/>
          </w:rPr>
          <w:t>Programme</w:t>
        </w:r>
        <w:proofErr w:type="spellEnd"/>
        <w:r w:rsidRPr="000F026B">
          <w:rPr>
            <w:spacing w:val="1"/>
          </w:rPr>
          <w:t xml:space="preserve"> (</w:t>
        </w:r>
        <w:proofErr w:type="spellStart"/>
        <w:r w:rsidRPr="000F026B">
          <w:rPr>
            <w:spacing w:val="1"/>
          </w:rPr>
          <w:t>mhGAP</w:t>
        </w:r>
        <w:proofErr w:type="spellEnd"/>
        <w:r w:rsidRPr="000F026B">
          <w:rPr>
            <w:spacing w:val="1"/>
          </w:rPr>
          <w:t xml:space="preserve">) Intervention Guide, version 2.0 </w:t>
        </w:r>
        <w:bookmarkEnd w:id="2002"/>
        <w:proofErr w:type="gramStart"/>
        <w:r w:rsidRPr="000F026B">
          <w:rPr>
            <w:spacing w:val="1"/>
          </w:rPr>
          <w:t>Ref ,</w:t>
        </w:r>
        <w:proofErr w:type="gramEnd"/>
        <w:r w:rsidRPr="000F026B">
          <w:rPr>
            <w:spacing w:val="1"/>
          </w:rPr>
          <w:t xml:space="preserve"> </w:t>
        </w:r>
        <w:bookmarkStart w:id="2006" w:name="_Hlk237510574"/>
        <w:r w:rsidRPr="000F026B">
          <w:rPr>
            <w:spacing w:val="1"/>
            <w:shd w:val="clear" w:color="auto" w:fill="00FF00"/>
          </w:rPr>
          <w:t xml:space="preserve">tailored to meet the needs of the study participants. </w:t>
        </w:r>
      </w:ins>
      <w:ins w:id="2007" w:author="usher" w:date="2026-08-01T14:56:00Z">
        <w:r w:rsidR="001B0A14">
          <w:rPr>
            <w:spacing w:val="1"/>
            <w:shd w:val="clear" w:color="auto" w:fill="00FF00"/>
          </w:rPr>
          <w:t>The training</w:t>
        </w:r>
      </w:ins>
      <w:ins w:id="2008" w:author="usher" w:date="2026-08-01T14:57:00Z">
        <w:r w:rsidR="001B0A14">
          <w:rPr>
            <w:spacing w:val="1"/>
            <w:shd w:val="clear" w:color="auto" w:fill="00FF00"/>
          </w:rPr>
          <w:t xml:space="preserve"> mental health training </w:t>
        </w:r>
        <w:proofErr w:type="spellStart"/>
        <w:r w:rsidR="001B0A14">
          <w:rPr>
            <w:spacing w:val="1"/>
            <w:shd w:val="clear" w:color="auto" w:fill="00FF00"/>
          </w:rPr>
          <w:t>programme</w:t>
        </w:r>
        <w:proofErr w:type="spellEnd"/>
        <w:r w:rsidR="001B0A14">
          <w:rPr>
            <w:spacing w:val="1"/>
            <w:shd w:val="clear" w:color="auto" w:fill="00FF00"/>
          </w:rPr>
          <w:t xml:space="preserve"> </w:t>
        </w:r>
      </w:ins>
      <w:ins w:id="2009" w:author="usher" w:date="2026-08-01T14:56:00Z">
        <w:r w:rsidR="001B0A14">
          <w:rPr>
            <w:spacing w:val="1"/>
            <w:shd w:val="clear" w:color="auto" w:fill="00FF00"/>
          </w:rPr>
          <w:t xml:space="preserve">was delivered </w:t>
        </w:r>
      </w:ins>
      <w:ins w:id="2010" w:author="usher" w:date="2026-08-01T14:57:00Z">
        <w:r w:rsidR="001B0A14">
          <w:rPr>
            <w:spacing w:val="1"/>
            <w:shd w:val="clear" w:color="auto" w:fill="00FF00"/>
          </w:rPr>
          <w:t xml:space="preserve">in three sessions to </w:t>
        </w:r>
      </w:ins>
      <w:ins w:id="2011" w:author="usher" w:date="2026-08-01T14:58:00Z">
        <w:r w:rsidR="001B0A14">
          <w:rPr>
            <w:spacing w:val="1"/>
            <w:shd w:val="clear" w:color="auto" w:fill="00FF00"/>
          </w:rPr>
          <w:t>enhance progressive learning and improve knowledge retention.</w:t>
        </w:r>
      </w:ins>
      <w:ins w:id="2012" w:author="usher" w:date="2026-08-01T14:59:00Z">
        <w:r w:rsidR="001B0A14">
          <w:rPr>
            <w:spacing w:val="1"/>
            <w:shd w:val="clear" w:color="auto" w:fill="00FF00"/>
          </w:rPr>
          <w:t xml:space="preserve"> Each</w:t>
        </w:r>
      </w:ins>
      <w:ins w:id="2013" w:author="usher" w:date="2026-03-23T20:26:00Z">
        <w:r w:rsidRPr="000F026B">
          <w:rPr>
            <w:spacing w:val="1"/>
            <w:shd w:val="clear" w:color="auto" w:fill="00FF00"/>
          </w:rPr>
          <w:t xml:space="preserve"> session lasting one hour and including opportunities for questions and interactive engagement.</w:t>
        </w:r>
      </w:ins>
      <w:ins w:id="2014" w:author="usher" w:date="2026-08-01T14:59:00Z">
        <w:r w:rsidR="001B0A14">
          <w:rPr>
            <w:spacing w:val="1"/>
            <w:shd w:val="clear" w:color="auto" w:fill="00FF00"/>
          </w:rPr>
          <w:t xml:space="preserve"> </w:t>
        </w:r>
      </w:ins>
      <w:ins w:id="2015" w:author="usher" w:date="2026-08-01T15:09:00Z">
        <w:r w:rsidR="00C401C2">
          <w:rPr>
            <w:spacing w:val="1"/>
            <w:shd w:val="clear" w:color="auto" w:fill="00FF00"/>
          </w:rPr>
          <w:t xml:space="preserve">Delivering the training in </w:t>
        </w:r>
      </w:ins>
      <w:ins w:id="2016" w:author="usher" w:date="2026-08-01T14:59:00Z">
        <w:r w:rsidR="001B0A14">
          <w:rPr>
            <w:spacing w:val="1"/>
            <w:shd w:val="clear" w:color="auto" w:fill="00FF00"/>
          </w:rPr>
          <w:t>multiple sessions enabled participants to receive</w:t>
        </w:r>
      </w:ins>
      <w:ins w:id="2017" w:author="usher" w:date="2026-08-01T15:13:00Z">
        <w:r w:rsidR="00816EE2">
          <w:rPr>
            <w:spacing w:val="1"/>
            <w:shd w:val="clear" w:color="auto" w:fill="00FF00"/>
          </w:rPr>
          <w:t xml:space="preserve"> training contents</w:t>
        </w:r>
      </w:ins>
      <w:ins w:id="2018" w:author="usher" w:date="2026-08-01T14:59:00Z">
        <w:r w:rsidR="001B0A14">
          <w:rPr>
            <w:spacing w:val="1"/>
            <w:shd w:val="clear" w:color="auto" w:fill="00FF00"/>
          </w:rPr>
          <w:t xml:space="preserve"> </w:t>
        </w:r>
      </w:ins>
      <w:ins w:id="2019" w:author="usher" w:date="2026-08-01T15:00:00Z">
        <w:r w:rsidR="001B0A14">
          <w:rPr>
            <w:spacing w:val="1"/>
            <w:shd w:val="clear" w:color="auto" w:fill="00FF00"/>
          </w:rPr>
          <w:t xml:space="preserve">in </w:t>
        </w:r>
      </w:ins>
      <w:ins w:id="2020" w:author="usher" w:date="2026-08-01T15:13:00Z">
        <w:r w:rsidR="00816EE2">
          <w:rPr>
            <w:spacing w:val="1"/>
            <w:shd w:val="clear" w:color="auto" w:fill="00FF00"/>
          </w:rPr>
          <w:t>structured modules</w:t>
        </w:r>
      </w:ins>
      <w:ins w:id="2021" w:author="usher" w:date="2026-08-01T15:00:00Z">
        <w:r w:rsidR="001B0A14">
          <w:rPr>
            <w:spacing w:val="1"/>
            <w:shd w:val="clear" w:color="auto" w:fill="00FF00"/>
          </w:rPr>
          <w:t xml:space="preserve">, allowing sufficient time </w:t>
        </w:r>
      </w:ins>
      <w:ins w:id="2022" w:author="usher" w:date="2026-08-01T15:01:00Z">
        <w:r w:rsidR="000E523E">
          <w:rPr>
            <w:spacing w:val="1"/>
            <w:shd w:val="clear" w:color="auto" w:fill="00FF00"/>
          </w:rPr>
          <w:t xml:space="preserve">for reflection, discussion, and clarification of concepts between sessions. </w:t>
        </w:r>
      </w:ins>
      <w:ins w:id="2023" w:author="usher" w:date="2026-08-01T15:02:00Z">
        <w:r w:rsidR="000E523E">
          <w:rPr>
            <w:spacing w:val="1"/>
            <w:shd w:val="clear" w:color="auto" w:fill="00FF00"/>
          </w:rPr>
          <w:t>The thr</w:t>
        </w:r>
      </w:ins>
      <w:ins w:id="2024" w:author="usher" w:date="2026-08-01T15:11:00Z">
        <w:r w:rsidR="00816EE2">
          <w:rPr>
            <w:spacing w:val="1"/>
            <w:shd w:val="clear" w:color="auto" w:fill="00FF00"/>
          </w:rPr>
          <w:t>e</w:t>
        </w:r>
      </w:ins>
      <w:ins w:id="2025" w:author="usher" w:date="2026-08-01T15:02:00Z">
        <w:r w:rsidR="000E523E">
          <w:rPr>
            <w:spacing w:val="1"/>
            <w:shd w:val="clear" w:color="auto" w:fill="00FF00"/>
          </w:rPr>
          <w:t xml:space="preserve">e-session format was also consistent with previous mental health training interventions upon which the present </w:t>
        </w:r>
        <w:proofErr w:type="spellStart"/>
        <w:r w:rsidR="000E523E">
          <w:rPr>
            <w:spacing w:val="1"/>
            <w:shd w:val="clear" w:color="auto" w:fill="00FF00"/>
          </w:rPr>
          <w:t>programme</w:t>
        </w:r>
        <w:proofErr w:type="spellEnd"/>
        <w:r w:rsidR="000E523E">
          <w:rPr>
            <w:spacing w:val="1"/>
            <w:shd w:val="clear" w:color="auto" w:fill="00FF00"/>
          </w:rPr>
          <w:t xml:space="preserve"> was adapted.</w:t>
        </w:r>
      </w:ins>
      <w:ins w:id="2026" w:author="usher" w:date="2026-08-01T15:03:00Z">
        <w:r w:rsidR="000E523E">
          <w:rPr>
            <w:spacing w:val="1"/>
            <w:shd w:val="clear" w:color="auto" w:fill="00FF00"/>
          </w:rPr>
          <w:t xml:space="preserve"> The first session </w:t>
        </w:r>
      </w:ins>
      <w:ins w:id="2027" w:author="usher" w:date="2026-08-01T15:04:00Z">
        <w:r w:rsidR="000E523E">
          <w:rPr>
            <w:spacing w:val="1"/>
            <w:shd w:val="clear" w:color="auto" w:fill="00FF00"/>
          </w:rPr>
          <w:t xml:space="preserve">was on Introduction to adolescent mental health and depression. The second session focused on Identification of </w:t>
        </w:r>
      </w:ins>
      <w:ins w:id="2028" w:author="usher" w:date="2026-08-01T15:05:00Z">
        <w:r w:rsidR="000E523E">
          <w:rPr>
            <w:spacing w:val="1"/>
            <w:shd w:val="clear" w:color="auto" w:fill="00FF00"/>
          </w:rPr>
          <w:t>depression and associated risk factors. The third; Psychosocial support, referral pathways, case d</w:t>
        </w:r>
      </w:ins>
      <w:ins w:id="2029" w:author="usher" w:date="2026-08-01T15:06:00Z">
        <w:r w:rsidR="000E523E">
          <w:rPr>
            <w:spacing w:val="1"/>
            <w:shd w:val="clear" w:color="auto" w:fill="00FF00"/>
          </w:rPr>
          <w:t>iscussions and review.</w:t>
        </w:r>
      </w:ins>
      <w:ins w:id="2030" w:author="usher" w:date="2026-08-01T15:18:00Z">
        <w:r w:rsidR="001E51D1">
          <w:rPr>
            <w:spacing w:val="1"/>
            <w:shd w:val="clear" w:color="auto" w:fill="00FF00"/>
          </w:rPr>
          <w:t xml:space="preserve"> Depending on the</w:t>
        </w:r>
      </w:ins>
      <w:ins w:id="2031" w:author="usher" w:date="2026-08-01T15:20:00Z">
        <w:r w:rsidR="001E51D1">
          <w:rPr>
            <w:spacing w:val="1"/>
            <w:shd w:val="clear" w:color="auto" w:fill="00FF00"/>
          </w:rPr>
          <w:t xml:space="preserve"> </w:t>
        </w:r>
      </w:ins>
      <w:ins w:id="2032" w:author="usher" w:date="2026-08-01T15:18:00Z">
        <w:r w:rsidR="001E51D1">
          <w:rPr>
            <w:spacing w:val="1"/>
            <w:shd w:val="clear" w:color="auto" w:fill="00FF00"/>
          </w:rPr>
          <w:t>participation church</w:t>
        </w:r>
      </w:ins>
      <w:ins w:id="2033" w:author="usher" w:date="2026-08-01T15:20:00Z">
        <w:r w:rsidR="001E51D1">
          <w:rPr>
            <w:spacing w:val="1"/>
            <w:shd w:val="clear" w:color="auto" w:fill="00FF00"/>
          </w:rPr>
          <w:t>’s routine</w:t>
        </w:r>
      </w:ins>
      <w:ins w:id="2034" w:author="usher" w:date="2026-08-01T15:21:00Z">
        <w:r w:rsidR="001E51D1">
          <w:rPr>
            <w:spacing w:val="1"/>
            <w:shd w:val="clear" w:color="auto" w:fill="00FF00"/>
          </w:rPr>
          <w:t xml:space="preserve"> activities</w:t>
        </w:r>
      </w:ins>
      <w:ins w:id="2035" w:author="usher" w:date="2026-08-01T15:18:00Z">
        <w:r w:rsidR="001E51D1">
          <w:rPr>
            <w:spacing w:val="1"/>
            <w:shd w:val="clear" w:color="auto" w:fill="00FF00"/>
          </w:rPr>
          <w:t xml:space="preserve">, the three-session intervention was delivered either on the same </w:t>
        </w:r>
      </w:ins>
      <w:ins w:id="2036" w:author="usher" w:date="2026-08-01T15:19:00Z">
        <w:r w:rsidR="001E51D1">
          <w:rPr>
            <w:spacing w:val="1"/>
            <w:shd w:val="clear" w:color="auto" w:fill="00FF00"/>
          </w:rPr>
          <w:t xml:space="preserve">day or over two training days separated by a one-week interval. </w:t>
        </w:r>
      </w:ins>
      <w:ins w:id="2037" w:author="usher" w:date="2026-08-01T15:24:00Z">
        <w:r w:rsidR="00651F7D">
          <w:rPr>
            <w:spacing w:val="1"/>
            <w:shd w:val="clear" w:color="auto" w:fill="00FF00"/>
          </w:rPr>
          <w:t>In most of the participating churches,</w:t>
        </w:r>
      </w:ins>
      <w:ins w:id="2038" w:author="usher" w:date="2026-08-01T15:25:00Z">
        <w:r w:rsidR="00651F7D">
          <w:rPr>
            <w:spacing w:val="1"/>
            <w:shd w:val="clear" w:color="auto" w:fill="00FF00"/>
          </w:rPr>
          <w:t xml:space="preserve"> </w:t>
        </w:r>
      </w:ins>
      <w:ins w:id="2039" w:author="usher" w:date="2026-03-23T20:26:00Z">
        <w:r w:rsidRPr="000F026B">
          <w:rPr>
            <w:spacing w:val="1"/>
            <w:shd w:val="clear" w:color="auto" w:fill="00FF00"/>
          </w:rPr>
          <w:t xml:space="preserve">the training </w:t>
        </w:r>
      </w:ins>
      <w:ins w:id="2040" w:author="usher" w:date="2026-08-01T15:25:00Z">
        <w:r w:rsidR="00651F7D">
          <w:rPr>
            <w:spacing w:val="1"/>
            <w:shd w:val="clear" w:color="auto" w:fill="00FF00"/>
          </w:rPr>
          <w:t>sessions were</w:t>
        </w:r>
      </w:ins>
      <w:ins w:id="2041" w:author="usher" w:date="2026-03-23T20:26:00Z">
        <w:r w:rsidRPr="000F026B">
          <w:rPr>
            <w:spacing w:val="1"/>
            <w:shd w:val="clear" w:color="auto" w:fill="00FF00"/>
          </w:rPr>
          <w:t xml:space="preserve"> conducted on Sunday</w:t>
        </w:r>
      </w:ins>
      <w:ins w:id="2042" w:author="usher" w:date="2026-06-05T05:53:00Z">
        <w:r w:rsidR="001A5F2C">
          <w:rPr>
            <w:spacing w:val="1"/>
            <w:shd w:val="clear" w:color="auto" w:fill="00FF00"/>
          </w:rPr>
          <w:t>s</w:t>
        </w:r>
      </w:ins>
      <w:ins w:id="2043" w:author="usher" w:date="2026-03-23T20:26:00Z">
        <w:r w:rsidRPr="000F026B">
          <w:rPr>
            <w:spacing w:val="1"/>
            <w:shd w:val="clear" w:color="auto" w:fill="00FF00"/>
          </w:rPr>
          <w:t xml:space="preserve"> after </w:t>
        </w:r>
      </w:ins>
      <w:ins w:id="2044" w:author="usher" w:date="2026-08-01T15:25:00Z">
        <w:r w:rsidR="00651F7D">
          <w:rPr>
            <w:spacing w:val="1"/>
            <w:shd w:val="clear" w:color="auto" w:fill="00FF00"/>
          </w:rPr>
          <w:t xml:space="preserve">the </w:t>
        </w:r>
      </w:ins>
      <w:ins w:id="2045" w:author="usher" w:date="2026-03-23T20:26:00Z">
        <w:r w:rsidRPr="000F026B">
          <w:rPr>
            <w:spacing w:val="1"/>
            <w:shd w:val="clear" w:color="auto" w:fill="00FF00"/>
          </w:rPr>
          <w:t>church service</w:t>
        </w:r>
      </w:ins>
      <w:ins w:id="2046" w:author="usher" w:date="2026-08-01T15:25:00Z">
        <w:r w:rsidR="00651F7D">
          <w:rPr>
            <w:spacing w:val="1"/>
            <w:shd w:val="clear" w:color="auto" w:fill="00FF00"/>
          </w:rPr>
          <w:t xml:space="preserve">, </w:t>
        </w:r>
      </w:ins>
      <w:ins w:id="2047" w:author="usher" w:date="2026-08-01T15:26:00Z">
        <w:r w:rsidR="00651F7D">
          <w:rPr>
            <w:spacing w:val="1"/>
            <w:shd w:val="clear" w:color="auto" w:fill="00FF00"/>
          </w:rPr>
          <w:t>as this was the time</w:t>
        </w:r>
      </w:ins>
      <w:ins w:id="2048" w:author="usher" w:date="2026-08-01T15:28:00Z">
        <w:r w:rsidR="00595B31">
          <w:rPr>
            <w:spacing w:val="1"/>
            <w:shd w:val="clear" w:color="auto" w:fill="00FF00"/>
          </w:rPr>
          <w:t xml:space="preserve"> </w:t>
        </w:r>
      </w:ins>
      <w:ins w:id="2049" w:author="usher" w:date="2026-08-01T15:26:00Z">
        <w:r w:rsidR="00651F7D">
          <w:rPr>
            <w:spacing w:val="1"/>
            <w:shd w:val="clear" w:color="auto" w:fill="00FF00"/>
          </w:rPr>
          <w:t xml:space="preserve">when the majority of participants </w:t>
        </w:r>
      </w:ins>
      <w:ins w:id="2050" w:author="usher" w:date="2026-08-01T15:27:00Z">
        <w:r w:rsidR="00651F7D">
          <w:rPr>
            <w:spacing w:val="1"/>
            <w:shd w:val="clear" w:color="auto" w:fill="00FF00"/>
          </w:rPr>
          <w:t xml:space="preserve">regularly gathered, </w:t>
        </w:r>
        <w:r w:rsidR="006C4021">
          <w:rPr>
            <w:spacing w:val="1"/>
            <w:shd w:val="clear" w:color="auto" w:fill="00FF00"/>
          </w:rPr>
          <w:t xml:space="preserve">and promoted </w:t>
        </w:r>
      </w:ins>
      <w:ins w:id="2051" w:author="usher" w:date="2026-08-01T15:28:00Z">
        <w:r w:rsidR="006C4021">
          <w:rPr>
            <w:spacing w:val="1"/>
            <w:shd w:val="clear" w:color="auto" w:fill="00FF00"/>
          </w:rPr>
          <w:t xml:space="preserve">maximum attendance without requiring additional meetings. </w:t>
        </w:r>
      </w:ins>
      <w:ins w:id="2052" w:author="usher" w:date="2026-03-23T20:26:00Z">
        <w:r w:rsidRPr="000F026B">
          <w:rPr>
            <w:spacing w:val="1"/>
            <w:shd w:val="clear" w:color="auto" w:fill="00FF00"/>
          </w:rPr>
          <w:t>For one of the churches, the training was conducted on a week day, a Wednesday</w:t>
        </w:r>
      </w:ins>
      <w:ins w:id="2053" w:author="usher" w:date="2026-06-05T05:52:00Z">
        <w:r w:rsidR="00C25BC8">
          <w:rPr>
            <w:spacing w:val="1"/>
            <w:shd w:val="clear" w:color="auto" w:fill="00FF00"/>
          </w:rPr>
          <w:t xml:space="preserve"> Afternoon</w:t>
        </w:r>
      </w:ins>
      <w:ins w:id="2054" w:author="usher" w:date="2026-08-01T15:31:00Z">
        <w:r w:rsidR="006053F0">
          <w:rPr>
            <w:spacing w:val="1"/>
            <w:shd w:val="clear" w:color="auto" w:fill="00FF00"/>
          </w:rPr>
          <w:t xml:space="preserve"> </w:t>
        </w:r>
      </w:ins>
      <w:ins w:id="2055" w:author="usher" w:date="2026-08-01T16:01:00Z">
        <w:r w:rsidR="00B016AF">
          <w:rPr>
            <w:spacing w:val="1"/>
            <w:shd w:val="clear" w:color="auto" w:fill="00FF00"/>
          </w:rPr>
          <w:t>rather</w:t>
        </w:r>
      </w:ins>
      <w:ins w:id="2056" w:author="usher" w:date="2026-08-01T15:31:00Z">
        <w:r w:rsidR="006053F0">
          <w:rPr>
            <w:spacing w:val="1"/>
            <w:shd w:val="clear" w:color="auto" w:fill="00FF00"/>
          </w:rPr>
          <w:t xml:space="preserve"> than on a </w:t>
        </w:r>
      </w:ins>
      <w:ins w:id="2057" w:author="usher" w:date="2026-08-01T15:32:00Z">
        <w:r w:rsidR="006053F0">
          <w:rPr>
            <w:spacing w:val="1"/>
            <w:shd w:val="clear" w:color="auto" w:fill="00FF00"/>
          </w:rPr>
          <w:t xml:space="preserve">Sunday. This arrangement was made because </w:t>
        </w:r>
        <w:r w:rsidR="000726C0">
          <w:rPr>
            <w:spacing w:val="1"/>
            <w:shd w:val="clear" w:color="auto" w:fill="00FF00"/>
          </w:rPr>
          <w:t xml:space="preserve">the </w:t>
        </w:r>
        <w:r w:rsidR="000726C0">
          <w:rPr>
            <w:spacing w:val="1"/>
            <w:shd w:val="clear" w:color="auto" w:fill="00FF00"/>
          </w:rPr>
          <w:lastRenderedPageBreak/>
          <w:t>religious educators regularly held their workers</w:t>
        </w:r>
      </w:ins>
      <w:ins w:id="2058" w:author="usher" w:date="2026-08-01T15:33:00Z">
        <w:r w:rsidR="000726C0">
          <w:rPr>
            <w:spacing w:val="1"/>
            <w:shd w:val="clear" w:color="auto" w:fill="00FF00"/>
          </w:rPr>
          <w:t xml:space="preserve">’ meeting on that day, making it more appropriate to integrate the training into their existing schedule and </w:t>
        </w:r>
        <w:proofErr w:type="spellStart"/>
        <w:r w:rsidR="000726C0">
          <w:rPr>
            <w:spacing w:val="1"/>
            <w:shd w:val="clear" w:color="auto" w:fill="00FF00"/>
          </w:rPr>
          <w:t>maximise</w:t>
        </w:r>
        <w:proofErr w:type="spellEnd"/>
        <w:r w:rsidR="000726C0">
          <w:rPr>
            <w:spacing w:val="1"/>
            <w:shd w:val="clear" w:color="auto" w:fill="00FF00"/>
          </w:rPr>
          <w:t xml:space="preserve"> participation. </w:t>
        </w:r>
      </w:ins>
      <w:ins w:id="2059" w:author="usher" w:date="2026-08-01T15:30:00Z">
        <w:r w:rsidR="006053F0">
          <w:rPr>
            <w:spacing w:val="1"/>
            <w:shd w:val="clear" w:color="auto" w:fill="00FF00"/>
          </w:rPr>
          <w:t xml:space="preserve"> </w:t>
        </w:r>
      </w:ins>
      <w:ins w:id="2060" w:author="usher" w:date="2026-08-01T15:22:00Z">
        <w:r w:rsidR="00651F7D">
          <w:rPr>
            <w:spacing w:val="1"/>
            <w:shd w:val="clear" w:color="auto" w:fill="00FF00"/>
          </w:rPr>
          <w:t xml:space="preserve">Regardless of the delivery schedule, all participants received the same training content in the same </w:t>
        </w:r>
      </w:ins>
      <w:ins w:id="2061" w:author="usher" w:date="2026-08-01T16:01:00Z">
        <w:r w:rsidR="003239F8">
          <w:rPr>
            <w:spacing w:val="1"/>
            <w:shd w:val="clear" w:color="auto" w:fill="00FF00"/>
          </w:rPr>
          <w:t>sequence.</w:t>
        </w:r>
        <w:r w:rsidR="003239F8" w:rsidRPr="000F026B">
          <w:rPr>
            <w:spacing w:val="1"/>
            <w:shd w:val="clear" w:color="auto" w:fill="00FF00"/>
          </w:rPr>
          <w:t xml:space="preserve"> This</w:t>
        </w:r>
      </w:ins>
      <w:ins w:id="2062" w:author="usher" w:date="2026-03-23T20:26:00Z">
        <w:r w:rsidRPr="000F026B">
          <w:rPr>
            <w:spacing w:val="1"/>
            <w:shd w:val="clear" w:color="auto" w:fill="00FF00"/>
          </w:rPr>
          <w:t xml:space="preserve"> flexible schedule was designed to promote effective learning, ensure better assimilation of the content, and enhance participant engagement. The pre-test was administered before the intervention, and the post-test was conducted after all sessions had been completed in each training site.</w:t>
        </w:r>
        <w:bookmarkEnd w:id="2006"/>
      </w:ins>
    </w:p>
    <w:p w14:paraId="6F23251E" w14:textId="25C35464" w:rsidR="002303BB" w:rsidRPr="003B664E" w:rsidRDefault="002303BB" w:rsidP="002303BB">
      <w:pPr>
        <w:tabs>
          <w:tab w:val="left" w:pos="640"/>
        </w:tabs>
        <w:spacing w:before="42" w:line="360" w:lineRule="auto"/>
        <w:jc w:val="both"/>
        <w:rPr>
          <w:ins w:id="2063" w:author="usher" w:date="2026-03-23T20:26:00Z"/>
          <w:rFonts w:ascii="Times New Roman" w:hAnsi="Times New Roman"/>
          <w:b/>
          <w:bCs/>
          <w:sz w:val="24"/>
          <w:szCs w:val="24"/>
          <w:rPrChange w:id="2064" w:author="usher" w:date="2026-06-05T05:46:00Z">
            <w:rPr>
              <w:ins w:id="2065" w:author="usher" w:date="2026-03-23T20:26:00Z"/>
              <w:rFonts w:ascii="Times New Roman" w:hAnsi="Times New Roman"/>
              <w:sz w:val="24"/>
              <w:szCs w:val="24"/>
            </w:rPr>
          </w:rPrChange>
        </w:rPr>
      </w:pPr>
      <w:bookmarkStart w:id="2066" w:name="_Hlk237510597"/>
      <w:ins w:id="2067" w:author="usher" w:date="2026-03-23T20:26:00Z">
        <w:r w:rsidRPr="000F026B">
          <w:rPr>
            <w:rFonts w:ascii="Times New Roman" w:hAnsi="Times New Roman"/>
            <w:sz w:val="24"/>
            <w:szCs w:val="24"/>
          </w:rPr>
          <w:t xml:space="preserve">The training program was held in four different locations. It was carried out by the researcher in batches held in the churches of the participants over seven weeks. The first batch was conducted at The Gospel Faith Mission International, Living Word Cathedral, located at Church Street, Elephant Bus-Stop, </w:t>
        </w:r>
        <w:proofErr w:type="spellStart"/>
        <w:r w:rsidRPr="000F026B">
          <w:rPr>
            <w:rFonts w:ascii="Times New Roman" w:hAnsi="Times New Roman"/>
            <w:sz w:val="24"/>
            <w:szCs w:val="24"/>
          </w:rPr>
          <w:t>Oluyole</w:t>
        </w:r>
        <w:proofErr w:type="spellEnd"/>
        <w:r w:rsidRPr="000F026B">
          <w:rPr>
            <w:rFonts w:ascii="Times New Roman" w:hAnsi="Times New Roman"/>
            <w:sz w:val="24"/>
            <w:szCs w:val="24"/>
          </w:rPr>
          <w:t>, Ibadan. The second was conducted at The Redeemed Christian Church of God, Jesus Consulate Parish, located behind Mayfair School</w:t>
        </w:r>
        <w:bookmarkEnd w:id="2066"/>
        <w:r w:rsidRPr="000F026B">
          <w:rPr>
            <w:rFonts w:ascii="Times New Roman" w:hAnsi="Times New Roman"/>
            <w:sz w:val="24"/>
            <w:szCs w:val="24"/>
          </w:rPr>
          <w:t xml:space="preserve">, </w:t>
        </w:r>
        <w:bookmarkStart w:id="2068" w:name="_Hlk237510666"/>
        <w:r w:rsidRPr="000F026B">
          <w:rPr>
            <w:rFonts w:ascii="Times New Roman" w:hAnsi="Times New Roman"/>
            <w:sz w:val="24"/>
            <w:szCs w:val="24"/>
          </w:rPr>
          <w:t xml:space="preserve">Challenge, Ibadan. The third batch was at New Covenant Church, Genesis House located at Genesis House College Crescent, behind </w:t>
        </w:r>
        <w:proofErr w:type="spellStart"/>
        <w:proofErr w:type="gramStart"/>
        <w:r w:rsidRPr="000F026B">
          <w:rPr>
            <w:rFonts w:ascii="Times New Roman" w:hAnsi="Times New Roman"/>
            <w:sz w:val="24"/>
            <w:szCs w:val="24"/>
          </w:rPr>
          <w:t>St.Annes</w:t>
        </w:r>
        <w:proofErr w:type="spellEnd"/>
        <w:proofErr w:type="gramEnd"/>
        <w:r w:rsidRPr="000F026B">
          <w:rPr>
            <w:rFonts w:ascii="Times New Roman" w:hAnsi="Times New Roman"/>
            <w:sz w:val="24"/>
            <w:szCs w:val="24"/>
          </w:rPr>
          <w:t xml:space="preserve"> Church, Off </w:t>
        </w:r>
        <w:proofErr w:type="spellStart"/>
        <w:r w:rsidRPr="000F026B">
          <w:rPr>
            <w:rFonts w:ascii="Times New Roman" w:hAnsi="Times New Roman"/>
            <w:sz w:val="24"/>
            <w:szCs w:val="24"/>
          </w:rPr>
          <w:t>Molete</w:t>
        </w:r>
        <w:proofErr w:type="spellEnd"/>
        <w:r w:rsidRPr="000F026B">
          <w:rPr>
            <w:rFonts w:ascii="Times New Roman" w:hAnsi="Times New Roman"/>
            <w:sz w:val="24"/>
            <w:szCs w:val="24"/>
          </w:rPr>
          <w:t xml:space="preserve">-Challenge Road. The fourth batch was at </w:t>
        </w:r>
        <w:proofErr w:type="spellStart"/>
        <w:r w:rsidRPr="000F026B">
          <w:rPr>
            <w:rFonts w:ascii="Times New Roman" w:hAnsi="Times New Roman"/>
            <w:sz w:val="24"/>
            <w:szCs w:val="24"/>
          </w:rPr>
          <w:t>Molete</w:t>
        </w:r>
        <w:proofErr w:type="spellEnd"/>
        <w:r w:rsidRPr="000F026B">
          <w:rPr>
            <w:rFonts w:ascii="Times New Roman" w:hAnsi="Times New Roman"/>
            <w:sz w:val="24"/>
            <w:szCs w:val="24"/>
          </w:rPr>
          <w:t xml:space="preserve"> Baptist Church, Located at Idi-</w:t>
        </w:r>
        <w:proofErr w:type="spellStart"/>
        <w:r w:rsidRPr="000F026B">
          <w:rPr>
            <w:rFonts w:ascii="Times New Roman" w:hAnsi="Times New Roman"/>
            <w:sz w:val="24"/>
            <w:szCs w:val="24"/>
          </w:rPr>
          <w:t>Odo</w:t>
        </w:r>
        <w:proofErr w:type="spellEnd"/>
        <w:r w:rsidRPr="000F026B">
          <w:rPr>
            <w:rFonts w:ascii="Times New Roman" w:hAnsi="Times New Roman"/>
            <w:sz w:val="24"/>
            <w:szCs w:val="24"/>
          </w:rPr>
          <w:t>, Challenge. The intervention commenced after church service on Sundays, and a week day for one of the churche</w:t>
        </w:r>
        <w:bookmarkEnd w:id="2068"/>
        <w:r w:rsidRPr="000F026B">
          <w:rPr>
            <w:rFonts w:ascii="Times New Roman" w:hAnsi="Times New Roman"/>
            <w:sz w:val="24"/>
            <w:szCs w:val="24"/>
          </w:rPr>
          <w:t>s</w:t>
        </w:r>
        <w:r w:rsidRPr="003B664E">
          <w:rPr>
            <w:rFonts w:ascii="Times New Roman" w:hAnsi="Times New Roman"/>
            <w:b/>
            <w:bCs/>
            <w:sz w:val="24"/>
            <w:szCs w:val="24"/>
            <w:rPrChange w:id="2069" w:author="usher" w:date="2026-06-05T05:46:00Z">
              <w:rPr>
                <w:rFonts w:ascii="Times New Roman" w:hAnsi="Times New Roman"/>
                <w:sz w:val="24"/>
                <w:szCs w:val="24"/>
              </w:rPr>
            </w:rPrChange>
          </w:rPr>
          <w:t xml:space="preserve"> </w:t>
        </w:r>
      </w:ins>
    </w:p>
    <w:p w14:paraId="3253F366" w14:textId="77777777" w:rsidR="002303BB" w:rsidRPr="000F026B" w:rsidRDefault="002303BB" w:rsidP="002303BB">
      <w:pPr>
        <w:pStyle w:val="BodyText"/>
        <w:spacing w:before="41" w:line="360" w:lineRule="auto"/>
        <w:ind w:left="0" w:right="121"/>
        <w:jc w:val="both"/>
        <w:rPr>
          <w:ins w:id="2070" w:author="usher" w:date="2026-03-23T20:26:00Z"/>
        </w:rPr>
      </w:pPr>
      <w:bookmarkStart w:id="2071" w:name="_Hlk237510691"/>
      <w:ins w:id="2072" w:author="usher" w:date="2026-03-23T20:26:00Z">
        <w:r w:rsidRPr="000F026B">
          <w:t>The first session began with an introduction which was done to encourage good rapport and engagement among participants and the researcher. Also, ground rules were established to foster orderliness throughout the session, training manual was distributed and a prayer was led by a participant. The first session consisted topics such as the definition of depression, depressive symptoms, somatic symptoms of depression, and non-depressive symptoms including a vignette to aid participants’ understanding of depressive symptoms</w:t>
        </w:r>
        <w:bookmarkEnd w:id="2071"/>
        <w:r w:rsidRPr="000F026B">
          <w:t xml:space="preserve">. </w:t>
        </w:r>
      </w:ins>
    </w:p>
    <w:p w14:paraId="59AD6180" w14:textId="77777777" w:rsidR="002303BB" w:rsidRPr="000F026B" w:rsidRDefault="002303BB" w:rsidP="002303BB">
      <w:pPr>
        <w:pStyle w:val="BodyText"/>
        <w:spacing w:before="41" w:line="360" w:lineRule="auto"/>
        <w:ind w:left="0" w:right="121"/>
        <w:jc w:val="both"/>
        <w:rPr>
          <w:ins w:id="2073" w:author="usher" w:date="2026-03-23T20:26:00Z"/>
        </w:rPr>
      </w:pPr>
      <w:bookmarkStart w:id="2074" w:name="_Hlk237510724"/>
      <w:ins w:id="2075" w:author="usher" w:date="2026-03-23T20:26:00Z">
        <w:r w:rsidRPr="000F026B">
          <w:t>The second session included a review of the first session, followed by topics on what depression is not, physical conditions that can resemble depression, risk factors of depression, the long run outcome of untreated depressive symptoms. Questions and comments were taken after and a vignette was presented to further improve participants’ understanding of depression.</w:t>
        </w:r>
      </w:ins>
    </w:p>
    <w:p w14:paraId="6B825658" w14:textId="07F63043" w:rsidR="002303BB" w:rsidRDefault="002303BB" w:rsidP="002303BB">
      <w:pPr>
        <w:pStyle w:val="BodyText"/>
        <w:spacing w:before="41" w:line="360" w:lineRule="auto"/>
        <w:ind w:left="0" w:right="121"/>
        <w:jc w:val="both"/>
        <w:rPr>
          <w:ins w:id="2076" w:author="usher" w:date="2026-07-28T05:36:00Z"/>
        </w:rPr>
      </w:pPr>
      <w:bookmarkStart w:id="2077" w:name="_Hlk237510734"/>
      <w:bookmarkEnd w:id="2074"/>
      <w:ins w:id="2078" w:author="usher" w:date="2026-03-23T20:26:00Z">
        <w:r w:rsidRPr="000F026B">
          <w:t>The third session started with a review of the first and second sessions, followed by topics on how to support students with depressive symptoms, help centers in the society for supporting adolescents with depression, as well as how, where and when to refer. Post-test questionnaires were administered immediately after the third session</w:t>
        </w:r>
        <w:bookmarkEnd w:id="2077"/>
        <w:r w:rsidRPr="000F026B">
          <w:t>.</w:t>
        </w:r>
      </w:ins>
    </w:p>
    <w:p w14:paraId="7B375217" w14:textId="77777777" w:rsidR="00DF405F" w:rsidRDefault="00DF405F" w:rsidP="002303BB">
      <w:pPr>
        <w:pStyle w:val="BodyText"/>
        <w:spacing w:before="41" w:line="360" w:lineRule="auto"/>
        <w:ind w:left="0" w:right="121"/>
        <w:jc w:val="both"/>
        <w:rPr>
          <w:ins w:id="2079" w:author="usher" w:date="2026-07-28T06:55:00Z"/>
          <w:b/>
          <w:bCs/>
        </w:rPr>
      </w:pPr>
    </w:p>
    <w:p w14:paraId="214F5652" w14:textId="77777777" w:rsidR="00DF405F" w:rsidRDefault="00DF405F" w:rsidP="002303BB">
      <w:pPr>
        <w:pStyle w:val="BodyText"/>
        <w:spacing w:before="41" w:line="360" w:lineRule="auto"/>
        <w:ind w:left="0" w:right="121"/>
        <w:jc w:val="both"/>
        <w:rPr>
          <w:ins w:id="2080" w:author="usher" w:date="2026-07-28T06:55:00Z"/>
          <w:b/>
          <w:bCs/>
        </w:rPr>
      </w:pPr>
    </w:p>
    <w:p w14:paraId="107DE378" w14:textId="77777777" w:rsidR="00DF405F" w:rsidDel="000725FA" w:rsidRDefault="00DF405F" w:rsidP="002303BB">
      <w:pPr>
        <w:pStyle w:val="BodyText"/>
        <w:spacing w:before="41" w:line="360" w:lineRule="auto"/>
        <w:ind w:left="0" w:right="121"/>
        <w:jc w:val="both"/>
        <w:rPr>
          <w:ins w:id="2081" w:author="usher" w:date="2026-07-28T06:55:00Z"/>
          <w:del w:id="2082" w:author="Daniel HENRY" w:date="2026-10-06T11:56:00Z"/>
          <w:b/>
          <w:bCs/>
        </w:rPr>
      </w:pPr>
    </w:p>
    <w:p w14:paraId="42C89BC8" w14:textId="77777777" w:rsidR="00DF405F" w:rsidDel="000725FA" w:rsidRDefault="00DF405F" w:rsidP="002303BB">
      <w:pPr>
        <w:pStyle w:val="BodyText"/>
        <w:spacing w:before="41" w:line="360" w:lineRule="auto"/>
        <w:ind w:left="0" w:right="121"/>
        <w:jc w:val="both"/>
        <w:rPr>
          <w:ins w:id="2083" w:author="usher" w:date="2026-07-28T06:55:00Z"/>
          <w:del w:id="2084" w:author="Daniel HENRY" w:date="2026-10-06T11:56:00Z"/>
          <w:b/>
          <w:bCs/>
        </w:rPr>
      </w:pPr>
    </w:p>
    <w:p w14:paraId="036EDAF3" w14:textId="77777777" w:rsidR="00DF405F" w:rsidDel="000725FA" w:rsidRDefault="00DF405F" w:rsidP="002303BB">
      <w:pPr>
        <w:pStyle w:val="BodyText"/>
        <w:spacing w:before="41" w:line="360" w:lineRule="auto"/>
        <w:ind w:left="0" w:right="121"/>
        <w:jc w:val="both"/>
        <w:rPr>
          <w:ins w:id="2085" w:author="usher" w:date="2026-07-28T06:55:00Z"/>
          <w:del w:id="2086" w:author="Daniel HENRY" w:date="2026-10-06T11:56:00Z"/>
          <w:b/>
          <w:bCs/>
        </w:rPr>
      </w:pPr>
    </w:p>
    <w:p w14:paraId="77BD1497" w14:textId="77777777" w:rsidR="00DF405F" w:rsidDel="000725FA" w:rsidRDefault="00DF405F" w:rsidP="002303BB">
      <w:pPr>
        <w:pStyle w:val="BodyText"/>
        <w:spacing w:before="41" w:line="360" w:lineRule="auto"/>
        <w:ind w:left="0" w:right="121"/>
        <w:jc w:val="both"/>
        <w:rPr>
          <w:ins w:id="2087" w:author="usher" w:date="2026-07-28T06:55:00Z"/>
          <w:del w:id="2088" w:author="Daniel HENRY" w:date="2026-10-06T11:56:00Z"/>
          <w:b/>
          <w:bCs/>
        </w:rPr>
      </w:pPr>
    </w:p>
    <w:p w14:paraId="45A6DEA6" w14:textId="77777777" w:rsidR="00DF405F" w:rsidDel="000725FA" w:rsidRDefault="00DF405F" w:rsidP="002303BB">
      <w:pPr>
        <w:pStyle w:val="BodyText"/>
        <w:spacing w:before="41" w:line="360" w:lineRule="auto"/>
        <w:ind w:left="0" w:right="121"/>
        <w:jc w:val="both"/>
        <w:rPr>
          <w:ins w:id="2089" w:author="usher" w:date="2026-07-28T06:55:00Z"/>
          <w:del w:id="2090" w:author="Daniel HENRY" w:date="2026-10-06T11:56:00Z"/>
          <w:b/>
          <w:bCs/>
        </w:rPr>
      </w:pPr>
    </w:p>
    <w:p w14:paraId="142AEA2E" w14:textId="77777777" w:rsidR="00DF405F" w:rsidDel="000725FA" w:rsidRDefault="00DF405F" w:rsidP="002303BB">
      <w:pPr>
        <w:pStyle w:val="BodyText"/>
        <w:spacing w:before="41" w:line="360" w:lineRule="auto"/>
        <w:ind w:left="0" w:right="121"/>
        <w:jc w:val="both"/>
        <w:rPr>
          <w:ins w:id="2091" w:author="usher" w:date="2026-07-28T06:55:00Z"/>
          <w:del w:id="2092" w:author="Daniel HENRY" w:date="2026-10-06T11:56:00Z"/>
          <w:b/>
          <w:bCs/>
        </w:rPr>
      </w:pPr>
    </w:p>
    <w:p w14:paraId="73475FD7" w14:textId="77777777" w:rsidR="00DF405F" w:rsidDel="000725FA" w:rsidRDefault="00DF405F" w:rsidP="002303BB">
      <w:pPr>
        <w:pStyle w:val="BodyText"/>
        <w:spacing w:before="41" w:line="360" w:lineRule="auto"/>
        <w:ind w:left="0" w:right="121"/>
        <w:jc w:val="both"/>
        <w:rPr>
          <w:ins w:id="2093" w:author="usher" w:date="2026-07-28T06:55:00Z"/>
          <w:del w:id="2094" w:author="Daniel HENRY" w:date="2026-10-06T11:56:00Z"/>
          <w:b/>
          <w:bCs/>
        </w:rPr>
      </w:pPr>
    </w:p>
    <w:p w14:paraId="4575BDDC" w14:textId="77777777" w:rsidR="00DF405F" w:rsidDel="000725FA" w:rsidRDefault="00DF405F" w:rsidP="002303BB">
      <w:pPr>
        <w:pStyle w:val="BodyText"/>
        <w:spacing w:before="41" w:line="360" w:lineRule="auto"/>
        <w:ind w:left="0" w:right="121"/>
        <w:jc w:val="both"/>
        <w:rPr>
          <w:ins w:id="2095" w:author="usher" w:date="2026-07-28T06:55:00Z"/>
          <w:del w:id="2096" w:author="Daniel HENRY" w:date="2026-10-06T11:56:00Z"/>
          <w:b/>
          <w:bCs/>
        </w:rPr>
      </w:pPr>
    </w:p>
    <w:p w14:paraId="3E9915FD" w14:textId="77777777" w:rsidR="00DF405F" w:rsidDel="000725FA" w:rsidRDefault="00DF405F" w:rsidP="002303BB">
      <w:pPr>
        <w:pStyle w:val="BodyText"/>
        <w:spacing w:before="41" w:line="360" w:lineRule="auto"/>
        <w:ind w:left="0" w:right="121"/>
        <w:jc w:val="both"/>
        <w:rPr>
          <w:ins w:id="2097" w:author="usher" w:date="2026-07-28T06:55:00Z"/>
          <w:del w:id="2098" w:author="Daniel HENRY" w:date="2026-10-06T11:56:00Z"/>
          <w:b/>
          <w:bCs/>
        </w:rPr>
      </w:pPr>
    </w:p>
    <w:p w14:paraId="5C1C4176" w14:textId="77777777" w:rsidR="00DF405F" w:rsidDel="000725FA" w:rsidRDefault="00DF405F" w:rsidP="002303BB">
      <w:pPr>
        <w:pStyle w:val="BodyText"/>
        <w:spacing w:before="41" w:line="360" w:lineRule="auto"/>
        <w:ind w:left="0" w:right="121"/>
        <w:jc w:val="both"/>
        <w:rPr>
          <w:ins w:id="2099" w:author="usher" w:date="2026-07-28T06:55:00Z"/>
          <w:del w:id="2100" w:author="Daniel HENRY" w:date="2026-10-06T11:56:00Z"/>
          <w:b/>
          <w:bCs/>
        </w:rPr>
      </w:pPr>
    </w:p>
    <w:p w14:paraId="44E1FB97" w14:textId="77777777" w:rsidR="0005362C" w:rsidDel="000725FA" w:rsidRDefault="0005362C" w:rsidP="002303BB">
      <w:pPr>
        <w:pStyle w:val="BodyText"/>
        <w:spacing w:before="41" w:line="360" w:lineRule="auto"/>
        <w:ind w:left="0" w:right="121"/>
        <w:jc w:val="both"/>
        <w:rPr>
          <w:ins w:id="2101" w:author="usher" w:date="2026-08-01T15:35:00Z"/>
          <w:del w:id="2102" w:author="Daniel HENRY" w:date="2026-10-06T11:56:00Z"/>
          <w:b/>
          <w:bCs/>
        </w:rPr>
      </w:pPr>
    </w:p>
    <w:p w14:paraId="0AA62594" w14:textId="5E6ADE60" w:rsidR="00634B4C" w:rsidRPr="00DF405F" w:rsidRDefault="009359DC" w:rsidP="002303BB">
      <w:pPr>
        <w:pStyle w:val="BodyText"/>
        <w:spacing w:before="41" w:line="360" w:lineRule="auto"/>
        <w:ind w:left="0" w:right="121"/>
        <w:jc w:val="both"/>
        <w:rPr>
          <w:ins w:id="2103" w:author="usher" w:date="2026-07-28T05:36:00Z"/>
          <w:b/>
          <w:bCs/>
          <w:rPrChange w:id="2104" w:author="usher" w:date="2026-07-28T06:55:00Z">
            <w:rPr>
              <w:ins w:id="2105" w:author="usher" w:date="2026-07-28T05:36:00Z"/>
            </w:rPr>
          </w:rPrChange>
        </w:rPr>
      </w:pPr>
      <w:bookmarkStart w:id="2106" w:name="_Hlk237510768"/>
      <w:ins w:id="2107" w:author="usher" w:date="2026-07-28T06:53:00Z">
        <w:r w:rsidRPr="00DF405F">
          <w:rPr>
            <w:b/>
            <w:bCs/>
            <w:rPrChange w:id="2108" w:author="usher" w:date="2026-07-28T06:55:00Z">
              <w:rPr/>
            </w:rPrChange>
          </w:rPr>
          <w:t>Figu</w:t>
        </w:r>
      </w:ins>
      <w:ins w:id="2109" w:author="usher" w:date="2026-07-28T06:54:00Z">
        <w:r w:rsidRPr="00DF405F">
          <w:rPr>
            <w:b/>
            <w:bCs/>
            <w:rPrChange w:id="2110" w:author="usher" w:date="2026-07-28T06:55:00Z">
              <w:rPr/>
            </w:rPrChange>
          </w:rPr>
          <w:t>re 3.10: Flowchart</w:t>
        </w:r>
        <w:r w:rsidR="00DF405F" w:rsidRPr="00DF405F">
          <w:rPr>
            <w:b/>
            <w:bCs/>
            <w:rPrChange w:id="2111" w:author="usher" w:date="2026-07-28T06:55:00Z">
              <w:rPr/>
            </w:rPrChange>
          </w:rPr>
          <w:t xml:space="preserve"> showing participant recruit</w:t>
        </w:r>
      </w:ins>
      <w:ins w:id="2112" w:author="usher" w:date="2026-07-28T06:55:00Z">
        <w:r w:rsidR="00DF405F" w:rsidRPr="00DF405F">
          <w:rPr>
            <w:b/>
            <w:bCs/>
            <w:rPrChange w:id="2113" w:author="usher" w:date="2026-07-28T06:55:00Z">
              <w:rPr/>
            </w:rPrChange>
          </w:rPr>
          <w:t>ment, attrition and final sample included in the analysis.</w:t>
        </w:r>
      </w:ins>
    </w:p>
    <w:bookmarkEnd w:id="2106"/>
    <w:p w14:paraId="0E284C02" w14:textId="681D07B9" w:rsidR="009A4657" w:rsidDel="00F03BE7" w:rsidRDefault="00F03BE7" w:rsidP="00634B4C">
      <w:pPr>
        <w:pStyle w:val="BodyText"/>
        <w:rPr>
          <w:del w:id="2114" w:author="usher" w:date="2026-07-28T05:37:00Z"/>
        </w:rPr>
      </w:pPr>
      <w:ins w:id="2115" w:author="usher" w:date="2026-07-28T05:48:00Z">
        <w:r>
          <w:rPr>
            <w:noProof/>
          </w:rPr>
          <w:drawing>
            <wp:inline distT="0" distB="0" distL="0" distR="0" wp14:anchorId="0D01928E" wp14:editId="2960B29C">
              <wp:extent cx="5868063" cy="74146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591" cy="7451992"/>
                      </a:xfrm>
                      <a:prstGeom prst="rect">
                        <a:avLst/>
                      </a:prstGeom>
                      <a:noFill/>
                      <a:ln>
                        <a:noFill/>
                      </a:ln>
                    </pic:spPr>
                  </pic:pic>
                </a:graphicData>
              </a:graphic>
            </wp:inline>
          </w:drawing>
        </w:r>
      </w:ins>
    </w:p>
    <w:p w14:paraId="4CAEE44E" w14:textId="77777777" w:rsidR="00F03BE7" w:rsidRPr="000F026B" w:rsidRDefault="00F03BE7">
      <w:pPr>
        <w:pStyle w:val="BodyText"/>
        <w:spacing w:before="41" w:line="360" w:lineRule="auto"/>
        <w:ind w:left="0" w:right="121"/>
        <w:jc w:val="both"/>
        <w:rPr>
          <w:ins w:id="2116" w:author="usher" w:date="2026-07-28T05:47:00Z"/>
        </w:rPr>
        <w:pPrChange w:id="2117" w:author="usher" w:date="2026-07-28T05:37:00Z">
          <w:pPr>
            <w:pStyle w:val="BodyText"/>
            <w:spacing w:before="42" w:line="360" w:lineRule="auto"/>
            <w:ind w:right="125"/>
            <w:jc w:val="both"/>
          </w:pPr>
        </w:pPrChange>
      </w:pPr>
    </w:p>
    <w:p w14:paraId="3AF89250" w14:textId="77777777" w:rsidR="009A4657" w:rsidRPr="000F026B" w:rsidDel="00634B4C" w:rsidRDefault="009A4657">
      <w:pPr>
        <w:pStyle w:val="BodyText"/>
        <w:ind w:left="0"/>
        <w:rPr>
          <w:del w:id="2118" w:author="usher" w:date="2026-07-28T05:37:00Z"/>
        </w:rPr>
        <w:pPrChange w:id="2119" w:author="usher" w:date="2026-07-28T05:49:00Z">
          <w:pPr>
            <w:pStyle w:val="BodyText"/>
            <w:spacing w:before="42" w:line="360" w:lineRule="auto"/>
            <w:ind w:right="125"/>
            <w:jc w:val="both"/>
          </w:pPr>
        </w:pPrChange>
      </w:pPr>
    </w:p>
    <w:p w14:paraId="6D11D9A2" w14:textId="77777777" w:rsidR="009A4657" w:rsidRPr="000F026B" w:rsidDel="00634B4C" w:rsidRDefault="009A4657">
      <w:pPr>
        <w:pStyle w:val="BodyText"/>
        <w:ind w:left="0"/>
        <w:rPr>
          <w:ins w:id="2120" w:author="Microsoft account" w:date="2026-02-05T05:48:00Z"/>
          <w:del w:id="2121" w:author="usher" w:date="2026-07-28T05:37:00Z"/>
        </w:rPr>
        <w:pPrChange w:id="2122" w:author="usher" w:date="2026-07-28T05:49:00Z">
          <w:pPr/>
        </w:pPrChange>
      </w:pPr>
      <w:bookmarkStart w:id="2123" w:name="_kdj82uvsw54g"/>
      <w:bookmarkEnd w:id="2123"/>
    </w:p>
    <w:p w14:paraId="481BEF1D" w14:textId="77777777" w:rsidR="00CB2B26" w:rsidRPr="000F026B" w:rsidDel="00634B4C" w:rsidRDefault="00CB2B26">
      <w:pPr>
        <w:pStyle w:val="BodyText"/>
        <w:ind w:left="0"/>
        <w:rPr>
          <w:ins w:id="2124" w:author="Microsoft account" w:date="2026-02-05T05:48:00Z"/>
          <w:del w:id="2125" w:author="usher" w:date="2026-07-28T05:37:00Z"/>
        </w:rPr>
        <w:pPrChange w:id="2126" w:author="usher" w:date="2026-07-28T05:49:00Z">
          <w:pPr/>
        </w:pPrChange>
      </w:pPr>
    </w:p>
    <w:p w14:paraId="72B1194D" w14:textId="50E3F4EC" w:rsidR="00CB2B26" w:rsidRPr="000F026B" w:rsidDel="00A608D0" w:rsidRDefault="00CB2B26">
      <w:pPr>
        <w:pStyle w:val="BodyText"/>
        <w:ind w:left="0"/>
        <w:rPr>
          <w:del w:id="2127" w:author="usher" w:date="2026-02-14T04:06:00Z"/>
        </w:rPr>
        <w:pPrChange w:id="2128" w:author="usher" w:date="2026-07-28T05:49:00Z">
          <w:pPr/>
        </w:pPrChange>
      </w:pPr>
    </w:p>
    <w:p w14:paraId="0F24A326" w14:textId="76AEEA55" w:rsidR="00CB2B26" w:rsidRPr="000F026B" w:rsidDel="00986E82" w:rsidRDefault="00CB2B26">
      <w:pPr>
        <w:pStyle w:val="BodyText"/>
        <w:ind w:left="0"/>
        <w:rPr>
          <w:del w:id="2129" w:author="usher" w:date="2026-02-14T04:06:00Z"/>
        </w:rPr>
        <w:pPrChange w:id="2130" w:author="usher" w:date="2026-07-28T05:49:00Z">
          <w:pPr/>
        </w:pPrChange>
      </w:pPr>
    </w:p>
    <w:p w14:paraId="0B93AC2B" w14:textId="77777777" w:rsidR="00CB2B26" w:rsidRPr="000F026B" w:rsidDel="00A608D0" w:rsidRDefault="00CB2B26">
      <w:pPr>
        <w:pStyle w:val="BodyText"/>
        <w:ind w:left="0"/>
        <w:rPr>
          <w:ins w:id="2131" w:author="Microsoft account" w:date="2026-02-05T05:48:00Z"/>
          <w:del w:id="2132" w:author="usher" w:date="2026-02-14T04:06:00Z"/>
        </w:rPr>
        <w:pPrChange w:id="2133" w:author="usher" w:date="2026-07-28T05:49:00Z">
          <w:pPr/>
        </w:pPrChange>
      </w:pPr>
    </w:p>
    <w:p w14:paraId="3B40AC69" w14:textId="77777777" w:rsidR="00CB2B26" w:rsidRPr="000F026B" w:rsidDel="00A608D0" w:rsidRDefault="00CB2B26">
      <w:pPr>
        <w:pStyle w:val="BodyText"/>
        <w:ind w:left="0"/>
        <w:rPr>
          <w:ins w:id="2134" w:author="Microsoft account" w:date="2026-02-05T05:48:00Z"/>
          <w:del w:id="2135" w:author="usher" w:date="2026-02-14T04:06:00Z"/>
        </w:rPr>
        <w:pPrChange w:id="2136" w:author="usher" w:date="2026-07-28T05:49:00Z">
          <w:pPr/>
        </w:pPrChange>
      </w:pPr>
    </w:p>
    <w:p w14:paraId="3B231A3A" w14:textId="77777777" w:rsidR="00CB2B26" w:rsidRPr="000F026B" w:rsidDel="00A608D0" w:rsidRDefault="00CB2B26">
      <w:pPr>
        <w:pStyle w:val="BodyText"/>
        <w:ind w:left="0"/>
        <w:rPr>
          <w:ins w:id="2137" w:author="Microsoft account" w:date="2026-02-05T05:48:00Z"/>
          <w:del w:id="2138" w:author="usher" w:date="2026-02-14T04:06:00Z"/>
        </w:rPr>
        <w:pPrChange w:id="2139" w:author="usher" w:date="2026-07-28T05:49:00Z">
          <w:pPr/>
        </w:pPrChange>
      </w:pPr>
    </w:p>
    <w:p w14:paraId="4CB1F3FE" w14:textId="77777777" w:rsidR="00CB2B26" w:rsidRPr="000F026B" w:rsidRDefault="00CB2B26">
      <w:pPr>
        <w:pStyle w:val="BodyText"/>
        <w:ind w:left="0"/>
        <w:pPrChange w:id="2140" w:author="usher" w:date="2026-07-28T05:49:00Z">
          <w:pPr/>
        </w:pPrChange>
      </w:pPr>
    </w:p>
    <w:p w14:paraId="5C4534FB" w14:textId="77777777" w:rsidR="009359DC" w:rsidRDefault="009359DC">
      <w:pPr>
        <w:pStyle w:val="Heading3"/>
        <w:keepNext w:val="0"/>
        <w:keepLines w:val="0"/>
        <w:spacing w:before="280" w:line="360" w:lineRule="auto"/>
        <w:jc w:val="center"/>
        <w:rPr>
          <w:ins w:id="2141" w:author="usher" w:date="2026-07-28T06:53:00Z"/>
          <w:rFonts w:ascii="Times New Roman" w:hAnsi="Times New Roman"/>
          <w:b/>
          <w:color w:val="000000"/>
        </w:rPr>
      </w:pPr>
    </w:p>
    <w:p w14:paraId="624A352A" w14:textId="77777777" w:rsidR="00C01108" w:rsidRDefault="00C01108">
      <w:pPr>
        <w:spacing w:before="100" w:beforeAutospacing="1" w:after="100" w:afterAutospacing="1" w:line="360" w:lineRule="auto"/>
        <w:ind w:left="2160" w:firstLine="720"/>
        <w:jc w:val="both"/>
        <w:rPr>
          <w:ins w:id="2142" w:author="CCAM" w:date="2026-09-27T22:42:00Z"/>
          <w:rFonts w:ascii="Times New Roman" w:eastAsia="Times New Roman" w:hAnsi="Times New Roman"/>
          <w:b/>
          <w:bCs/>
          <w:sz w:val="24"/>
          <w:szCs w:val="24"/>
          <w:lang w:eastAsia="en-GB"/>
        </w:rPr>
      </w:pPr>
    </w:p>
    <w:p w14:paraId="090F042D" w14:textId="1F85924C" w:rsidR="00903D57" w:rsidRDefault="00903D57">
      <w:pPr>
        <w:spacing w:before="100" w:beforeAutospacing="1" w:after="100" w:afterAutospacing="1" w:line="360" w:lineRule="auto"/>
        <w:ind w:left="2160" w:firstLine="720"/>
        <w:jc w:val="both"/>
        <w:rPr>
          <w:ins w:id="2143" w:author="usher" w:date="2026-09-07T19:21:00Z"/>
          <w:rFonts w:ascii="Times New Roman" w:eastAsia="Times New Roman" w:hAnsi="Times New Roman"/>
          <w:b/>
          <w:bCs/>
          <w:sz w:val="24"/>
          <w:szCs w:val="24"/>
          <w:lang w:eastAsia="en-GB"/>
        </w:rPr>
        <w:pPrChange w:id="2144" w:author="usher" w:date="2026-09-07T19:21:00Z">
          <w:pPr>
            <w:spacing w:before="100" w:beforeAutospacing="1" w:after="100" w:afterAutospacing="1" w:line="360" w:lineRule="auto"/>
            <w:jc w:val="both"/>
          </w:pPr>
        </w:pPrChange>
      </w:pPr>
      <w:ins w:id="2145" w:author="usher" w:date="2026-09-07T19:21:00Z">
        <w:r>
          <w:rPr>
            <w:rFonts w:ascii="Times New Roman" w:eastAsia="Times New Roman" w:hAnsi="Times New Roman"/>
            <w:b/>
            <w:bCs/>
            <w:sz w:val="24"/>
            <w:szCs w:val="24"/>
            <w:lang w:eastAsia="en-GB"/>
          </w:rPr>
          <w:t>CHAPTER FOUR</w:t>
        </w:r>
      </w:ins>
    </w:p>
    <w:p w14:paraId="43E8C600" w14:textId="0F265729" w:rsidR="00B00584" w:rsidRPr="00903D57" w:rsidRDefault="00B00584" w:rsidP="00B00584">
      <w:pPr>
        <w:spacing w:before="100" w:beforeAutospacing="1" w:after="100" w:afterAutospacing="1" w:line="360" w:lineRule="auto"/>
        <w:jc w:val="both"/>
        <w:rPr>
          <w:ins w:id="2146" w:author="usher" w:date="2026-08-13T10:04:00Z"/>
          <w:rFonts w:ascii="Times New Roman" w:eastAsia="Times New Roman" w:hAnsi="Times New Roman"/>
          <w:b/>
          <w:bCs/>
          <w:sz w:val="24"/>
          <w:szCs w:val="24"/>
          <w:lang w:eastAsia="en-GB"/>
          <w:rPrChange w:id="2147" w:author="usher" w:date="2026-09-07T19:21:00Z">
            <w:rPr>
              <w:ins w:id="2148" w:author="usher" w:date="2026-08-13T10:04:00Z"/>
              <w:rFonts w:ascii="Times New Roman" w:eastAsia="Times New Roman" w:hAnsi="Times New Roman"/>
              <w:sz w:val="24"/>
              <w:szCs w:val="24"/>
              <w:lang w:val="en-GB" w:eastAsia="en-GB"/>
            </w:rPr>
          </w:rPrChange>
        </w:rPr>
      </w:pPr>
      <w:ins w:id="2149" w:author="usher" w:date="2026-08-13T10:04:00Z">
        <w:r>
          <w:rPr>
            <w:rFonts w:ascii="Times New Roman" w:eastAsia="Times New Roman" w:hAnsi="Times New Roman"/>
            <w:b/>
            <w:bCs/>
            <w:sz w:val="24"/>
            <w:szCs w:val="24"/>
            <w:lang w:eastAsia="en-GB"/>
          </w:rPr>
          <w:t>4.0 Introduction</w:t>
        </w:r>
      </w:ins>
    </w:p>
    <w:p w14:paraId="5400C584" w14:textId="77777777" w:rsidR="00B00584" w:rsidRDefault="00B00584" w:rsidP="00B00584">
      <w:pPr>
        <w:spacing w:before="100" w:beforeAutospacing="1" w:after="100" w:afterAutospacing="1" w:line="360" w:lineRule="auto"/>
        <w:jc w:val="both"/>
        <w:rPr>
          <w:ins w:id="2150" w:author="usher" w:date="2026-08-13T10:04:00Z"/>
          <w:rFonts w:ascii="Times New Roman" w:eastAsia="Times New Roman" w:hAnsi="Times New Roman"/>
          <w:sz w:val="24"/>
          <w:szCs w:val="24"/>
          <w:lang w:eastAsia="en-GB"/>
        </w:rPr>
      </w:pPr>
      <w:ins w:id="2151" w:author="usher" w:date="2026-08-13T10:04:00Z">
        <w:r>
          <w:rPr>
            <w:rFonts w:ascii="Times New Roman" w:eastAsia="Times New Roman" w:hAnsi="Times New Roman"/>
            <w:sz w:val="24"/>
            <w:szCs w:val="24"/>
            <w:lang w:eastAsia="en-GB"/>
          </w:rPr>
          <w:t xml:space="preserve">This chapter presents the results of a mental health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designed to improve depression literacy and referral competence among religious educators working with adolescents in Ibadan, Oyo State, Nigeria. The chapter reports the findings obtained from the pre- and post-training assessments administered to the participants.</w:t>
        </w:r>
      </w:ins>
    </w:p>
    <w:p w14:paraId="3CA638C9" w14:textId="77777777" w:rsidR="00B00584" w:rsidRDefault="00B00584" w:rsidP="00B00584">
      <w:pPr>
        <w:spacing w:before="100" w:beforeAutospacing="1" w:after="100" w:afterAutospacing="1" w:line="360" w:lineRule="auto"/>
        <w:jc w:val="both"/>
        <w:rPr>
          <w:ins w:id="2152" w:author="usher" w:date="2026-08-13T10:04:00Z"/>
          <w:rFonts w:ascii="Times New Roman" w:eastAsia="Times New Roman" w:hAnsi="Times New Roman"/>
          <w:sz w:val="24"/>
          <w:szCs w:val="24"/>
          <w:lang w:eastAsia="en-GB"/>
        </w:rPr>
      </w:pPr>
      <w:ins w:id="2153" w:author="usher" w:date="2026-08-13T10:04:00Z">
        <w:r>
          <w:rPr>
            <w:rFonts w:ascii="Times New Roman" w:eastAsia="Times New Roman" w:hAnsi="Times New Roman"/>
            <w:sz w:val="24"/>
            <w:szCs w:val="24"/>
            <w:lang w:eastAsia="en-GB"/>
          </w:rPr>
          <w:t>The study adopted a quasi-experimental one-group pre-test–post-test design. A total of 44 religious educators initially consented and completed the pre-test questionnaire. Five participants later dropped out of the study for various reasons, including withdrawal of consent, inability to complete the training sessions, and competing personal commitments. This left a final sample of 39 participants who completed both the training and the post-test assessment. One of these 39 participants had previously received mental health training. Because comparing a single trained individual with the remaining 38 untrained participants would introduce statistical imbalance, this respondent was excluded from the comparative analyses. Consequently, most statistical comparisons in this chapter are based on 38 participants.</w:t>
        </w:r>
      </w:ins>
    </w:p>
    <w:p w14:paraId="4FDD5D12" w14:textId="77777777" w:rsidR="00B00584" w:rsidRDefault="00B00584" w:rsidP="00B00584">
      <w:pPr>
        <w:spacing w:before="100" w:beforeAutospacing="1" w:after="100" w:afterAutospacing="1" w:line="360" w:lineRule="auto"/>
        <w:jc w:val="both"/>
        <w:rPr>
          <w:ins w:id="2154" w:author="usher" w:date="2026-08-13T10:04:00Z"/>
          <w:rFonts w:ascii="Times New Roman" w:eastAsia="Times New Roman" w:hAnsi="Times New Roman"/>
          <w:sz w:val="24"/>
          <w:szCs w:val="24"/>
          <w:lang w:eastAsia="en-GB"/>
        </w:rPr>
      </w:pPr>
      <w:ins w:id="2155" w:author="usher" w:date="2026-08-13T10:04:00Z">
        <w:r>
          <w:rPr>
            <w:rFonts w:ascii="Times New Roman" w:eastAsia="Times New Roman" w:hAnsi="Times New Roman"/>
            <w:sz w:val="24"/>
            <w:szCs w:val="24"/>
            <w:lang w:eastAsia="en-GB"/>
          </w:rPr>
          <w:t xml:space="preserve">Knowledge and Attitude scores were calculated and </w:t>
        </w:r>
        <w:proofErr w:type="spellStart"/>
        <w:r>
          <w:rPr>
            <w:rFonts w:ascii="Times New Roman" w:eastAsia="Times New Roman" w:hAnsi="Times New Roman"/>
            <w:sz w:val="24"/>
            <w:szCs w:val="24"/>
            <w:lang w:eastAsia="en-GB"/>
          </w:rPr>
          <w:t>analysed</w:t>
        </w:r>
        <w:proofErr w:type="spellEnd"/>
        <w:r>
          <w:rPr>
            <w:rFonts w:ascii="Times New Roman" w:eastAsia="Times New Roman" w:hAnsi="Times New Roman"/>
            <w:sz w:val="24"/>
            <w:szCs w:val="24"/>
            <w:lang w:eastAsia="en-GB"/>
          </w:rPr>
          <w:t xml:space="preserve"> separately. Knowledge items assessed participants’ understanding of the symptoms of depression, recognition of depression as a mental illness, and related factual information. Attitude items assessed stigma-related beliefs, willingness to refer adolescents for professional care, and general perceptions towards people with mental health problems.</w:t>
        </w:r>
      </w:ins>
    </w:p>
    <w:p w14:paraId="7A486483" w14:textId="77777777" w:rsidR="00B00584" w:rsidRDefault="00B00584" w:rsidP="00B00584">
      <w:pPr>
        <w:spacing w:before="100" w:beforeAutospacing="1" w:after="100" w:afterAutospacing="1" w:line="360" w:lineRule="auto"/>
        <w:jc w:val="both"/>
        <w:rPr>
          <w:ins w:id="2156" w:author="usher" w:date="2026-08-13T10:04:00Z"/>
          <w:rFonts w:ascii="Times New Roman" w:eastAsia="Times New Roman" w:hAnsi="Times New Roman"/>
          <w:sz w:val="24"/>
          <w:szCs w:val="24"/>
          <w:lang w:eastAsia="en-GB"/>
        </w:rPr>
      </w:pPr>
      <w:ins w:id="2157" w:author="usher" w:date="2026-08-13T10:04:00Z">
        <w:r>
          <w:rPr>
            <w:rFonts w:ascii="Times New Roman" w:eastAsia="Times New Roman" w:hAnsi="Times New Roman"/>
            <w:sz w:val="24"/>
            <w:szCs w:val="24"/>
            <w:lang w:eastAsia="en-GB"/>
          </w:rPr>
          <w:t>Likert-scale questions were scored as follows:</w:t>
        </w:r>
      </w:ins>
    </w:p>
    <w:p w14:paraId="4644E1C9" w14:textId="77777777" w:rsidR="00B00584" w:rsidRDefault="00B00584" w:rsidP="00B00584">
      <w:pPr>
        <w:numPr>
          <w:ilvl w:val="0"/>
          <w:numId w:val="22"/>
        </w:numPr>
        <w:suppressAutoHyphens w:val="0"/>
        <w:autoSpaceDN/>
        <w:spacing w:before="100" w:beforeAutospacing="1" w:after="100" w:afterAutospacing="1" w:line="360" w:lineRule="auto"/>
        <w:jc w:val="both"/>
        <w:textAlignment w:val="auto"/>
        <w:rPr>
          <w:ins w:id="2158" w:author="usher" w:date="2026-08-13T10:04:00Z"/>
          <w:rFonts w:ascii="Times New Roman" w:eastAsia="Times New Roman" w:hAnsi="Times New Roman"/>
          <w:sz w:val="24"/>
          <w:szCs w:val="24"/>
          <w:lang w:eastAsia="en-GB"/>
        </w:rPr>
      </w:pPr>
      <w:ins w:id="2159" w:author="usher" w:date="2026-08-13T10:04:00Z">
        <w:r>
          <w:rPr>
            <w:rFonts w:ascii="Times New Roman" w:eastAsia="Times New Roman" w:hAnsi="Times New Roman"/>
            <w:sz w:val="24"/>
            <w:szCs w:val="24"/>
            <w:lang w:eastAsia="en-GB"/>
          </w:rPr>
          <w:t>Five-point scales (for example, confidence and referral willingness items) were scored from 1 to 5, with higher scores indicating greater confidence, greater willingness, or more positive attitudes.</w:t>
        </w:r>
      </w:ins>
    </w:p>
    <w:p w14:paraId="5B96C0F2" w14:textId="77777777" w:rsidR="00B00584" w:rsidRDefault="00B00584" w:rsidP="00B00584">
      <w:pPr>
        <w:numPr>
          <w:ilvl w:val="0"/>
          <w:numId w:val="22"/>
        </w:numPr>
        <w:suppressAutoHyphens w:val="0"/>
        <w:autoSpaceDN/>
        <w:spacing w:before="100" w:beforeAutospacing="1" w:after="100" w:afterAutospacing="1" w:line="360" w:lineRule="auto"/>
        <w:jc w:val="both"/>
        <w:textAlignment w:val="auto"/>
        <w:rPr>
          <w:ins w:id="2160" w:author="usher" w:date="2026-08-13T10:04:00Z"/>
          <w:rFonts w:ascii="Times New Roman" w:eastAsia="Times New Roman" w:hAnsi="Times New Roman"/>
          <w:sz w:val="24"/>
          <w:szCs w:val="24"/>
          <w:lang w:eastAsia="en-GB"/>
        </w:rPr>
      </w:pPr>
      <w:ins w:id="2161" w:author="usher" w:date="2026-08-13T10:04:00Z">
        <w:r>
          <w:rPr>
            <w:rFonts w:ascii="Times New Roman" w:eastAsia="Times New Roman" w:hAnsi="Times New Roman"/>
            <w:sz w:val="24"/>
            <w:szCs w:val="24"/>
            <w:lang w:eastAsia="en-GB"/>
          </w:rPr>
          <w:t xml:space="preserve">Three-point scales (Agree / Disagree / Not sure) were scored as 3 for the most </w:t>
        </w:r>
        <w:proofErr w:type="spellStart"/>
        <w:r>
          <w:rPr>
            <w:rFonts w:ascii="Times New Roman" w:eastAsia="Times New Roman" w:hAnsi="Times New Roman"/>
            <w:sz w:val="24"/>
            <w:szCs w:val="24"/>
            <w:lang w:eastAsia="en-GB"/>
          </w:rPr>
          <w:t>favourable</w:t>
        </w:r>
        <w:proofErr w:type="spellEnd"/>
        <w:r>
          <w:rPr>
            <w:rFonts w:ascii="Times New Roman" w:eastAsia="Times New Roman" w:hAnsi="Times New Roman"/>
            <w:sz w:val="24"/>
            <w:szCs w:val="24"/>
            <w:lang w:eastAsia="en-GB"/>
          </w:rPr>
          <w:t xml:space="preserve"> response, 2 for the neutral response, and 1 for the least </w:t>
        </w:r>
        <w:proofErr w:type="spellStart"/>
        <w:r>
          <w:rPr>
            <w:rFonts w:ascii="Times New Roman" w:eastAsia="Times New Roman" w:hAnsi="Times New Roman"/>
            <w:sz w:val="24"/>
            <w:szCs w:val="24"/>
            <w:lang w:eastAsia="en-GB"/>
          </w:rPr>
          <w:t>favourable</w:t>
        </w:r>
        <w:proofErr w:type="spellEnd"/>
        <w:r>
          <w:rPr>
            <w:rFonts w:ascii="Times New Roman" w:eastAsia="Times New Roman" w:hAnsi="Times New Roman"/>
            <w:sz w:val="24"/>
            <w:szCs w:val="24"/>
            <w:lang w:eastAsia="en-GB"/>
          </w:rPr>
          <w:t xml:space="preserve"> response.</w:t>
        </w:r>
      </w:ins>
    </w:p>
    <w:p w14:paraId="4174F774" w14:textId="77777777" w:rsidR="00B00584" w:rsidRDefault="00B00584" w:rsidP="00B00584">
      <w:pPr>
        <w:numPr>
          <w:ilvl w:val="0"/>
          <w:numId w:val="22"/>
        </w:numPr>
        <w:suppressAutoHyphens w:val="0"/>
        <w:autoSpaceDN/>
        <w:spacing w:before="100" w:beforeAutospacing="1" w:after="100" w:afterAutospacing="1" w:line="360" w:lineRule="auto"/>
        <w:jc w:val="both"/>
        <w:textAlignment w:val="auto"/>
        <w:rPr>
          <w:ins w:id="2162" w:author="usher" w:date="2026-08-13T10:04:00Z"/>
          <w:rFonts w:ascii="Times New Roman" w:eastAsia="Times New Roman" w:hAnsi="Times New Roman"/>
          <w:sz w:val="24"/>
          <w:szCs w:val="24"/>
          <w:lang w:eastAsia="en-GB"/>
        </w:rPr>
      </w:pPr>
      <w:ins w:id="2163" w:author="usher" w:date="2026-08-13T10:04:00Z">
        <w:r>
          <w:rPr>
            <w:rFonts w:ascii="Times New Roman" w:eastAsia="Times New Roman" w:hAnsi="Times New Roman"/>
            <w:sz w:val="24"/>
            <w:szCs w:val="24"/>
            <w:lang w:eastAsia="en-GB"/>
          </w:rPr>
          <w:t>Multiple-choice knowledge items on symptoms of depression were scored by awarding one mark for each correctly identified symptom or non-symptom.</w:t>
        </w:r>
      </w:ins>
    </w:p>
    <w:p w14:paraId="3F45FA6D" w14:textId="77777777" w:rsidR="00B00584" w:rsidRDefault="00B00584" w:rsidP="00B00584">
      <w:pPr>
        <w:spacing w:before="100" w:beforeAutospacing="1" w:after="100" w:afterAutospacing="1" w:line="360" w:lineRule="auto"/>
        <w:jc w:val="both"/>
        <w:rPr>
          <w:ins w:id="2164" w:author="usher" w:date="2026-08-13T10:04:00Z"/>
          <w:rFonts w:ascii="Times New Roman" w:eastAsia="Times New Roman" w:hAnsi="Times New Roman"/>
          <w:sz w:val="24"/>
          <w:szCs w:val="24"/>
          <w:lang w:eastAsia="en-GB"/>
        </w:rPr>
      </w:pPr>
      <w:ins w:id="2165" w:author="usher" w:date="2026-08-13T10:04:00Z">
        <w:r>
          <w:rPr>
            <w:rFonts w:ascii="Times New Roman" w:eastAsia="Times New Roman" w:hAnsi="Times New Roman"/>
            <w:sz w:val="24"/>
            <w:szCs w:val="24"/>
            <w:lang w:eastAsia="en-GB"/>
          </w:rPr>
          <w:lastRenderedPageBreak/>
          <w:t>Descriptive statistics (means, standard deviations, and percentages) were first computed. Inferential statistics were then applied. Paired t-tests were used to compare pre-test and post-test scores on Knowledge, Attitude, confidence, and referral willingness. Where appropriate, Chi-square tests and simple regression analyses were used to examine associations between socio-demographic variables (gender, educational level, and church affiliation) and the outcome scores. Statistical significance was set at p &lt; 0.05. The results are presented in the sections that follow.</w:t>
        </w:r>
      </w:ins>
    </w:p>
    <w:p w14:paraId="7AA506E7" w14:textId="77777777" w:rsidR="00B00584" w:rsidRDefault="00B00584" w:rsidP="00B00584">
      <w:pPr>
        <w:spacing w:before="100" w:beforeAutospacing="1" w:after="100" w:afterAutospacing="1" w:line="360" w:lineRule="auto"/>
        <w:jc w:val="both"/>
        <w:rPr>
          <w:ins w:id="2166" w:author="usher" w:date="2026-08-13T10:04:00Z"/>
          <w:rFonts w:ascii="Times New Roman" w:eastAsia="Times New Roman" w:hAnsi="Times New Roman"/>
          <w:b/>
          <w:sz w:val="24"/>
          <w:szCs w:val="24"/>
          <w:lang w:eastAsia="en-GB"/>
        </w:rPr>
      </w:pPr>
      <w:ins w:id="2167" w:author="usher" w:date="2026-08-13T10:04:00Z">
        <w:r>
          <w:rPr>
            <w:rFonts w:ascii="Times New Roman" w:eastAsia="Times New Roman" w:hAnsi="Times New Roman"/>
            <w:b/>
            <w:sz w:val="24"/>
            <w:szCs w:val="24"/>
            <w:lang w:eastAsia="en-GB"/>
          </w:rPr>
          <w:t>4.1 Socio-Demographic Characteristics of Participants</w:t>
        </w:r>
      </w:ins>
    </w:p>
    <w:p w14:paraId="2806CDEC" w14:textId="77777777" w:rsidR="00B00584" w:rsidRDefault="00B00584" w:rsidP="00B00584">
      <w:pPr>
        <w:spacing w:before="100" w:beforeAutospacing="1" w:after="100" w:afterAutospacing="1" w:line="360" w:lineRule="auto"/>
        <w:jc w:val="both"/>
        <w:rPr>
          <w:ins w:id="2168" w:author="usher" w:date="2026-08-13T10:04:00Z"/>
          <w:rFonts w:ascii="Times New Roman" w:eastAsia="Times New Roman" w:hAnsi="Times New Roman"/>
          <w:sz w:val="24"/>
          <w:szCs w:val="24"/>
          <w:lang w:eastAsia="en-GB"/>
        </w:rPr>
      </w:pPr>
      <w:ins w:id="2169" w:author="usher" w:date="2026-08-13T10:04:00Z">
        <w:r>
          <w:rPr>
            <w:rFonts w:ascii="Times New Roman" w:eastAsia="Times New Roman" w:hAnsi="Times New Roman"/>
            <w:sz w:val="24"/>
            <w:szCs w:val="24"/>
            <w:lang w:eastAsia="en-GB"/>
          </w:rPr>
          <w:t xml:space="preserve">This section presents the socio-demographic characteristics of the religious educators who completed the mental health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A total of 44 educators initially consented and completed the pre-test. Five participants later withdrew from the study for reasons including withdrawal of consent, inability to complete the training sessions, and competing personal commitments. This left 39 participants who completed both the training and the post-test. One of these 39 participants had previously received formal mental health training. Because comparing a single trained individual with the remaining participants would create a significant statistical imbalance, this respondent was excluded from the comparative analyses. The socio-demographic profile presented below is therefore based on the 38 participants without prior mental health training.</w:t>
        </w:r>
      </w:ins>
    </w:p>
    <w:p w14:paraId="28168FE8" w14:textId="77777777" w:rsidR="00B00584" w:rsidRDefault="00B00584" w:rsidP="00B00584">
      <w:pPr>
        <w:spacing w:before="100" w:beforeAutospacing="1" w:after="100" w:afterAutospacing="1" w:line="360" w:lineRule="auto"/>
        <w:jc w:val="both"/>
        <w:rPr>
          <w:ins w:id="2170" w:author="usher" w:date="2026-08-13T10:04:00Z"/>
          <w:rFonts w:ascii="Times New Roman" w:eastAsia="Times New Roman" w:hAnsi="Times New Roman"/>
          <w:sz w:val="24"/>
          <w:szCs w:val="24"/>
          <w:lang w:eastAsia="en-GB"/>
        </w:rPr>
      </w:pPr>
      <w:ins w:id="2171" w:author="usher" w:date="2026-08-13T10:04:00Z">
        <w:r>
          <w:rPr>
            <w:rFonts w:ascii="Times New Roman" w:eastAsia="Times New Roman" w:hAnsi="Times New Roman"/>
            <w:sz w:val="24"/>
            <w:szCs w:val="24"/>
            <w:lang w:eastAsia="en-GB"/>
          </w:rPr>
          <w:t>Of the 38 participants, 29 (76.3%) were female and 9 (23.7%) were male. The ages of the participants ranged from 18 to 67 years. When grouped into the revised age bands, 2 participants (5.3%) were aged 20 years or below, 8 (21.1%) were aged 21–30 years, 13 (34.2%) were aged 31–40 years, 7 (18.4%) were aged 41–50 years, 4 (10.5%) were aged 51–60 years, and 4 (10.5%) were aged 61 years and above.</w:t>
        </w:r>
      </w:ins>
    </w:p>
    <w:p w14:paraId="049B8177" w14:textId="77777777" w:rsidR="00B00584" w:rsidRDefault="00B00584" w:rsidP="00B00584">
      <w:pPr>
        <w:spacing w:before="100" w:beforeAutospacing="1" w:after="100" w:afterAutospacing="1" w:line="360" w:lineRule="auto"/>
        <w:jc w:val="both"/>
        <w:rPr>
          <w:ins w:id="2172" w:author="usher" w:date="2026-08-13T10:04:00Z"/>
          <w:rFonts w:ascii="Times New Roman" w:eastAsia="Times New Roman" w:hAnsi="Times New Roman"/>
          <w:sz w:val="24"/>
          <w:szCs w:val="24"/>
          <w:lang w:eastAsia="en-GB"/>
        </w:rPr>
      </w:pPr>
      <w:ins w:id="2173" w:author="usher" w:date="2026-08-13T10:04:00Z">
        <w:r>
          <w:rPr>
            <w:rFonts w:ascii="Times New Roman" w:eastAsia="Times New Roman" w:hAnsi="Times New Roman"/>
            <w:sz w:val="24"/>
            <w:szCs w:val="24"/>
            <w:lang w:eastAsia="en-GB"/>
          </w:rPr>
          <w:t xml:space="preserve">Educational qualifications were grouped into three categories for clarity. Twenty-four participants </w:t>
        </w:r>
        <w:bookmarkStart w:id="2174" w:name="_Hlk237506583"/>
        <w:r>
          <w:rPr>
            <w:rFonts w:ascii="Times New Roman" w:eastAsia="Times New Roman" w:hAnsi="Times New Roman"/>
            <w:sz w:val="24"/>
            <w:szCs w:val="24"/>
            <w:lang w:eastAsia="en-GB"/>
          </w:rPr>
          <w:t xml:space="preserve">(63.2%) </w:t>
        </w:r>
        <w:bookmarkEnd w:id="2174"/>
        <w:r>
          <w:rPr>
            <w:rFonts w:ascii="Times New Roman" w:eastAsia="Times New Roman" w:hAnsi="Times New Roman"/>
            <w:sz w:val="24"/>
            <w:szCs w:val="24"/>
            <w:lang w:eastAsia="en-GB"/>
          </w:rPr>
          <w:t xml:space="preserve">had post-secondary education </w:t>
        </w:r>
        <w:bookmarkStart w:id="2175" w:name="_Hlk237506613"/>
        <w:r>
          <w:rPr>
            <w:rFonts w:ascii="Times New Roman" w:eastAsia="Times New Roman" w:hAnsi="Times New Roman"/>
            <w:sz w:val="24"/>
            <w:szCs w:val="24"/>
            <w:lang w:eastAsia="en-GB"/>
          </w:rPr>
          <w:t>(including Bachelor’s degrees, Master’s degrees, HND, PGD, NCE and OND)</w:t>
        </w:r>
        <w:bookmarkEnd w:id="2175"/>
        <w:r>
          <w:rPr>
            <w:rFonts w:ascii="Times New Roman" w:eastAsia="Times New Roman" w:hAnsi="Times New Roman"/>
            <w:sz w:val="24"/>
            <w:szCs w:val="24"/>
            <w:lang w:eastAsia="en-GB"/>
          </w:rPr>
          <w:t>, 5 participants (13.2%) had secondary education, and 9 participants (23.7%) had non-formal or other non-degree qualifications.</w:t>
        </w:r>
      </w:ins>
    </w:p>
    <w:p w14:paraId="5CC25EF6" w14:textId="77777777" w:rsidR="00B00584" w:rsidRDefault="00B00584" w:rsidP="00B00584">
      <w:pPr>
        <w:spacing w:before="100" w:beforeAutospacing="1" w:after="100" w:afterAutospacing="1" w:line="360" w:lineRule="auto"/>
        <w:jc w:val="both"/>
        <w:rPr>
          <w:ins w:id="2176" w:author="usher" w:date="2026-08-13T10:04:00Z"/>
          <w:rFonts w:ascii="Times New Roman" w:eastAsia="Times New Roman" w:hAnsi="Times New Roman"/>
          <w:sz w:val="24"/>
          <w:szCs w:val="24"/>
          <w:lang w:eastAsia="en-GB"/>
        </w:rPr>
      </w:pPr>
      <w:ins w:id="2177" w:author="usher" w:date="2026-08-13T10:04:00Z">
        <w:r>
          <w:rPr>
            <w:rFonts w:ascii="Times New Roman" w:eastAsia="Times New Roman" w:hAnsi="Times New Roman"/>
            <w:sz w:val="24"/>
            <w:szCs w:val="24"/>
            <w:lang w:eastAsia="en-GB"/>
          </w:rPr>
          <w:t>Teaching or mentoring experience in the church ranged from 1 to 30 years. Fourteen participants (36.8%) had between 1 and 5 years of experience, 10 (26.3%) had 6–10 years, 8 (21.1%) had 11–20 years, and 6 (15.8%) had 21–30 years of experience.</w:t>
        </w:r>
      </w:ins>
    </w:p>
    <w:p w14:paraId="27C1EE11" w14:textId="77777777" w:rsidR="00B00584" w:rsidRDefault="00B00584" w:rsidP="00B00584">
      <w:pPr>
        <w:spacing w:before="100" w:beforeAutospacing="1" w:after="100" w:afterAutospacing="1" w:line="360" w:lineRule="auto"/>
        <w:jc w:val="both"/>
        <w:rPr>
          <w:ins w:id="2178" w:author="usher" w:date="2026-08-13T10:04:00Z"/>
          <w:rFonts w:ascii="Times New Roman" w:eastAsia="Times New Roman" w:hAnsi="Times New Roman"/>
          <w:sz w:val="24"/>
          <w:szCs w:val="24"/>
          <w:lang w:eastAsia="en-GB"/>
        </w:rPr>
      </w:pPr>
      <w:ins w:id="2179" w:author="usher" w:date="2026-08-13T10:04:00Z">
        <w:r>
          <w:rPr>
            <w:rFonts w:ascii="Times New Roman" w:eastAsia="Times New Roman" w:hAnsi="Times New Roman"/>
            <w:sz w:val="24"/>
            <w:szCs w:val="24"/>
            <w:lang w:eastAsia="en-GB"/>
          </w:rPr>
          <w:lastRenderedPageBreak/>
          <w:t xml:space="preserve">The participants were drawn from four churches: Gospel Faith Mission International (GOFAMINT) accounted for 12 participants (31.6%), New Covenant Church for 8 (21.1%), Redeemed Christian Church of God (RCCG) for 7 (18.4%), and </w:t>
        </w:r>
        <w:proofErr w:type="spellStart"/>
        <w:r>
          <w:rPr>
            <w:rFonts w:ascii="Times New Roman" w:eastAsia="Times New Roman" w:hAnsi="Times New Roman"/>
            <w:sz w:val="24"/>
            <w:szCs w:val="24"/>
            <w:lang w:eastAsia="en-GB"/>
          </w:rPr>
          <w:t>Molete</w:t>
        </w:r>
        <w:proofErr w:type="spellEnd"/>
        <w:r>
          <w:rPr>
            <w:rFonts w:ascii="Times New Roman" w:eastAsia="Times New Roman" w:hAnsi="Times New Roman"/>
            <w:sz w:val="24"/>
            <w:szCs w:val="24"/>
            <w:lang w:eastAsia="en-GB"/>
          </w:rPr>
          <w:t xml:space="preserve"> Baptist Church for 6 (15.8%). Four participants (10.5%) did not specify their church affiliation. </w:t>
        </w:r>
        <w:r>
          <w:rPr>
            <w:rFonts w:ascii="Times New Roman" w:eastAsia="Times New Roman" w:hAnsi="Times New Roman"/>
            <w:sz w:val="24"/>
            <w:szCs w:val="24"/>
            <w:lang w:eastAsia="en-GB"/>
          </w:rPr>
          <w:br/>
          <w:t>A summary of these characteristics is presented in Table 4.1.</w:t>
        </w:r>
      </w:ins>
    </w:p>
    <w:tbl>
      <w:tblPr>
        <w:tblW w:w="9382" w:type="dxa"/>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Change w:id="2180" w:author="Daniel HENRY" w:date="2026-10-06T11:57:00Z">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PrChange>
      </w:tblPr>
      <w:tblGrid>
        <w:gridCol w:w="3017"/>
        <w:gridCol w:w="2987"/>
        <w:gridCol w:w="1390"/>
        <w:gridCol w:w="1988"/>
        <w:tblGridChange w:id="2181">
          <w:tblGrid>
            <w:gridCol w:w="2588"/>
            <w:gridCol w:w="2560"/>
            <w:gridCol w:w="1194"/>
            <w:gridCol w:w="1708"/>
          </w:tblGrid>
        </w:tblGridChange>
      </w:tblGrid>
      <w:tr w:rsidR="00B00584" w14:paraId="7B2F7904" w14:textId="77777777" w:rsidTr="00C10F2E">
        <w:trPr>
          <w:trHeight w:val="416"/>
          <w:tblHeader/>
          <w:tblCellSpacing w:w="15" w:type="dxa"/>
          <w:ins w:id="2182" w:author="usher" w:date="2026-08-13T10:04:00Z"/>
          <w:trPrChange w:id="2183" w:author="Daniel HENRY" w:date="2026-10-06T11:57:00Z">
            <w:trPr>
              <w:tblHeade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18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5D6CED4" w14:textId="77777777" w:rsidR="00B00584" w:rsidRDefault="00B00584">
            <w:pPr>
              <w:spacing w:after="0" w:line="360" w:lineRule="auto"/>
              <w:jc w:val="both"/>
              <w:rPr>
                <w:ins w:id="2185" w:author="usher" w:date="2026-08-13T10:04:00Z"/>
                <w:rFonts w:ascii="Times New Roman" w:eastAsia="Times New Roman" w:hAnsi="Times New Roman"/>
                <w:b/>
                <w:bCs/>
                <w:sz w:val="24"/>
                <w:szCs w:val="24"/>
                <w:lang w:eastAsia="en-GB"/>
              </w:rPr>
            </w:pPr>
            <w:ins w:id="2186" w:author="usher" w:date="2026-08-13T10:04:00Z">
              <w:r>
                <w:rPr>
                  <w:rFonts w:ascii="Times New Roman" w:eastAsia="Times New Roman" w:hAnsi="Times New Roman"/>
                  <w:b/>
                  <w:bCs/>
                  <w:sz w:val="24"/>
                  <w:szCs w:val="24"/>
                  <w:lang w:eastAsia="en-GB"/>
                </w:rPr>
                <w:t>Variable</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18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CC96DE3" w14:textId="77777777" w:rsidR="00B00584" w:rsidRDefault="00B00584">
            <w:pPr>
              <w:spacing w:after="0" w:line="360" w:lineRule="auto"/>
              <w:jc w:val="both"/>
              <w:rPr>
                <w:ins w:id="2188" w:author="usher" w:date="2026-08-13T10:04:00Z"/>
                <w:rFonts w:ascii="Times New Roman" w:eastAsia="Times New Roman" w:hAnsi="Times New Roman"/>
                <w:b/>
                <w:bCs/>
                <w:sz w:val="24"/>
                <w:szCs w:val="24"/>
                <w:lang w:eastAsia="en-GB"/>
              </w:rPr>
            </w:pPr>
            <w:ins w:id="2189" w:author="usher" w:date="2026-08-13T10:04:00Z">
              <w:r>
                <w:rPr>
                  <w:rFonts w:ascii="Times New Roman" w:eastAsia="Times New Roman" w:hAnsi="Times New Roman"/>
                  <w:b/>
                  <w:bCs/>
                  <w:sz w:val="24"/>
                  <w:szCs w:val="24"/>
                  <w:lang w:eastAsia="en-GB"/>
                </w:rPr>
                <w:t>Category</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19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6897342" w14:textId="77777777" w:rsidR="00B00584" w:rsidRDefault="00B00584">
            <w:pPr>
              <w:spacing w:after="0" w:line="360" w:lineRule="auto"/>
              <w:jc w:val="both"/>
              <w:rPr>
                <w:ins w:id="2191" w:author="usher" w:date="2026-08-13T10:04:00Z"/>
                <w:rFonts w:ascii="Times New Roman" w:eastAsia="Times New Roman" w:hAnsi="Times New Roman"/>
                <w:b/>
                <w:bCs/>
                <w:sz w:val="24"/>
                <w:szCs w:val="24"/>
                <w:lang w:eastAsia="en-GB"/>
              </w:rPr>
            </w:pPr>
            <w:ins w:id="2192" w:author="usher" w:date="2026-08-13T10:04:00Z">
              <w:r>
                <w:rPr>
                  <w:rFonts w:ascii="Times New Roman" w:eastAsia="Times New Roman" w:hAnsi="Times New Roman"/>
                  <w:b/>
                  <w:bCs/>
                  <w:sz w:val="24"/>
                  <w:szCs w:val="24"/>
                  <w:lang w:eastAsia="en-GB"/>
                </w:rPr>
                <w:t>Frequency</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19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21783FE" w14:textId="77777777" w:rsidR="00B00584" w:rsidRDefault="00B00584">
            <w:pPr>
              <w:spacing w:after="0" w:line="360" w:lineRule="auto"/>
              <w:jc w:val="both"/>
              <w:rPr>
                <w:ins w:id="2194" w:author="usher" w:date="2026-08-13T10:04:00Z"/>
                <w:rFonts w:ascii="Times New Roman" w:eastAsia="Times New Roman" w:hAnsi="Times New Roman"/>
                <w:b/>
                <w:bCs/>
                <w:sz w:val="24"/>
                <w:szCs w:val="24"/>
                <w:lang w:eastAsia="en-GB"/>
              </w:rPr>
            </w:pPr>
            <w:ins w:id="2195" w:author="usher" w:date="2026-08-13T10:04:00Z">
              <w:r>
                <w:rPr>
                  <w:rFonts w:ascii="Times New Roman" w:eastAsia="Times New Roman" w:hAnsi="Times New Roman"/>
                  <w:b/>
                  <w:bCs/>
                  <w:sz w:val="24"/>
                  <w:szCs w:val="24"/>
                  <w:lang w:eastAsia="en-GB"/>
                </w:rPr>
                <w:t>Percentage (%)</w:t>
              </w:r>
            </w:ins>
          </w:p>
        </w:tc>
      </w:tr>
      <w:tr w:rsidR="00B00584" w14:paraId="65523DBF" w14:textId="77777777" w:rsidTr="00C10F2E">
        <w:trPr>
          <w:trHeight w:val="416"/>
          <w:tblCellSpacing w:w="15" w:type="dxa"/>
          <w:ins w:id="2196" w:author="usher" w:date="2026-08-13T10:04:00Z"/>
          <w:trPrChange w:id="2197"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198"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6742952C" w14:textId="77777777" w:rsidR="00B00584" w:rsidRDefault="00B00584">
            <w:pPr>
              <w:spacing w:after="0" w:line="360" w:lineRule="auto"/>
              <w:jc w:val="both"/>
              <w:rPr>
                <w:ins w:id="2199" w:author="usher" w:date="2026-08-13T10:04:00Z"/>
                <w:rFonts w:ascii="Times New Roman" w:eastAsia="Times New Roman" w:hAnsi="Times New Roman"/>
                <w:sz w:val="24"/>
                <w:szCs w:val="24"/>
                <w:lang w:eastAsia="en-GB"/>
              </w:rPr>
            </w:pPr>
            <w:ins w:id="2200" w:author="usher" w:date="2026-08-13T10:04:00Z">
              <w:r>
                <w:rPr>
                  <w:rFonts w:ascii="Times New Roman" w:eastAsia="Times New Roman" w:hAnsi="Times New Roman"/>
                  <w:sz w:val="24"/>
                  <w:szCs w:val="24"/>
                  <w:lang w:eastAsia="en-GB"/>
                </w:rPr>
                <w:t>Gender</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0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061A99B" w14:textId="77777777" w:rsidR="00B00584" w:rsidRDefault="00B00584">
            <w:pPr>
              <w:spacing w:after="0" w:line="360" w:lineRule="auto"/>
              <w:jc w:val="both"/>
              <w:rPr>
                <w:ins w:id="2202" w:author="usher" w:date="2026-08-13T10:04:00Z"/>
                <w:rFonts w:ascii="Times New Roman" w:eastAsia="Times New Roman" w:hAnsi="Times New Roman"/>
                <w:sz w:val="24"/>
                <w:szCs w:val="24"/>
                <w:lang w:eastAsia="en-GB"/>
              </w:rPr>
            </w:pPr>
            <w:ins w:id="2203" w:author="usher" w:date="2026-08-13T10:04:00Z">
              <w:r>
                <w:rPr>
                  <w:rFonts w:ascii="Times New Roman" w:eastAsia="Times New Roman" w:hAnsi="Times New Roman"/>
                  <w:sz w:val="24"/>
                  <w:szCs w:val="24"/>
                  <w:lang w:eastAsia="en-GB"/>
                </w:rPr>
                <w:t>Female</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0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DB45302" w14:textId="77777777" w:rsidR="00B00584" w:rsidRDefault="00B00584">
            <w:pPr>
              <w:spacing w:after="0" w:line="360" w:lineRule="auto"/>
              <w:jc w:val="both"/>
              <w:rPr>
                <w:ins w:id="2205" w:author="usher" w:date="2026-08-13T10:04:00Z"/>
                <w:rFonts w:ascii="Times New Roman" w:eastAsia="Times New Roman" w:hAnsi="Times New Roman"/>
                <w:sz w:val="24"/>
                <w:szCs w:val="24"/>
                <w:lang w:eastAsia="en-GB"/>
              </w:rPr>
            </w:pPr>
            <w:ins w:id="2206" w:author="usher" w:date="2026-08-13T10:04:00Z">
              <w:r>
                <w:rPr>
                  <w:rFonts w:ascii="Times New Roman" w:eastAsia="Times New Roman" w:hAnsi="Times New Roman"/>
                  <w:sz w:val="24"/>
                  <w:szCs w:val="24"/>
                  <w:lang w:eastAsia="en-GB"/>
                </w:rPr>
                <w:t>29</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0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9E15A4E" w14:textId="77777777" w:rsidR="00B00584" w:rsidRDefault="00B00584">
            <w:pPr>
              <w:spacing w:after="0" w:line="360" w:lineRule="auto"/>
              <w:jc w:val="both"/>
              <w:rPr>
                <w:ins w:id="2208" w:author="usher" w:date="2026-08-13T10:04:00Z"/>
                <w:rFonts w:ascii="Times New Roman" w:eastAsia="Times New Roman" w:hAnsi="Times New Roman"/>
                <w:sz w:val="24"/>
                <w:szCs w:val="24"/>
                <w:lang w:eastAsia="en-GB"/>
              </w:rPr>
            </w:pPr>
            <w:ins w:id="2209" w:author="usher" w:date="2026-08-13T10:04:00Z">
              <w:r>
                <w:rPr>
                  <w:rFonts w:ascii="Times New Roman" w:eastAsia="Times New Roman" w:hAnsi="Times New Roman"/>
                  <w:sz w:val="24"/>
                  <w:szCs w:val="24"/>
                  <w:lang w:eastAsia="en-GB"/>
                </w:rPr>
                <w:t>76.3</w:t>
              </w:r>
            </w:ins>
          </w:p>
        </w:tc>
      </w:tr>
      <w:tr w:rsidR="00B00584" w14:paraId="52AB1392" w14:textId="77777777" w:rsidTr="00C10F2E">
        <w:trPr>
          <w:trHeight w:val="416"/>
          <w:tblCellSpacing w:w="15" w:type="dxa"/>
          <w:ins w:id="2210" w:author="usher" w:date="2026-08-13T10:04:00Z"/>
          <w:trPrChange w:id="2211"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12"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1F17B94E" w14:textId="77777777" w:rsidR="00B00584" w:rsidRDefault="00B00584">
            <w:pPr>
              <w:rPr>
                <w:ins w:id="2213"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1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6C2CB4E8" w14:textId="77777777" w:rsidR="00B00584" w:rsidRDefault="00B00584">
            <w:pPr>
              <w:spacing w:after="0" w:line="360" w:lineRule="auto"/>
              <w:jc w:val="both"/>
              <w:rPr>
                <w:ins w:id="2215" w:author="usher" w:date="2026-08-13T10:04:00Z"/>
                <w:rFonts w:ascii="Times New Roman" w:eastAsia="Times New Roman" w:hAnsi="Times New Roman"/>
                <w:sz w:val="24"/>
                <w:szCs w:val="24"/>
                <w:lang w:eastAsia="en-GB"/>
              </w:rPr>
            </w:pPr>
            <w:ins w:id="2216" w:author="usher" w:date="2026-08-13T10:04:00Z">
              <w:r>
                <w:rPr>
                  <w:rFonts w:ascii="Times New Roman" w:eastAsia="Times New Roman" w:hAnsi="Times New Roman"/>
                  <w:sz w:val="24"/>
                  <w:szCs w:val="24"/>
                  <w:lang w:eastAsia="en-GB"/>
                </w:rPr>
                <w:t>Male</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1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A2524BE" w14:textId="77777777" w:rsidR="00B00584" w:rsidRDefault="00B00584">
            <w:pPr>
              <w:spacing w:after="0" w:line="360" w:lineRule="auto"/>
              <w:jc w:val="both"/>
              <w:rPr>
                <w:ins w:id="2218" w:author="usher" w:date="2026-08-13T10:04:00Z"/>
                <w:rFonts w:ascii="Times New Roman" w:eastAsia="Times New Roman" w:hAnsi="Times New Roman"/>
                <w:sz w:val="24"/>
                <w:szCs w:val="24"/>
                <w:lang w:eastAsia="en-GB"/>
              </w:rPr>
            </w:pPr>
            <w:ins w:id="2219" w:author="usher" w:date="2026-08-13T10:04:00Z">
              <w:r>
                <w:rPr>
                  <w:rFonts w:ascii="Times New Roman" w:eastAsia="Times New Roman" w:hAnsi="Times New Roman"/>
                  <w:sz w:val="24"/>
                  <w:szCs w:val="24"/>
                  <w:lang w:eastAsia="en-GB"/>
                </w:rPr>
                <w:t>9</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2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DFF3542" w14:textId="77777777" w:rsidR="00B00584" w:rsidRDefault="00B00584">
            <w:pPr>
              <w:spacing w:after="0" w:line="360" w:lineRule="auto"/>
              <w:jc w:val="both"/>
              <w:rPr>
                <w:ins w:id="2221" w:author="usher" w:date="2026-08-13T10:04:00Z"/>
                <w:rFonts w:ascii="Times New Roman" w:eastAsia="Times New Roman" w:hAnsi="Times New Roman"/>
                <w:sz w:val="24"/>
                <w:szCs w:val="24"/>
                <w:lang w:eastAsia="en-GB"/>
              </w:rPr>
            </w:pPr>
            <w:ins w:id="2222" w:author="usher" w:date="2026-08-13T10:04:00Z">
              <w:r>
                <w:rPr>
                  <w:rFonts w:ascii="Times New Roman" w:eastAsia="Times New Roman" w:hAnsi="Times New Roman"/>
                  <w:sz w:val="24"/>
                  <w:szCs w:val="24"/>
                  <w:lang w:eastAsia="en-GB"/>
                </w:rPr>
                <w:t>23.7</w:t>
              </w:r>
            </w:ins>
          </w:p>
        </w:tc>
      </w:tr>
      <w:tr w:rsidR="00B00584" w14:paraId="127FC91E" w14:textId="77777777" w:rsidTr="00C10F2E">
        <w:trPr>
          <w:trHeight w:val="416"/>
          <w:tblCellSpacing w:w="15" w:type="dxa"/>
          <w:ins w:id="2223" w:author="usher" w:date="2026-08-13T10:04:00Z"/>
          <w:trPrChange w:id="2224"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25"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81AA5C7" w14:textId="77777777" w:rsidR="00B00584" w:rsidRDefault="00B00584">
            <w:pPr>
              <w:spacing w:after="0" w:line="360" w:lineRule="auto"/>
              <w:jc w:val="both"/>
              <w:rPr>
                <w:ins w:id="2226" w:author="usher" w:date="2026-08-13T10:04:00Z"/>
                <w:rFonts w:ascii="Times New Roman" w:eastAsia="Times New Roman" w:hAnsi="Times New Roman"/>
                <w:sz w:val="24"/>
                <w:szCs w:val="24"/>
                <w:lang w:eastAsia="en-GB"/>
              </w:rPr>
            </w:pPr>
            <w:ins w:id="2227" w:author="usher" w:date="2026-08-13T10:04:00Z">
              <w:r>
                <w:rPr>
                  <w:rFonts w:ascii="Times New Roman" w:eastAsia="Times New Roman" w:hAnsi="Times New Roman"/>
                  <w:sz w:val="24"/>
                  <w:szCs w:val="24"/>
                  <w:lang w:eastAsia="en-GB"/>
                </w:rPr>
                <w:t>Age Group</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28"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1567FB0" w14:textId="77777777" w:rsidR="00B00584" w:rsidRDefault="00B00584">
            <w:pPr>
              <w:spacing w:after="0" w:line="360" w:lineRule="auto"/>
              <w:jc w:val="both"/>
              <w:rPr>
                <w:ins w:id="2229" w:author="usher" w:date="2026-08-13T10:04:00Z"/>
                <w:rFonts w:ascii="Times New Roman" w:eastAsia="Times New Roman" w:hAnsi="Times New Roman"/>
                <w:sz w:val="24"/>
                <w:szCs w:val="24"/>
                <w:lang w:eastAsia="en-GB"/>
              </w:rPr>
            </w:pPr>
            <w:ins w:id="2230" w:author="usher" w:date="2026-08-13T10:04:00Z">
              <w:r>
                <w:rPr>
                  <w:rFonts w:ascii="Times New Roman" w:eastAsia="Times New Roman" w:hAnsi="Times New Roman"/>
                  <w:sz w:val="24"/>
                  <w:szCs w:val="24"/>
                  <w:lang w:eastAsia="en-GB"/>
                </w:rPr>
                <w:t>≤ 20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3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6E6D45D9" w14:textId="77777777" w:rsidR="00B00584" w:rsidRDefault="00B00584">
            <w:pPr>
              <w:spacing w:after="0" w:line="360" w:lineRule="auto"/>
              <w:jc w:val="both"/>
              <w:rPr>
                <w:ins w:id="2232" w:author="usher" w:date="2026-08-13T10:04:00Z"/>
                <w:rFonts w:ascii="Times New Roman" w:eastAsia="Times New Roman" w:hAnsi="Times New Roman"/>
                <w:sz w:val="24"/>
                <w:szCs w:val="24"/>
                <w:lang w:eastAsia="en-GB"/>
              </w:rPr>
            </w:pPr>
            <w:ins w:id="2233" w:author="usher" w:date="2026-08-13T10:04:00Z">
              <w:r>
                <w:rPr>
                  <w:rFonts w:ascii="Times New Roman" w:eastAsia="Times New Roman" w:hAnsi="Times New Roman"/>
                  <w:sz w:val="24"/>
                  <w:szCs w:val="24"/>
                  <w:lang w:eastAsia="en-GB"/>
                </w:rPr>
                <w:t>2</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3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11D7789" w14:textId="77777777" w:rsidR="00B00584" w:rsidRDefault="00B00584">
            <w:pPr>
              <w:spacing w:after="0" w:line="360" w:lineRule="auto"/>
              <w:jc w:val="both"/>
              <w:rPr>
                <w:ins w:id="2235" w:author="usher" w:date="2026-08-13T10:04:00Z"/>
                <w:rFonts w:ascii="Times New Roman" w:eastAsia="Times New Roman" w:hAnsi="Times New Roman"/>
                <w:sz w:val="24"/>
                <w:szCs w:val="24"/>
                <w:lang w:eastAsia="en-GB"/>
              </w:rPr>
            </w:pPr>
            <w:ins w:id="2236" w:author="usher" w:date="2026-08-13T10:04:00Z">
              <w:r>
                <w:rPr>
                  <w:rFonts w:ascii="Times New Roman" w:eastAsia="Times New Roman" w:hAnsi="Times New Roman"/>
                  <w:sz w:val="24"/>
                  <w:szCs w:val="24"/>
                  <w:lang w:eastAsia="en-GB"/>
                </w:rPr>
                <w:t>5.3</w:t>
              </w:r>
            </w:ins>
          </w:p>
        </w:tc>
      </w:tr>
      <w:tr w:rsidR="00B00584" w14:paraId="46729739" w14:textId="77777777" w:rsidTr="00C10F2E">
        <w:trPr>
          <w:trHeight w:val="431"/>
          <w:tblCellSpacing w:w="15" w:type="dxa"/>
          <w:ins w:id="2237" w:author="usher" w:date="2026-08-13T10:04:00Z"/>
          <w:trPrChange w:id="2238"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3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B535199" w14:textId="77777777" w:rsidR="00B00584" w:rsidRDefault="00B00584">
            <w:pPr>
              <w:rPr>
                <w:ins w:id="2240"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4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66E4248" w14:textId="77777777" w:rsidR="00B00584" w:rsidRDefault="00B00584">
            <w:pPr>
              <w:spacing w:after="0" w:line="360" w:lineRule="auto"/>
              <w:jc w:val="both"/>
              <w:rPr>
                <w:ins w:id="2242" w:author="usher" w:date="2026-08-13T10:04:00Z"/>
                <w:rFonts w:ascii="Times New Roman" w:eastAsia="Times New Roman" w:hAnsi="Times New Roman"/>
                <w:sz w:val="24"/>
                <w:szCs w:val="24"/>
                <w:lang w:eastAsia="en-GB"/>
              </w:rPr>
            </w:pPr>
            <w:ins w:id="2243" w:author="usher" w:date="2026-08-13T10:04:00Z">
              <w:r>
                <w:rPr>
                  <w:rFonts w:ascii="Times New Roman" w:eastAsia="Times New Roman" w:hAnsi="Times New Roman"/>
                  <w:sz w:val="24"/>
                  <w:szCs w:val="24"/>
                  <w:lang w:eastAsia="en-GB"/>
                </w:rPr>
                <w:t>21–30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4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EF1ACFB" w14:textId="77777777" w:rsidR="00B00584" w:rsidRDefault="00B00584">
            <w:pPr>
              <w:spacing w:after="0" w:line="360" w:lineRule="auto"/>
              <w:jc w:val="both"/>
              <w:rPr>
                <w:ins w:id="2245" w:author="usher" w:date="2026-08-13T10:04:00Z"/>
                <w:rFonts w:ascii="Times New Roman" w:eastAsia="Times New Roman" w:hAnsi="Times New Roman"/>
                <w:sz w:val="24"/>
                <w:szCs w:val="24"/>
                <w:lang w:eastAsia="en-GB"/>
              </w:rPr>
            </w:pPr>
            <w:ins w:id="2246" w:author="usher" w:date="2026-08-13T10:04:00Z">
              <w:r>
                <w:rPr>
                  <w:rFonts w:ascii="Times New Roman" w:eastAsia="Times New Roman" w:hAnsi="Times New Roman"/>
                  <w:sz w:val="24"/>
                  <w:szCs w:val="24"/>
                  <w:lang w:eastAsia="en-GB"/>
                </w:rPr>
                <w:t>8</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4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885F771" w14:textId="77777777" w:rsidR="00B00584" w:rsidRDefault="00B00584">
            <w:pPr>
              <w:spacing w:after="0" w:line="360" w:lineRule="auto"/>
              <w:jc w:val="both"/>
              <w:rPr>
                <w:ins w:id="2248" w:author="usher" w:date="2026-08-13T10:04:00Z"/>
                <w:rFonts w:ascii="Times New Roman" w:eastAsia="Times New Roman" w:hAnsi="Times New Roman"/>
                <w:sz w:val="24"/>
                <w:szCs w:val="24"/>
                <w:lang w:eastAsia="en-GB"/>
              </w:rPr>
            </w:pPr>
            <w:ins w:id="2249" w:author="usher" w:date="2026-08-13T10:04:00Z">
              <w:r>
                <w:rPr>
                  <w:rFonts w:ascii="Times New Roman" w:eastAsia="Times New Roman" w:hAnsi="Times New Roman"/>
                  <w:sz w:val="24"/>
                  <w:szCs w:val="24"/>
                  <w:lang w:eastAsia="en-GB"/>
                </w:rPr>
                <w:t>21.1</w:t>
              </w:r>
            </w:ins>
          </w:p>
        </w:tc>
      </w:tr>
      <w:tr w:rsidR="00B00584" w14:paraId="34E3C451" w14:textId="77777777" w:rsidTr="00C10F2E">
        <w:trPr>
          <w:trHeight w:val="416"/>
          <w:tblCellSpacing w:w="15" w:type="dxa"/>
          <w:ins w:id="2250" w:author="usher" w:date="2026-08-13T10:04:00Z"/>
          <w:trPrChange w:id="2251"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52"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5203236" w14:textId="77777777" w:rsidR="00B00584" w:rsidRDefault="00B00584">
            <w:pPr>
              <w:rPr>
                <w:ins w:id="2253"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5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F33068D" w14:textId="77777777" w:rsidR="00B00584" w:rsidRDefault="00B00584">
            <w:pPr>
              <w:spacing w:after="0" w:line="360" w:lineRule="auto"/>
              <w:jc w:val="both"/>
              <w:rPr>
                <w:ins w:id="2255" w:author="usher" w:date="2026-08-13T10:04:00Z"/>
                <w:rFonts w:ascii="Times New Roman" w:eastAsia="Times New Roman" w:hAnsi="Times New Roman"/>
                <w:sz w:val="24"/>
                <w:szCs w:val="24"/>
                <w:lang w:eastAsia="en-GB"/>
              </w:rPr>
            </w:pPr>
            <w:ins w:id="2256" w:author="usher" w:date="2026-08-13T10:04:00Z">
              <w:r>
                <w:rPr>
                  <w:rFonts w:ascii="Times New Roman" w:eastAsia="Times New Roman" w:hAnsi="Times New Roman"/>
                  <w:sz w:val="24"/>
                  <w:szCs w:val="24"/>
                  <w:lang w:eastAsia="en-GB"/>
                </w:rPr>
                <w:t>31–40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5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38F2D42" w14:textId="77777777" w:rsidR="00B00584" w:rsidRDefault="00B00584">
            <w:pPr>
              <w:spacing w:after="0" w:line="360" w:lineRule="auto"/>
              <w:jc w:val="both"/>
              <w:rPr>
                <w:ins w:id="2258" w:author="usher" w:date="2026-08-13T10:04:00Z"/>
                <w:rFonts w:ascii="Times New Roman" w:eastAsia="Times New Roman" w:hAnsi="Times New Roman"/>
                <w:sz w:val="24"/>
                <w:szCs w:val="24"/>
                <w:lang w:eastAsia="en-GB"/>
              </w:rPr>
            </w:pPr>
            <w:ins w:id="2259" w:author="usher" w:date="2026-08-13T10:04:00Z">
              <w:r>
                <w:rPr>
                  <w:rFonts w:ascii="Times New Roman" w:eastAsia="Times New Roman" w:hAnsi="Times New Roman"/>
                  <w:sz w:val="24"/>
                  <w:szCs w:val="24"/>
                  <w:lang w:eastAsia="en-GB"/>
                </w:rPr>
                <w:t>13</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6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6C8153E" w14:textId="77777777" w:rsidR="00B00584" w:rsidRDefault="00B00584">
            <w:pPr>
              <w:spacing w:after="0" w:line="360" w:lineRule="auto"/>
              <w:jc w:val="both"/>
              <w:rPr>
                <w:ins w:id="2261" w:author="usher" w:date="2026-08-13T10:04:00Z"/>
                <w:rFonts w:ascii="Times New Roman" w:eastAsia="Times New Roman" w:hAnsi="Times New Roman"/>
                <w:sz w:val="24"/>
                <w:szCs w:val="24"/>
                <w:lang w:eastAsia="en-GB"/>
              </w:rPr>
            </w:pPr>
            <w:ins w:id="2262" w:author="usher" w:date="2026-08-13T10:04:00Z">
              <w:r>
                <w:rPr>
                  <w:rFonts w:ascii="Times New Roman" w:eastAsia="Times New Roman" w:hAnsi="Times New Roman"/>
                  <w:sz w:val="24"/>
                  <w:szCs w:val="24"/>
                  <w:lang w:eastAsia="en-GB"/>
                </w:rPr>
                <w:t>34.2</w:t>
              </w:r>
            </w:ins>
          </w:p>
        </w:tc>
      </w:tr>
      <w:tr w:rsidR="00B00584" w14:paraId="65C84F69" w14:textId="77777777" w:rsidTr="00C10F2E">
        <w:trPr>
          <w:trHeight w:val="416"/>
          <w:tblCellSpacing w:w="15" w:type="dxa"/>
          <w:ins w:id="2263" w:author="usher" w:date="2026-08-13T10:04:00Z"/>
          <w:trPrChange w:id="2264"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65"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0EF1445" w14:textId="77777777" w:rsidR="00B00584" w:rsidRDefault="00B00584">
            <w:pPr>
              <w:rPr>
                <w:ins w:id="2266"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6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EE9616D" w14:textId="77777777" w:rsidR="00B00584" w:rsidRDefault="00B00584">
            <w:pPr>
              <w:spacing w:after="0" w:line="360" w:lineRule="auto"/>
              <w:jc w:val="both"/>
              <w:rPr>
                <w:ins w:id="2268" w:author="usher" w:date="2026-08-13T10:04:00Z"/>
                <w:rFonts w:ascii="Times New Roman" w:eastAsia="Times New Roman" w:hAnsi="Times New Roman"/>
                <w:sz w:val="24"/>
                <w:szCs w:val="24"/>
                <w:lang w:eastAsia="en-GB"/>
              </w:rPr>
            </w:pPr>
            <w:ins w:id="2269" w:author="usher" w:date="2026-08-13T10:04:00Z">
              <w:r>
                <w:rPr>
                  <w:rFonts w:ascii="Times New Roman" w:eastAsia="Times New Roman" w:hAnsi="Times New Roman"/>
                  <w:sz w:val="24"/>
                  <w:szCs w:val="24"/>
                  <w:lang w:eastAsia="en-GB"/>
                </w:rPr>
                <w:t>41–50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7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A4B5B94" w14:textId="77777777" w:rsidR="00B00584" w:rsidRDefault="00B00584">
            <w:pPr>
              <w:spacing w:after="0" w:line="360" w:lineRule="auto"/>
              <w:jc w:val="both"/>
              <w:rPr>
                <w:ins w:id="2271" w:author="usher" w:date="2026-08-13T10:04:00Z"/>
                <w:rFonts w:ascii="Times New Roman" w:eastAsia="Times New Roman" w:hAnsi="Times New Roman"/>
                <w:sz w:val="24"/>
                <w:szCs w:val="24"/>
                <w:lang w:eastAsia="en-GB"/>
              </w:rPr>
            </w:pPr>
            <w:ins w:id="2272" w:author="usher" w:date="2026-08-13T10:04:00Z">
              <w:r>
                <w:rPr>
                  <w:rFonts w:ascii="Times New Roman" w:eastAsia="Times New Roman" w:hAnsi="Times New Roman"/>
                  <w:sz w:val="24"/>
                  <w:szCs w:val="24"/>
                  <w:lang w:eastAsia="en-GB"/>
                </w:rPr>
                <w:t>7</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7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8051376" w14:textId="77777777" w:rsidR="00B00584" w:rsidRDefault="00B00584">
            <w:pPr>
              <w:spacing w:after="0" w:line="360" w:lineRule="auto"/>
              <w:jc w:val="both"/>
              <w:rPr>
                <w:ins w:id="2274" w:author="usher" w:date="2026-08-13T10:04:00Z"/>
                <w:rFonts w:ascii="Times New Roman" w:eastAsia="Times New Roman" w:hAnsi="Times New Roman"/>
                <w:sz w:val="24"/>
                <w:szCs w:val="24"/>
                <w:lang w:eastAsia="en-GB"/>
              </w:rPr>
            </w:pPr>
            <w:ins w:id="2275" w:author="usher" w:date="2026-08-13T10:04:00Z">
              <w:r>
                <w:rPr>
                  <w:rFonts w:ascii="Times New Roman" w:eastAsia="Times New Roman" w:hAnsi="Times New Roman"/>
                  <w:sz w:val="24"/>
                  <w:szCs w:val="24"/>
                  <w:lang w:eastAsia="en-GB"/>
                </w:rPr>
                <w:t>18.4</w:t>
              </w:r>
            </w:ins>
          </w:p>
        </w:tc>
      </w:tr>
      <w:tr w:rsidR="00B00584" w14:paraId="47D286D7" w14:textId="77777777" w:rsidTr="00C10F2E">
        <w:trPr>
          <w:trHeight w:val="416"/>
          <w:tblCellSpacing w:w="15" w:type="dxa"/>
          <w:ins w:id="2276" w:author="usher" w:date="2026-08-13T10:04:00Z"/>
          <w:trPrChange w:id="2277"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78"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09B5C2A" w14:textId="77777777" w:rsidR="00B00584" w:rsidRDefault="00B00584">
            <w:pPr>
              <w:rPr>
                <w:ins w:id="2279"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8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32B9C1C" w14:textId="77777777" w:rsidR="00B00584" w:rsidRDefault="00B00584">
            <w:pPr>
              <w:spacing w:after="0" w:line="360" w:lineRule="auto"/>
              <w:jc w:val="both"/>
              <w:rPr>
                <w:ins w:id="2281" w:author="usher" w:date="2026-08-13T10:04:00Z"/>
                <w:rFonts w:ascii="Times New Roman" w:eastAsia="Times New Roman" w:hAnsi="Times New Roman"/>
                <w:sz w:val="24"/>
                <w:szCs w:val="24"/>
                <w:lang w:eastAsia="en-GB"/>
              </w:rPr>
            </w:pPr>
            <w:ins w:id="2282" w:author="usher" w:date="2026-08-13T10:04:00Z">
              <w:r>
                <w:rPr>
                  <w:rFonts w:ascii="Times New Roman" w:eastAsia="Times New Roman" w:hAnsi="Times New Roman"/>
                  <w:sz w:val="24"/>
                  <w:szCs w:val="24"/>
                  <w:lang w:eastAsia="en-GB"/>
                </w:rPr>
                <w:t>51–60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8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6B10CABE" w14:textId="77777777" w:rsidR="00B00584" w:rsidRDefault="00B00584">
            <w:pPr>
              <w:spacing w:after="0" w:line="360" w:lineRule="auto"/>
              <w:jc w:val="both"/>
              <w:rPr>
                <w:ins w:id="2284" w:author="usher" w:date="2026-08-13T10:04:00Z"/>
                <w:rFonts w:ascii="Times New Roman" w:eastAsia="Times New Roman" w:hAnsi="Times New Roman"/>
                <w:sz w:val="24"/>
                <w:szCs w:val="24"/>
                <w:lang w:eastAsia="en-GB"/>
              </w:rPr>
            </w:pPr>
            <w:ins w:id="2285" w:author="usher" w:date="2026-08-13T10:04:00Z">
              <w:r>
                <w:rPr>
                  <w:rFonts w:ascii="Times New Roman" w:eastAsia="Times New Roman" w:hAnsi="Times New Roman"/>
                  <w:sz w:val="24"/>
                  <w:szCs w:val="24"/>
                  <w:lang w:eastAsia="en-GB"/>
                </w:rPr>
                <w:t>4</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8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E3EBC80" w14:textId="77777777" w:rsidR="00B00584" w:rsidRDefault="00B00584">
            <w:pPr>
              <w:spacing w:after="0" w:line="360" w:lineRule="auto"/>
              <w:jc w:val="both"/>
              <w:rPr>
                <w:ins w:id="2287" w:author="usher" w:date="2026-08-13T10:04:00Z"/>
                <w:rFonts w:ascii="Times New Roman" w:eastAsia="Times New Roman" w:hAnsi="Times New Roman"/>
                <w:sz w:val="24"/>
                <w:szCs w:val="24"/>
                <w:lang w:eastAsia="en-GB"/>
              </w:rPr>
            </w:pPr>
            <w:ins w:id="2288" w:author="usher" w:date="2026-08-13T10:04:00Z">
              <w:r>
                <w:rPr>
                  <w:rFonts w:ascii="Times New Roman" w:eastAsia="Times New Roman" w:hAnsi="Times New Roman"/>
                  <w:sz w:val="24"/>
                  <w:szCs w:val="24"/>
                  <w:lang w:eastAsia="en-GB"/>
                </w:rPr>
                <w:t>10.5</w:t>
              </w:r>
            </w:ins>
          </w:p>
        </w:tc>
      </w:tr>
      <w:tr w:rsidR="00B00584" w14:paraId="5F05CBBA" w14:textId="77777777" w:rsidTr="00C10F2E">
        <w:trPr>
          <w:trHeight w:val="431"/>
          <w:tblCellSpacing w:w="15" w:type="dxa"/>
          <w:ins w:id="2289" w:author="usher" w:date="2026-08-13T10:04:00Z"/>
          <w:trPrChange w:id="2290"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9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28BC82F" w14:textId="77777777" w:rsidR="00B00584" w:rsidRDefault="00B00584">
            <w:pPr>
              <w:rPr>
                <w:ins w:id="2292"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9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78BAA5B" w14:textId="77777777" w:rsidR="00B00584" w:rsidRDefault="00B00584">
            <w:pPr>
              <w:spacing w:after="0" w:line="360" w:lineRule="auto"/>
              <w:jc w:val="both"/>
              <w:rPr>
                <w:ins w:id="2294" w:author="usher" w:date="2026-08-13T10:04:00Z"/>
                <w:rFonts w:ascii="Times New Roman" w:eastAsia="Times New Roman" w:hAnsi="Times New Roman"/>
                <w:sz w:val="24"/>
                <w:szCs w:val="24"/>
                <w:lang w:eastAsia="en-GB"/>
              </w:rPr>
            </w:pPr>
            <w:ins w:id="2295" w:author="usher" w:date="2026-08-13T10:04:00Z">
              <w:r>
                <w:rPr>
                  <w:rFonts w:ascii="Times New Roman" w:eastAsia="Times New Roman" w:hAnsi="Times New Roman"/>
                  <w:sz w:val="24"/>
                  <w:szCs w:val="24"/>
                  <w:lang w:eastAsia="en-GB"/>
                </w:rPr>
                <w:t>≥ 61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9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4136BDB" w14:textId="77777777" w:rsidR="00B00584" w:rsidRDefault="00B00584">
            <w:pPr>
              <w:spacing w:after="0" w:line="360" w:lineRule="auto"/>
              <w:jc w:val="both"/>
              <w:rPr>
                <w:ins w:id="2297" w:author="usher" w:date="2026-08-13T10:04:00Z"/>
                <w:rFonts w:ascii="Times New Roman" w:eastAsia="Times New Roman" w:hAnsi="Times New Roman"/>
                <w:sz w:val="24"/>
                <w:szCs w:val="24"/>
                <w:lang w:eastAsia="en-GB"/>
              </w:rPr>
            </w:pPr>
            <w:ins w:id="2298" w:author="usher" w:date="2026-08-13T10:04:00Z">
              <w:r>
                <w:rPr>
                  <w:rFonts w:ascii="Times New Roman" w:eastAsia="Times New Roman" w:hAnsi="Times New Roman"/>
                  <w:sz w:val="24"/>
                  <w:szCs w:val="24"/>
                  <w:lang w:eastAsia="en-GB"/>
                </w:rPr>
                <w:t>4</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29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81D81B5" w14:textId="77777777" w:rsidR="00B00584" w:rsidRDefault="00B00584">
            <w:pPr>
              <w:spacing w:after="0" w:line="360" w:lineRule="auto"/>
              <w:jc w:val="both"/>
              <w:rPr>
                <w:ins w:id="2300" w:author="usher" w:date="2026-08-13T10:04:00Z"/>
                <w:rFonts w:ascii="Times New Roman" w:eastAsia="Times New Roman" w:hAnsi="Times New Roman"/>
                <w:sz w:val="24"/>
                <w:szCs w:val="24"/>
                <w:lang w:eastAsia="en-GB"/>
              </w:rPr>
            </w:pPr>
            <w:ins w:id="2301" w:author="usher" w:date="2026-08-13T10:04:00Z">
              <w:r>
                <w:rPr>
                  <w:rFonts w:ascii="Times New Roman" w:eastAsia="Times New Roman" w:hAnsi="Times New Roman"/>
                  <w:sz w:val="24"/>
                  <w:szCs w:val="24"/>
                  <w:lang w:eastAsia="en-GB"/>
                </w:rPr>
                <w:t>10.5</w:t>
              </w:r>
            </w:ins>
          </w:p>
        </w:tc>
      </w:tr>
      <w:tr w:rsidR="00B00584" w14:paraId="10BF5A4B" w14:textId="77777777" w:rsidTr="00C10F2E">
        <w:trPr>
          <w:trHeight w:val="416"/>
          <w:tblCellSpacing w:w="15" w:type="dxa"/>
          <w:ins w:id="2302" w:author="usher" w:date="2026-08-13T10:04:00Z"/>
          <w:trPrChange w:id="2303"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0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C6589A4" w14:textId="77777777" w:rsidR="00B00584" w:rsidRDefault="00B00584">
            <w:pPr>
              <w:spacing w:after="0" w:line="360" w:lineRule="auto"/>
              <w:jc w:val="both"/>
              <w:rPr>
                <w:ins w:id="2305" w:author="usher" w:date="2026-08-13T10:04:00Z"/>
                <w:rFonts w:ascii="Times New Roman" w:eastAsia="Times New Roman" w:hAnsi="Times New Roman"/>
                <w:sz w:val="24"/>
                <w:szCs w:val="24"/>
                <w:lang w:eastAsia="en-GB"/>
              </w:rPr>
            </w:pPr>
            <w:ins w:id="2306" w:author="usher" w:date="2026-08-13T10:04:00Z">
              <w:r>
                <w:rPr>
                  <w:rFonts w:ascii="Times New Roman" w:eastAsia="Times New Roman" w:hAnsi="Times New Roman"/>
                  <w:sz w:val="24"/>
                  <w:szCs w:val="24"/>
                  <w:lang w:eastAsia="en-GB"/>
                </w:rPr>
                <w:t>Educational Qualification</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0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E5E4812" w14:textId="77777777" w:rsidR="00B00584" w:rsidRDefault="00B00584">
            <w:pPr>
              <w:spacing w:after="0" w:line="360" w:lineRule="auto"/>
              <w:jc w:val="both"/>
              <w:rPr>
                <w:ins w:id="2308" w:author="usher" w:date="2026-08-13T10:04:00Z"/>
                <w:rFonts w:ascii="Times New Roman" w:eastAsia="Times New Roman" w:hAnsi="Times New Roman"/>
                <w:sz w:val="24"/>
                <w:szCs w:val="24"/>
                <w:lang w:eastAsia="en-GB"/>
              </w:rPr>
            </w:pPr>
            <w:ins w:id="2309" w:author="usher" w:date="2026-08-13T10:04:00Z">
              <w:r>
                <w:rPr>
                  <w:rFonts w:ascii="Times New Roman" w:eastAsia="Times New Roman" w:hAnsi="Times New Roman"/>
                  <w:sz w:val="24"/>
                  <w:szCs w:val="24"/>
                  <w:lang w:eastAsia="en-GB"/>
                </w:rPr>
                <w:t>Post-secondary education</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1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61FFBF2A" w14:textId="77777777" w:rsidR="00B00584" w:rsidRDefault="00B00584">
            <w:pPr>
              <w:spacing w:after="0" w:line="360" w:lineRule="auto"/>
              <w:jc w:val="both"/>
              <w:rPr>
                <w:ins w:id="2311" w:author="usher" w:date="2026-08-13T10:04:00Z"/>
                <w:rFonts w:ascii="Times New Roman" w:eastAsia="Times New Roman" w:hAnsi="Times New Roman"/>
                <w:sz w:val="24"/>
                <w:szCs w:val="24"/>
                <w:lang w:eastAsia="en-GB"/>
              </w:rPr>
            </w:pPr>
            <w:ins w:id="2312" w:author="usher" w:date="2026-08-13T10:04:00Z">
              <w:r>
                <w:rPr>
                  <w:rFonts w:ascii="Times New Roman" w:eastAsia="Times New Roman" w:hAnsi="Times New Roman"/>
                  <w:sz w:val="24"/>
                  <w:szCs w:val="24"/>
                  <w:lang w:eastAsia="en-GB"/>
                </w:rPr>
                <w:t>24</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1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B55AC4A" w14:textId="77777777" w:rsidR="00B00584" w:rsidRDefault="00B00584">
            <w:pPr>
              <w:spacing w:after="0" w:line="360" w:lineRule="auto"/>
              <w:jc w:val="both"/>
              <w:rPr>
                <w:ins w:id="2314" w:author="usher" w:date="2026-08-13T10:04:00Z"/>
                <w:rFonts w:ascii="Times New Roman" w:eastAsia="Times New Roman" w:hAnsi="Times New Roman"/>
                <w:sz w:val="24"/>
                <w:szCs w:val="24"/>
                <w:lang w:eastAsia="en-GB"/>
              </w:rPr>
            </w:pPr>
            <w:ins w:id="2315" w:author="usher" w:date="2026-08-13T10:04:00Z">
              <w:r>
                <w:rPr>
                  <w:rFonts w:ascii="Times New Roman" w:eastAsia="Times New Roman" w:hAnsi="Times New Roman"/>
                  <w:sz w:val="24"/>
                  <w:szCs w:val="24"/>
                  <w:lang w:eastAsia="en-GB"/>
                </w:rPr>
                <w:t>63.2</w:t>
              </w:r>
            </w:ins>
          </w:p>
        </w:tc>
      </w:tr>
      <w:tr w:rsidR="00B00584" w14:paraId="3EE52D4A" w14:textId="77777777" w:rsidTr="00C10F2E">
        <w:trPr>
          <w:trHeight w:val="416"/>
          <w:tblCellSpacing w:w="15" w:type="dxa"/>
          <w:ins w:id="2316" w:author="usher" w:date="2026-08-13T10:04:00Z"/>
          <w:trPrChange w:id="2317"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18"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17F7A6B2" w14:textId="77777777" w:rsidR="00B00584" w:rsidRDefault="00B00584">
            <w:pPr>
              <w:rPr>
                <w:ins w:id="2319"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2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12C2BE07" w14:textId="77777777" w:rsidR="00B00584" w:rsidRDefault="00B00584">
            <w:pPr>
              <w:spacing w:after="0" w:line="360" w:lineRule="auto"/>
              <w:jc w:val="both"/>
              <w:rPr>
                <w:ins w:id="2321" w:author="usher" w:date="2026-08-13T10:04:00Z"/>
                <w:rFonts w:ascii="Times New Roman" w:eastAsia="Times New Roman" w:hAnsi="Times New Roman"/>
                <w:sz w:val="24"/>
                <w:szCs w:val="24"/>
                <w:lang w:eastAsia="en-GB"/>
              </w:rPr>
            </w:pPr>
            <w:ins w:id="2322" w:author="usher" w:date="2026-08-13T10:04:00Z">
              <w:r>
                <w:rPr>
                  <w:rFonts w:ascii="Times New Roman" w:eastAsia="Times New Roman" w:hAnsi="Times New Roman"/>
                  <w:sz w:val="24"/>
                  <w:szCs w:val="24"/>
                  <w:lang w:eastAsia="en-GB"/>
                </w:rPr>
                <w:t>Secondary education</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2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400D155" w14:textId="77777777" w:rsidR="00B00584" w:rsidRDefault="00B00584">
            <w:pPr>
              <w:spacing w:after="0" w:line="360" w:lineRule="auto"/>
              <w:jc w:val="both"/>
              <w:rPr>
                <w:ins w:id="2324" w:author="usher" w:date="2026-08-13T10:04:00Z"/>
                <w:rFonts w:ascii="Times New Roman" w:eastAsia="Times New Roman" w:hAnsi="Times New Roman"/>
                <w:sz w:val="24"/>
                <w:szCs w:val="24"/>
                <w:lang w:eastAsia="en-GB"/>
              </w:rPr>
            </w:pPr>
            <w:ins w:id="2325" w:author="usher" w:date="2026-08-13T10:04:00Z">
              <w:r>
                <w:rPr>
                  <w:rFonts w:ascii="Times New Roman" w:eastAsia="Times New Roman" w:hAnsi="Times New Roman"/>
                  <w:sz w:val="24"/>
                  <w:szCs w:val="24"/>
                  <w:lang w:eastAsia="en-GB"/>
                </w:rPr>
                <w:t>5</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2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E6B8BF6" w14:textId="77777777" w:rsidR="00B00584" w:rsidRDefault="00B00584">
            <w:pPr>
              <w:spacing w:after="0" w:line="360" w:lineRule="auto"/>
              <w:jc w:val="both"/>
              <w:rPr>
                <w:ins w:id="2327" w:author="usher" w:date="2026-08-13T10:04:00Z"/>
                <w:rFonts w:ascii="Times New Roman" w:eastAsia="Times New Roman" w:hAnsi="Times New Roman"/>
                <w:sz w:val="24"/>
                <w:szCs w:val="24"/>
                <w:lang w:eastAsia="en-GB"/>
              </w:rPr>
            </w:pPr>
            <w:ins w:id="2328" w:author="usher" w:date="2026-08-13T10:04:00Z">
              <w:r>
                <w:rPr>
                  <w:rFonts w:ascii="Times New Roman" w:eastAsia="Times New Roman" w:hAnsi="Times New Roman"/>
                  <w:sz w:val="24"/>
                  <w:szCs w:val="24"/>
                  <w:lang w:eastAsia="en-GB"/>
                </w:rPr>
                <w:t>13.2</w:t>
              </w:r>
            </w:ins>
          </w:p>
        </w:tc>
      </w:tr>
      <w:tr w:rsidR="00B00584" w14:paraId="6D67C9FC" w14:textId="77777777" w:rsidTr="00C10F2E">
        <w:trPr>
          <w:trHeight w:val="431"/>
          <w:tblCellSpacing w:w="15" w:type="dxa"/>
          <w:ins w:id="2329" w:author="usher" w:date="2026-08-13T10:04:00Z"/>
          <w:trPrChange w:id="2330"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3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9075050" w14:textId="77777777" w:rsidR="00B00584" w:rsidRDefault="00B00584">
            <w:pPr>
              <w:rPr>
                <w:ins w:id="2332"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3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8A10480" w14:textId="77777777" w:rsidR="00B00584" w:rsidRDefault="00B00584">
            <w:pPr>
              <w:spacing w:after="0" w:line="360" w:lineRule="auto"/>
              <w:jc w:val="both"/>
              <w:rPr>
                <w:ins w:id="2334" w:author="usher" w:date="2026-08-13T10:04:00Z"/>
                <w:rFonts w:ascii="Times New Roman" w:eastAsia="Times New Roman" w:hAnsi="Times New Roman"/>
                <w:sz w:val="24"/>
                <w:szCs w:val="24"/>
                <w:lang w:eastAsia="en-GB"/>
              </w:rPr>
            </w:pPr>
            <w:ins w:id="2335" w:author="usher" w:date="2026-08-13T10:04:00Z">
              <w:r>
                <w:rPr>
                  <w:rFonts w:ascii="Times New Roman" w:eastAsia="Times New Roman" w:hAnsi="Times New Roman"/>
                  <w:sz w:val="24"/>
                  <w:szCs w:val="24"/>
                  <w:lang w:eastAsia="en-GB"/>
                </w:rPr>
                <w:t>Non-formal / Other</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3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4366AA8" w14:textId="77777777" w:rsidR="00B00584" w:rsidRDefault="00B00584">
            <w:pPr>
              <w:spacing w:after="0" w:line="360" w:lineRule="auto"/>
              <w:jc w:val="both"/>
              <w:rPr>
                <w:ins w:id="2337" w:author="usher" w:date="2026-08-13T10:04:00Z"/>
                <w:rFonts w:ascii="Times New Roman" w:eastAsia="Times New Roman" w:hAnsi="Times New Roman"/>
                <w:sz w:val="24"/>
                <w:szCs w:val="24"/>
                <w:lang w:eastAsia="en-GB"/>
              </w:rPr>
            </w:pPr>
            <w:ins w:id="2338" w:author="usher" w:date="2026-08-13T10:04:00Z">
              <w:r>
                <w:rPr>
                  <w:rFonts w:ascii="Times New Roman" w:eastAsia="Times New Roman" w:hAnsi="Times New Roman"/>
                  <w:sz w:val="24"/>
                  <w:szCs w:val="24"/>
                  <w:lang w:eastAsia="en-GB"/>
                </w:rPr>
                <w:t>9</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3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6A685CC" w14:textId="77777777" w:rsidR="00B00584" w:rsidRDefault="00B00584">
            <w:pPr>
              <w:spacing w:after="0" w:line="360" w:lineRule="auto"/>
              <w:jc w:val="both"/>
              <w:rPr>
                <w:ins w:id="2340" w:author="usher" w:date="2026-08-13T10:04:00Z"/>
                <w:rFonts w:ascii="Times New Roman" w:eastAsia="Times New Roman" w:hAnsi="Times New Roman"/>
                <w:sz w:val="24"/>
                <w:szCs w:val="24"/>
                <w:lang w:eastAsia="en-GB"/>
              </w:rPr>
            </w:pPr>
            <w:ins w:id="2341" w:author="usher" w:date="2026-08-13T10:04:00Z">
              <w:r>
                <w:rPr>
                  <w:rFonts w:ascii="Times New Roman" w:eastAsia="Times New Roman" w:hAnsi="Times New Roman"/>
                  <w:sz w:val="24"/>
                  <w:szCs w:val="24"/>
                  <w:lang w:eastAsia="en-GB"/>
                </w:rPr>
                <w:t>23.7</w:t>
              </w:r>
            </w:ins>
          </w:p>
        </w:tc>
      </w:tr>
      <w:tr w:rsidR="00B00584" w14:paraId="34C0F743" w14:textId="77777777" w:rsidTr="00C10F2E">
        <w:trPr>
          <w:trHeight w:val="416"/>
          <w:tblCellSpacing w:w="15" w:type="dxa"/>
          <w:ins w:id="2342" w:author="usher" w:date="2026-08-13T10:04:00Z"/>
          <w:trPrChange w:id="2343"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4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1BCB186" w14:textId="77777777" w:rsidR="00B00584" w:rsidRDefault="00B00584">
            <w:pPr>
              <w:spacing w:after="0" w:line="360" w:lineRule="auto"/>
              <w:jc w:val="both"/>
              <w:rPr>
                <w:ins w:id="2345" w:author="usher" w:date="2026-08-13T10:04:00Z"/>
                <w:rFonts w:ascii="Times New Roman" w:eastAsia="Times New Roman" w:hAnsi="Times New Roman"/>
                <w:sz w:val="24"/>
                <w:szCs w:val="24"/>
                <w:lang w:eastAsia="en-GB"/>
              </w:rPr>
            </w:pPr>
            <w:ins w:id="2346" w:author="usher" w:date="2026-08-13T10:04:00Z">
              <w:r>
                <w:rPr>
                  <w:rFonts w:ascii="Times New Roman" w:eastAsia="Times New Roman" w:hAnsi="Times New Roman"/>
                  <w:sz w:val="24"/>
                  <w:szCs w:val="24"/>
                  <w:lang w:eastAsia="en-GB"/>
                </w:rPr>
                <w:t>Years as Teacher/Mentor</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4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EF32796" w14:textId="77777777" w:rsidR="00B00584" w:rsidRDefault="00B00584">
            <w:pPr>
              <w:spacing w:after="0" w:line="360" w:lineRule="auto"/>
              <w:jc w:val="both"/>
              <w:rPr>
                <w:ins w:id="2348" w:author="usher" w:date="2026-08-13T10:04:00Z"/>
                <w:rFonts w:ascii="Times New Roman" w:eastAsia="Times New Roman" w:hAnsi="Times New Roman"/>
                <w:sz w:val="24"/>
                <w:szCs w:val="24"/>
                <w:lang w:eastAsia="en-GB"/>
              </w:rPr>
            </w:pPr>
            <w:ins w:id="2349" w:author="usher" w:date="2026-08-13T10:04:00Z">
              <w:r>
                <w:rPr>
                  <w:rFonts w:ascii="Times New Roman" w:eastAsia="Times New Roman" w:hAnsi="Times New Roman"/>
                  <w:sz w:val="24"/>
                  <w:szCs w:val="24"/>
                  <w:lang w:eastAsia="en-GB"/>
                </w:rPr>
                <w:t>1–5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5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1429163" w14:textId="77777777" w:rsidR="00B00584" w:rsidRDefault="00B00584">
            <w:pPr>
              <w:spacing w:after="0" w:line="360" w:lineRule="auto"/>
              <w:jc w:val="both"/>
              <w:rPr>
                <w:ins w:id="2351" w:author="usher" w:date="2026-08-13T10:04:00Z"/>
                <w:rFonts w:ascii="Times New Roman" w:eastAsia="Times New Roman" w:hAnsi="Times New Roman"/>
                <w:sz w:val="24"/>
                <w:szCs w:val="24"/>
                <w:lang w:eastAsia="en-GB"/>
              </w:rPr>
            </w:pPr>
            <w:ins w:id="2352" w:author="usher" w:date="2026-08-13T10:04:00Z">
              <w:r>
                <w:rPr>
                  <w:rFonts w:ascii="Times New Roman" w:eastAsia="Times New Roman" w:hAnsi="Times New Roman"/>
                  <w:sz w:val="24"/>
                  <w:szCs w:val="24"/>
                  <w:lang w:eastAsia="en-GB"/>
                </w:rPr>
                <w:t>14</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5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1D07263" w14:textId="77777777" w:rsidR="00B00584" w:rsidRDefault="00B00584">
            <w:pPr>
              <w:spacing w:after="0" w:line="360" w:lineRule="auto"/>
              <w:jc w:val="both"/>
              <w:rPr>
                <w:ins w:id="2354" w:author="usher" w:date="2026-08-13T10:04:00Z"/>
                <w:rFonts w:ascii="Times New Roman" w:eastAsia="Times New Roman" w:hAnsi="Times New Roman"/>
                <w:sz w:val="24"/>
                <w:szCs w:val="24"/>
                <w:lang w:eastAsia="en-GB"/>
              </w:rPr>
            </w:pPr>
            <w:ins w:id="2355" w:author="usher" w:date="2026-08-13T10:04:00Z">
              <w:r>
                <w:rPr>
                  <w:rFonts w:ascii="Times New Roman" w:eastAsia="Times New Roman" w:hAnsi="Times New Roman"/>
                  <w:sz w:val="24"/>
                  <w:szCs w:val="24"/>
                  <w:lang w:eastAsia="en-GB"/>
                </w:rPr>
                <w:t>36.8</w:t>
              </w:r>
            </w:ins>
          </w:p>
        </w:tc>
      </w:tr>
      <w:tr w:rsidR="00B00584" w14:paraId="6F75D318" w14:textId="77777777" w:rsidTr="00C10F2E">
        <w:trPr>
          <w:trHeight w:val="416"/>
          <w:tblCellSpacing w:w="15" w:type="dxa"/>
          <w:ins w:id="2356" w:author="usher" w:date="2026-08-13T10:04:00Z"/>
          <w:trPrChange w:id="2357"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58"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69DAA121" w14:textId="77777777" w:rsidR="00B00584" w:rsidRDefault="00B00584">
            <w:pPr>
              <w:rPr>
                <w:ins w:id="2359"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6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3644D07" w14:textId="77777777" w:rsidR="00B00584" w:rsidRDefault="00B00584">
            <w:pPr>
              <w:spacing w:after="0" w:line="360" w:lineRule="auto"/>
              <w:jc w:val="both"/>
              <w:rPr>
                <w:ins w:id="2361" w:author="usher" w:date="2026-08-13T10:04:00Z"/>
                <w:rFonts w:ascii="Times New Roman" w:eastAsia="Times New Roman" w:hAnsi="Times New Roman"/>
                <w:sz w:val="24"/>
                <w:szCs w:val="24"/>
                <w:lang w:eastAsia="en-GB"/>
              </w:rPr>
            </w:pPr>
            <w:ins w:id="2362" w:author="usher" w:date="2026-08-13T10:04:00Z">
              <w:r>
                <w:rPr>
                  <w:rFonts w:ascii="Times New Roman" w:eastAsia="Times New Roman" w:hAnsi="Times New Roman"/>
                  <w:sz w:val="24"/>
                  <w:szCs w:val="24"/>
                  <w:lang w:eastAsia="en-GB"/>
                </w:rPr>
                <w:t>6–10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6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9EBB772" w14:textId="77777777" w:rsidR="00B00584" w:rsidRDefault="00B00584">
            <w:pPr>
              <w:spacing w:after="0" w:line="360" w:lineRule="auto"/>
              <w:jc w:val="both"/>
              <w:rPr>
                <w:ins w:id="2364" w:author="usher" w:date="2026-08-13T10:04:00Z"/>
                <w:rFonts w:ascii="Times New Roman" w:eastAsia="Times New Roman" w:hAnsi="Times New Roman"/>
                <w:sz w:val="24"/>
                <w:szCs w:val="24"/>
                <w:lang w:eastAsia="en-GB"/>
              </w:rPr>
            </w:pPr>
            <w:ins w:id="2365" w:author="usher" w:date="2026-08-13T10:04:00Z">
              <w:r>
                <w:rPr>
                  <w:rFonts w:ascii="Times New Roman" w:eastAsia="Times New Roman" w:hAnsi="Times New Roman"/>
                  <w:sz w:val="24"/>
                  <w:szCs w:val="24"/>
                  <w:lang w:eastAsia="en-GB"/>
                </w:rPr>
                <w:t>10</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6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2E96935" w14:textId="77777777" w:rsidR="00B00584" w:rsidRDefault="00B00584">
            <w:pPr>
              <w:spacing w:after="0" w:line="360" w:lineRule="auto"/>
              <w:jc w:val="both"/>
              <w:rPr>
                <w:ins w:id="2367" w:author="usher" w:date="2026-08-13T10:04:00Z"/>
                <w:rFonts w:ascii="Times New Roman" w:eastAsia="Times New Roman" w:hAnsi="Times New Roman"/>
                <w:sz w:val="24"/>
                <w:szCs w:val="24"/>
                <w:lang w:eastAsia="en-GB"/>
              </w:rPr>
            </w:pPr>
            <w:ins w:id="2368" w:author="usher" w:date="2026-08-13T10:04:00Z">
              <w:r>
                <w:rPr>
                  <w:rFonts w:ascii="Times New Roman" w:eastAsia="Times New Roman" w:hAnsi="Times New Roman"/>
                  <w:sz w:val="24"/>
                  <w:szCs w:val="24"/>
                  <w:lang w:eastAsia="en-GB"/>
                </w:rPr>
                <w:t>26.3</w:t>
              </w:r>
            </w:ins>
          </w:p>
        </w:tc>
      </w:tr>
      <w:tr w:rsidR="00B00584" w14:paraId="02E206A3" w14:textId="77777777" w:rsidTr="00C10F2E">
        <w:trPr>
          <w:trHeight w:val="416"/>
          <w:tblCellSpacing w:w="15" w:type="dxa"/>
          <w:ins w:id="2369" w:author="usher" w:date="2026-08-13T10:04:00Z"/>
          <w:trPrChange w:id="2370"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7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16302C71" w14:textId="77777777" w:rsidR="00B00584" w:rsidRDefault="00B00584">
            <w:pPr>
              <w:rPr>
                <w:ins w:id="2372"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7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125B41B" w14:textId="77777777" w:rsidR="00B00584" w:rsidRDefault="00B00584">
            <w:pPr>
              <w:spacing w:after="0" w:line="360" w:lineRule="auto"/>
              <w:jc w:val="both"/>
              <w:rPr>
                <w:ins w:id="2374" w:author="usher" w:date="2026-08-13T10:04:00Z"/>
                <w:rFonts w:ascii="Times New Roman" w:eastAsia="Times New Roman" w:hAnsi="Times New Roman"/>
                <w:sz w:val="24"/>
                <w:szCs w:val="24"/>
                <w:lang w:eastAsia="en-GB"/>
              </w:rPr>
            </w:pPr>
            <w:ins w:id="2375" w:author="usher" w:date="2026-08-13T10:04:00Z">
              <w:r>
                <w:rPr>
                  <w:rFonts w:ascii="Times New Roman" w:eastAsia="Times New Roman" w:hAnsi="Times New Roman"/>
                  <w:sz w:val="24"/>
                  <w:szCs w:val="24"/>
                  <w:lang w:eastAsia="en-GB"/>
                </w:rPr>
                <w:t>11–20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7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E7B4D78" w14:textId="77777777" w:rsidR="00B00584" w:rsidRDefault="00B00584">
            <w:pPr>
              <w:spacing w:after="0" w:line="360" w:lineRule="auto"/>
              <w:jc w:val="both"/>
              <w:rPr>
                <w:ins w:id="2377" w:author="usher" w:date="2026-08-13T10:04:00Z"/>
                <w:rFonts w:ascii="Times New Roman" w:eastAsia="Times New Roman" w:hAnsi="Times New Roman"/>
                <w:sz w:val="24"/>
                <w:szCs w:val="24"/>
                <w:lang w:eastAsia="en-GB"/>
              </w:rPr>
            </w:pPr>
            <w:ins w:id="2378" w:author="usher" w:date="2026-08-13T10:04:00Z">
              <w:r>
                <w:rPr>
                  <w:rFonts w:ascii="Times New Roman" w:eastAsia="Times New Roman" w:hAnsi="Times New Roman"/>
                  <w:sz w:val="24"/>
                  <w:szCs w:val="24"/>
                  <w:lang w:eastAsia="en-GB"/>
                </w:rPr>
                <w:t>8</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7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B57D061" w14:textId="77777777" w:rsidR="00B00584" w:rsidRDefault="00B00584">
            <w:pPr>
              <w:spacing w:after="0" w:line="360" w:lineRule="auto"/>
              <w:jc w:val="both"/>
              <w:rPr>
                <w:ins w:id="2380" w:author="usher" w:date="2026-08-13T10:04:00Z"/>
                <w:rFonts w:ascii="Times New Roman" w:eastAsia="Times New Roman" w:hAnsi="Times New Roman"/>
                <w:sz w:val="24"/>
                <w:szCs w:val="24"/>
                <w:lang w:eastAsia="en-GB"/>
              </w:rPr>
            </w:pPr>
            <w:ins w:id="2381" w:author="usher" w:date="2026-08-13T10:04:00Z">
              <w:r>
                <w:rPr>
                  <w:rFonts w:ascii="Times New Roman" w:eastAsia="Times New Roman" w:hAnsi="Times New Roman"/>
                  <w:sz w:val="24"/>
                  <w:szCs w:val="24"/>
                  <w:lang w:eastAsia="en-GB"/>
                </w:rPr>
                <w:t>21.1</w:t>
              </w:r>
            </w:ins>
          </w:p>
        </w:tc>
      </w:tr>
      <w:tr w:rsidR="00B00584" w14:paraId="5157E189" w14:textId="77777777" w:rsidTr="00C10F2E">
        <w:trPr>
          <w:trHeight w:val="431"/>
          <w:tblCellSpacing w:w="15" w:type="dxa"/>
          <w:ins w:id="2382" w:author="usher" w:date="2026-08-13T10:04:00Z"/>
          <w:trPrChange w:id="2383"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8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425562F" w14:textId="77777777" w:rsidR="00B00584" w:rsidRDefault="00B00584">
            <w:pPr>
              <w:rPr>
                <w:ins w:id="2385"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8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1768210C" w14:textId="77777777" w:rsidR="00B00584" w:rsidRDefault="00B00584">
            <w:pPr>
              <w:spacing w:after="0" w:line="360" w:lineRule="auto"/>
              <w:jc w:val="both"/>
              <w:rPr>
                <w:ins w:id="2387" w:author="usher" w:date="2026-08-13T10:04:00Z"/>
                <w:rFonts w:ascii="Times New Roman" w:eastAsia="Times New Roman" w:hAnsi="Times New Roman"/>
                <w:sz w:val="24"/>
                <w:szCs w:val="24"/>
                <w:lang w:eastAsia="en-GB"/>
              </w:rPr>
            </w:pPr>
            <w:ins w:id="2388" w:author="usher" w:date="2026-08-13T10:04:00Z">
              <w:r>
                <w:rPr>
                  <w:rFonts w:ascii="Times New Roman" w:eastAsia="Times New Roman" w:hAnsi="Times New Roman"/>
                  <w:sz w:val="24"/>
                  <w:szCs w:val="24"/>
                  <w:lang w:eastAsia="en-GB"/>
                </w:rPr>
                <w:t>21–30 years</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8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10C876EB" w14:textId="77777777" w:rsidR="00B00584" w:rsidRDefault="00B00584">
            <w:pPr>
              <w:spacing w:after="0" w:line="360" w:lineRule="auto"/>
              <w:jc w:val="both"/>
              <w:rPr>
                <w:ins w:id="2390" w:author="usher" w:date="2026-08-13T10:04:00Z"/>
                <w:rFonts w:ascii="Times New Roman" w:eastAsia="Times New Roman" w:hAnsi="Times New Roman"/>
                <w:sz w:val="24"/>
                <w:szCs w:val="24"/>
                <w:lang w:eastAsia="en-GB"/>
              </w:rPr>
            </w:pPr>
            <w:ins w:id="2391" w:author="usher" w:date="2026-08-13T10:04:00Z">
              <w:r>
                <w:rPr>
                  <w:rFonts w:ascii="Times New Roman" w:eastAsia="Times New Roman" w:hAnsi="Times New Roman"/>
                  <w:sz w:val="24"/>
                  <w:szCs w:val="24"/>
                  <w:lang w:eastAsia="en-GB"/>
                </w:rPr>
                <w:t>6</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92"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586D9A1" w14:textId="77777777" w:rsidR="00B00584" w:rsidRDefault="00B00584">
            <w:pPr>
              <w:spacing w:after="0" w:line="360" w:lineRule="auto"/>
              <w:jc w:val="both"/>
              <w:rPr>
                <w:ins w:id="2393" w:author="usher" w:date="2026-08-13T10:04:00Z"/>
                <w:rFonts w:ascii="Times New Roman" w:eastAsia="Times New Roman" w:hAnsi="Times New Roman"/>
                <w:sz w:val="24"/>
                <w:szCs w:val="24"/>
                <w:lang w:eastAsia="en-GB"/>
              </w:rPr>
            </w:pPr>
            <w:ins w:id="2394" w:author="usher" w:date="2026-08-13T10:04:00Z">
              <w:r>
                <w:rPr>
                  <w:rFonts w:ascii="Times New Roman" w:eastAsia="Times New Roman" w:hAnsi="Times New Roman"/>
                  <w:sz w:val="24"/>
                  <w:szCs w:val="24"/>
                  <w:lang w:eastAsia="en-GB"/>
                </w:rPr>
                <w:t>15.8</w:t>
              </w:r>
            </w:ins>
          </w:p>
        </w:tc>
      </w:tr>
      <w:tr w:rsidR="00B00584" w14:paraId="2D53C6C6" w14:textId="77777777" w:rsidTr="00C10F2E">
        <w:trPr>
          <w:trHeight w:val="416"/>
          <w:tblCellSpacing w:w="15" w:type="dxa"/>
          <w:ins w:id="2395" w:author="usher" w:date="2026-08-13T10:04:00Z"/>
          <w:trPrChange w:id="2396"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39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3741BEA" w14:textId="77777777" w:rsidR="00B00584" w:rsidRDefault="00B00584">
            <w:pPr>
              <w:spacing w:after="0" w:line="360" w:lineRule="auto"/>
              <w:jc w:val="both"/>
              <w:rPr>
                <w:ins w:id="2398" w:author="usher" w:date="2026-08-13T10:04:00Z"/>
                <w:rFonts w:ascii="Times New Roman" w:eastAsia="Times New Roman" w:hAnsi="Times New Roman"/>
                <w:sz w:val="24"/>
                <w:szCs w:val="24"/>
                <w:lang w:eastAsia="en-GB"/>
              </w:rPr>
            </w:pPr>
            <w:ins w:id="2399" w:author="usher" w:date="2026-08-13T10:04:00Z">
              <w:r>
                <w:rPr>
                  <w:rFonts w:ascii="Times New Roman" w:eastAsia="Times New Roman" w:hAnsi="Times New Roman"/>
                  <w:sz w:val="24"/>
                  <w:szCs w:val="24"/>
                  <w:lang w:eastAsia="en-GB"/>
                </w:rPr>
                <w:t>Church Affiliation</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0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85F9D01" w14:textId="77777777" w:rsidR="00B00584" w:rsidRDefault="00B00584">
            <w:pPr>
              <w:spacing w:after="0" w:line="360" w:lineRule="auto"/>
              <w:jc w:val="both"/>
              <w:rPr>
                <w:ins w:id="2401" w:author="usher" w:date="2026-08-13T10:04:00Z"/>
                <w:rFonts w:ascii="Times New Roman" w:eastAsia="Times New Roman" w:hAnsi="Times New Roman"/>
                <w:sz w:val="24"/>
                <w:szCs w:val="24"/>
                <w:lang w:eastAsia="en-GB"/>
              </w:rPr>
            </w:pPr>
            <w:ins w:id="2402" w:author="usher" w:date="2026-08-13T10:04:00Z">
              <w:r>
                <w:rPr>
                  <w:rFonts w:ascii="Times New Roman" w:eastAsia="Times New Roman" w:hAnsi="Times New Roman"/>
                  <w:sz w:val="24"/>
                  <w:szCs w:val="24"/>
                  <w:lang w:eastAsia="en-GB"/>
                </w:rPr>
                <w:t>GOFAMINT</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0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716DD4B" w14:textId="77777777" w:rsidR="00B00584" w:rsidRDefault="00B00584">
            <w:pPr>
              <w:spacing w:after="0" w:line="360" w:lineRule="auto"/>
              <w:jc w:val="both"/>
              <w:rPr>
                <w:ins w:id="2404" w:author="usher" w:date="2026-08-13T10:04:00Z"/>
                <w:rFonts w:ascii="Times New Roman" w:eastAsia="Times New Roman" w:hAnsi="Times New Roman"/>
                <w:sz w:val="24"/>
                <w:szCs w:val="24"/>
                <w:lang w:eastAsia="en-GB"/>
              </w:rPr>
            </w:pPr>
            <w:ins w:id="2405" w:author="usher" w:date="2026-08-13T10:04:00Z">
              <w:r>
                <w:rPr>
                  <w:rFonts w:ascii="Times New Roman" w:eastAsia="Times New Roman" w:hAnsi="Times New Roman"/>
                  <w:sz w:val="24"/>
                  <w:szCs w:val="24"/>
                  <w:lang w:eastAsia="en-GB"/>
                </w:rPr>
                <w:t>12</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0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3346D59" w14:textId="77777777" w:rsidR="00B00584" w:rsidRDefault="00B00584">
            <w:pPr>
              <w:spacing w:after="0" w:line="360" w:lineRule="auto"/>
              <w:jc w:val="both"/>
              <w:rPr>
                <w:ins w:id="2407" w:author="usher" w:date="2026-08-13T10:04:00Z"/>
                <w:rFonts w:ascii="Times New Roman" w:eastAsia="Times New Roman" w:hAnsi="Times New Roman"/>
                <w:sz w:val="24"/>
                <w:szCs w:val="24"/>
                <w:lang w:eastAsia="en-GB"/>
              </w:rPr>
            </w:pPr>
            <w:ins w:id="2408" w:author="usher" w:date="2026-08-13T10:04:00Z">
              <w:r>
                <w:rPr>
                  <w:rFonts w:ascii="Times New Roman" w:eastAsia="Times New Roman" w:hAnsi="Times New Roman"/>
                  <w:sz w:val="24"/>
                  <w:szCs w:val="24"/>
                  <w:lang w:eastAsia="en-GB"/>
                </w:rPr>
                <w:t>31.6</w:t>
              </w:r>
            </w:ins>
          </w:p>
        </w:tc>
      </w:tr>
      <w:tr w:rsidR="00B00584" w14:paraId="3A3E7DE7" w14:textId="77777777" w:rsidTr="00C10F2E">
        <w:trPr>
          <w:trHeight w:val="416"/>
          <w:tblCellSpacing w:w="15" w:type="dxa"/>
          <w:ins w:id="2409" w:author="usher" w:date="2026-08-13T10:04:00Z"/>
          <w:trPrChange w:id="2410"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11"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1FD72CC" w14:textId="77777777" w:rsidR="00B00584" w:rsidRDefault="00B00584">
            <w:pPr>
              <w:rPr>
                <w:ins w:id="2412"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13"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7329BFEB" w14:textId="77777777" w:rsidR="00B00584" w:rsidRDefault="00B00584">
            <w:pPr>
              <w:spacing w:after="0" w:line="360" w:lineRule="auto"/>
              <w:jc w:val="both"/>
              <w:rPr>
                <w:ins w:id="2414" w:author="usher" w:date="2026-08-13T10:04:00Z"/>
                <w:rFonts w:ascii="Times New Roman" w:eastAsia="Times New Roman" w:hAnsi="Times New Roman"/>
                <w:sz w:val="24"/>
                <w:szCs w:val="24"/>
                <w:lang w:eastAsia="en-GB"/>
              </w:rPr>
            </w:pPr>
            <w:ins w:id="2415" w:author="usher" w:date="2026-08-13T10:04:00Z">
              <w:r>
                <w:rPr>
                  <w:rFonts w:ascii="Times New Roman" w:eastAsia="Times New Roman" w:hAnsi="Times New Roman"/>
                  <w:sz w:val="24"/>
                  <w:szCs w:val="24"/>
                  <w:lang w:eastAsia="en-GB"/>
                </w:rPr>
                <w:t>New Covenant Church</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1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3B482FA" w14:textId="77777777" w:rsidR="00B00584" w:rsidRDefault="00B00584">
            <w:pPr>
              <w:spacing w:after="0" w:line="360" w:lineRule="auto"/>
              <w:jc w:val="both"/>
              <w:rPr>
                <w:ins w:id="2417" w:author="usher" w:date="2026-08-13T10:04:00Z"/>
                <w:rFonts w:ascii="Times New Roman" w:eastAsia="Times New Roman" w:hAnsi="Times New Roman"/>
                <w:sz w:val="24"/>
                <w:szCs w:val="24"/>
                <w:lang w:eastAsia="en-GB"/>
              </w:rPr>
            </w:pPr>
            <w:ins w:id="2418" w:author="usher" w:date="2026-08-13T10:04:00Z">
              <w:r>
                <w:rPr>
                  <w:rFonts w:ascii="Times New Roman" w:eastAsia="Times New Roman" w:hAnsi="Times New Roman"/>
                  <w:sz w:val="24"/>
                  <w:szCs w:val="24"/>
                  <w:lang w:eastAsia="en-GB"/>
                </w:rPr>
                <w:t>8</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1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F116AE3" w14:textId="77777777" w:rsidR="00B00584" w:rsidRDefault="00B00584">
            <w:pPr>
              <w:spacing w:after="0" w:line="360" w:lineRule="auto"/>
              <w:jc w:val="both"/>
              <w:rPr>
                <w:ins w:id="2420" w:author="usher" w:date="2026-08-13T10:04:00Z"/>
                <w:rFonts w:ascii="Times New Roman" w:eastAsia="Times New Roman" w:hAnsi="Times New Roman"/>
                <w:sz w:val="24"/>
                <w:szCs w:val="24"/>
                <w:lang w:eastAsia="en-GB"/>
              </w:rPr>
            </w:pPr>
            <w:ins w:id="2421" w:author="usher" w:date="2026-08-13T10:04:00Z">
              <w:r>
                <w:rPr>
                  <w:rFonts w:ascii="Times New Roman" w:eastAsia="Times New Roman" w:hAnsi="Times New Roman"/>
                  <w:sz w:val="24"/>
                  <w:szCs w:val="24"/>
                  <w:lang w:eastAsia="en-GB"/>
                </w:rPr>
                <w:t>21.1</w:t>
              </w:r>
            </w:ins>
          </w:p>
        </w:tc>
      </w:tr>
      <w:tr w:rsidR="00B00584" w14:paraId="10A1A143" w14:textId="77777777" w:rsidTr="00C10F2E">
        <w:trPr>
          <w:trHeight w:val="416"/>
          <w:tblCellSpacing w:w="15" w:type="dxa"/>
          <w:ins w:id="2422" w:author="usher" w:date="2026-08-13T10:04:00Z"/>
          <w:trPrChange w:id="2423"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24"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A70CEED" w14:textId="77777777" w:rsidR="00B00584" w:rsidRDefault="00B00584">
            <w:pPr>
              <w:rPr>
                <w:ins w:id="2425"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26"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4BF22EE" w14:textId="77777777" w:rsidR="00B00584" w:rsidRDefault="00B00584">
            <w:pPr>
              <w:spacing w:after="0" w:line="360" w:lineRule="auto"/>
              <w:jc w:val="both"/>
              <w:rPr>
                <w:ins w:id="2427" w:author="usher" w:date="2026-08-13T10:04:00Z"/>
                <w:rFonts w:ascii="Times New Roman" w:eastAsia="Times New Roman" w:hAnsi="Times New Roman"/>
                <w:sz w:val="24"/>
                <w:szCs w:val="24"/>
                <w:lang w:eastAsia="en-GB"/>
              </w:rPr>
            </w:pPr>
            <w:ins w:id="2428" w:author="usher" w:date="2026-08-13T10:04:00Z">
              <w:r>
                <w:rPr>
                  <w:rFonts w:ascii="Times New Roman" w:eastAsia="Times New Roman" w:hAnsi="Times New Roman"/>
                  <w:sz w:val="24"/>
                  <w:szCs w:val="24"/>
                  <w:lang w:eastAsia="en-GB"/>
                </w:rPr>
                <w:t>RCCG</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2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3ABCD37" w14:textId="77777777" w:rsidR="00B00584" w:rsidRDefault="00B00584">
            <w:pPr>
              <w:spacing w:after="0" w:line="360" w:lineRule="auto"/>
              <w:jc w:val="both"/>
              <w:rPr>
                <w:ins w:id="2430" w:author="usher" w:date="2026-08-13T10:04:00Z"/>
                <w:rFonts w:ascii="Times New Roman" w:eastAsia="Times New Roman" w:hAnsi="Times New Roman"/>
                <w:sz w:val="24"/>
                <w:szCs w:val="24"/>
                <w:lang w:eastAsia="en-GB"/>
              </w:rPr>
            </w:pPr>
            <w:ins w:id="2431" w:author="usher" w:date="2026-08-13T10:04:00Z">
              <w:r>
                <w:rPr>
                  <w:rFonts w:ascii="Times New Roman" w:eastAsia="Times New Roman" w:hAnsi="Times New Roman"/>
                  <w:sz w:val="24"/>
                  <w:szCs w:val="24"/>
                  <w:lang w:eastAsia="en-GB"/>
                </w:rPr>
                <w:t>7</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32"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00EC9F23" w14:textId="77777777" w:rsidR="00B00584" w:rsidRDefault="00B00584">
            <w:pPr>
              <w:spacing w:after="0" w:line="360" w:lineRule="auto"/>
              <w:jc w:val="both"/>
              <w:rPr>
                <w:ins w:id="2433" w:author="usher" w:date="2026-08-13T10:04:00Z"/>
                <w:rFonts w:ascii="Times New Roman" w:eastAsia="Times New Roman" w:hAnsi="Times New Roman"/>
                <w:sz w:val="24"/>
                <w:szCs w:val="24"/>
                <w:lang w:eastAsia="en-GB"/>
              </w:rPr>
            </w:pPr>
            <w:ins w:id="2434" w:author="usher" w:date="2026-08-13T10:04:00Z">
              <w:r>
                <w:rPr>
                  <w:rFonts w:ascii="Times New Roman" w:eastAsia="Times New Roman" w:hAnsi="Times New Roman"/>
                  <w:sz w:val="24"/>
                  <w:szCs w:val="24"/>
                  <w:lang w:eastAsia="en-GB"/>
                </w:rPr>
                <w:t>18.4</w:t>
              </w:r>
            </w:ins>
          </w:p>
        </w:tc>
      </w:tr>
      <w:tr w:rsidR="00B00584" w14:paraId="1C6DD172" w14:textId="77777777" w:rsidTr="00C10F2E">
        <w:trPr>
          <w:trHeight w:val="431"/>
          <w:tblCellSpacing w:w="15" w:type="dxa"/>
          <w:ins w:id="2435" w:author="usher" w:date="2026-08-13T10:04:00Z"/>
          <w:trPrChange w:id="2436"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37"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23B44CE0" w14:textId="77777777" w:rsidR="00B00584" w:rsidRDefault="00B00584">
            <w:pPr>
              <w:rPr>
                <w:ins w:id="2438"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39"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6F601EE" w14:textId="77777777" w:rsidR="00B00584" w:rsidRDefault="00B00584">
            <w:pPr>
              <w:spacing w:after="0" w:line="360" w:lineRule="auto"/>
              <w:jc w:val="both"/>
              <w:rPr>
                <w:ins w:id="2440" w:author="usher" w:date="2026-08-13T10:04:00Z"/>
                <w:rFonts w:ascii="Times New Roman" w:eastAsia="Times New Roman" w:hAnsi="Times New Roman"/>
                <w:sz w:val="24"/>
                <w:szCs w:val="24"/>
                <w:lang w:eastAsia="en-GB"/>
              </w:rPr>
            </w:pPr>
            <w:proofErr w:type="spellStart"/>
            <w:ins w:id="2441" w:author="usher" w:date="2026-08-13T10:04:00Z">
              <w:r>
                <w:rPr>
                  <w:rFonts w:ascii="Times New Roman" w:eastAsia="Times New Roman" w:hAnsi="Times New Roman"/>
                  <w:sz w:val="24"/>
                  <w:szCs w:val="24"/>
                  <w:lang w:eastAsia="en-GB"/>
                </w:rPr>
                <w:t>Molete</w:t>
              </w:r>
              <w:proofErr w:type="spellEnd"/>
              <w:r>
                <w:rPr>
                  <w:rFonts w:ascii="Times New Roman" w:eastAsia="Times New Roman" w:hAnsi="Times New Roman"/>
                  <w:sz w:val="24"/>
                  <w:szCs w:val="24"/>
                  <w:lang w:eastAsia="en-GB"/>
                </w:rPr>
                <w:t xml:space="preserve"> Baptist Church</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42"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6B4F3C5" w14:textId="77777777" w:rsidR="00B00584" w:rsidRDefault="00B00584">
            <w:pPr>
              <w:spacing w:after="0" w:line="360" w:lineRule="auto"/>
              <w:jc w:val="both"/>
              <w:rPr>
                <w:ins w:id="2443" w:author="usher" w:date="2026-08-13T10:04:00Z"/>
                <w:rFonts w:ascii="Times New Roman" w:eastAsia="Times New Roman" w:hAnsi="Times New Roman"/>
                <w:sz w:val="24"/>
                <w:szCs w:val="24"/>
                <w:lang w:eastAsia="en-GB"/>
              </w:rPr>
            </w:pPr>
            <w:ins w:id="2444" w:author="usher" w:date="2026-08-13T10:04:00Z">
              <w:r>
                <w:rPr>
                  <w:rFonts w:ascii="Times New Roman" w:eastAsia="Times New Roman" w:hAnsi="Times New Roman"/>
                  <w:sz w:val="24"/>
                  <w:szCs w:val="24"/>
                  <w:lang w:eastAsia="en-GB"/>
                </w:rPr>
                <w:t>6</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45"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56F8A8BA" w14:textId="77777777" w:rsidR="00B00584" w:rsidRDefault="00B00584">
            <w:pPr>
              <w:spacing w:after="0" w:line="360" w:lineRule="auto"/>
              <w:jc w:val="both"/>
              <w:rPr>
                <w:ins w:id="2446" w:author="usher" w:date="2026-08-13T10:04:00Z"/>
                <w:rFonts w:ascii="Times New Roman" w:eastAsia="Times New Roman" w:hAnsi="Times New Roman"/>
                <w:sz w:val="24"/>
                <w:szCs w:val="24"/>
                <w:lang w:eastAsia="en-GB"/>
              </w:rPr>
            </w:pPr>
            <w:ins w:id="2447" w:author="usher" w:date="2026-08-13T10:04:00Z">
              <w:r>
                <w:rPr>
                  <w:rFonts w:ascii="Times New Roman" w:eastAsia="Times New Roman" w:hAnsi="Times New Roman"/>
                  <w:sz w:val="24"/>
                  <w:szCs w:val="24"/>
                  <w:lang w:eastAsia="en-GB"/>
                </w:rPr>
                <w:t>15.8</w:t>
              </w:r>
            </w:ins>
          </w:p>
        </w:tc>
      </w:tr>
      <w:tr w:rsidR="00B00584" w14:paraId="6CDB0D30" w14:textId="77777777" w:rsidTr="00C10F2E">
        <w:trPr>
          <w:trHeight w:val="401"/>
          <w:tblCellSpacing w:w="15" w:type="dxa"/>
          <w:ins w:id="2448" w:author="usher" w:date="2026-08-13T10:04:00Z"/>
          <w:trPrChange w:id="2449" w:author="Daniel HENRY" w:date="2026-10-06T11:57:00Z">
            <w:trPr>
              <w:tblCellSpacing w:w="15" w:type="dxa"/>
            </w:trPr>
          </w:trPrChange>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50"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C08CF24" w14:textId="77777777" w:rsidR="00B00584" w:rsidRDefault="00B00584">
            <w:pPr>
              <w:rPr>
                <w:ins w:id="2451" w:author="usher" w:date="2026-08-13T10:04:00Z"/>
                <w:rFonts w:ascii="Times New Roman" w:eastAsia="Times New Roman" w:hAnsi="Times New Roman"/>
                <w:sz w:val="24"/>
                <w:szCs w:val="24"/>
                <w:lang w:eastAsia="en-G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52"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8FF71EB" w14:textId="77777777" w:rsidR="00B00584" w:rsidRDefault="00B00584">
            <w:pPr>
              <w:spacing w:after="0" w:line="360" w:lineRule="auto"/>
              <w:jc w:val="both"/>
              <w:rPr>
                <w:ins w:id="2453" w:author="usher" w:date="2026-08-13T10:04:00Z"/>
                <w:rFonts w:ascii="Times New Roman" w:eastAsia="Times New Roman" w:hAnsi="Times New Roman"/>
                <w:sz w:val="24"/>
                <w:szCs w:val="24"/>
                <w:lang w:eastAsia="en-GB"/>
              </w:rPr>
            </w:pPr>
            <w:ins w:id="2454" w:author="usher" w:date="2026-08-13T10:04:00Z">
              <w:r>
                <w:rPr>
                  <w:rFonts w:ascii="Times New Roman" w:eastAsia="Times New Roman" w:hAnsi="Times New Roman"/>
                  <w:sz w:val="24"/>
                  <w:szCs w:val="24"/>
                  <w:lang w:eastAsia="en-GB"/>
                </w:rPr>
                <w:t>Unspecified</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55"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3AC2160B" w14:textId="77777777" w:rsidR="00B00584" w:rsidRDefault="00B00584">
            <w:pPr>
              <w:spacing w:after="0" w:line="360" w:lineRule="auto"/>
              <w:jc w:val="both"/>
              <w:rPr>
                <w:ins w:id="2456" w:author="usher" w:date="2026-08-13T10:04:00Z"/>
                <w:rFonts w:ascii="Times New Roman" w:eastAsia="Times New Roman" w:hAnsi="Times New Roman"/>
                <w:sz w:val="24"/>
                <w:szCs w:val="24"/>
                <w:lang w:eastAsia="en-GB"/>
              </w:rPr>
            </w:pPr>
            <w:ins w:id="2457" w:author="usher" w:date="2026-08-13T10:04:00Z">
              <w:r>
                <w:rPr>
                  <w:rFonts w:ascii="Times New Roman" w:eastAsia="Times New Roman" w:hAnsi="Times New Roman"/>
                  <w:sz w:val="24"/>
                  <w:szCs w:val="24"/>
                  <w:lang w:eastAsia="en-GB"/>
                </w:rPr>
                <w:t>4</w:t>
              </w:r>
            </w:ins>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Change w:id="2458" w:author="Daniel HENRY" w:date="2026-10-06T11:57:00Z">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vAlign w:val="center"/>
                <w:hideMark/>
              </w:tcPr>
            </w:tcPrChange>
          </w:tcPr>
          <w:p w14:paraId="42D47D63" w14:textId="77777777" w:rsidR="00B00584" w:rsidRDefault="00B00584">
            <w:pPr>
              <w:spacing w:after="0" w:line="360" w:lineRule="auto"/>
              <w:jc w:val="both"/>
              <w:rPr>
                <w:ins w:id="2459" w:author="usher" w:date="2026-08-13T10:04:00Z"/>
                <w:rFonts w:ascii="Times New Roman" w:eastAsia="Times New Roman" w:hAnsi="Times New Roman"/>
                <w:sz w:val="24"/>
                <w:szCs w:val="24"/>
                <w:lang w:eastAsia="en-GB"/>
              </w:rPr>
            </w:pPr>
            <w:ins w:id="2460" w:author="usher" w:date="2026-08-13T10:04:00Z">
              <w:r>
                <w:rPr>
                  <w:rFonts w:ascii="Times New Roman" w:eastAsia="Times New Roman" w:hAnsi="Times New Roman"/>
                  <w:sz w:val="24"/>
                  <w:szCs w:val="24"/>
                  <w:lang w:eastAsia="en-GB"/>
                </w:rPr>
                <w:t>10.5</w:t>
              </w:r>
            </w:ins>
          </w:p>
        </w:tc>
      </w:tr>
    </w:tbl>
    <w:p w14:paraId="2A95DC8E" w14:textId="77777777" w:rsidR="00B00584" w:rsidRDefault="00B00584" w:rsidP="00B00584">
      <w:pPr>
        <w:spacing w:before="100" w:beforeAutospacing="1" w:after="100" w:afterAutospacing="1" w:line="360" w:lineRule="auto"/>
        <w:jc w:val="both"/>
        <w:rPr>
          <w:ins w:id="2461" w:author="usher" w:date="2026-08-13T10:04:00Z"/>
          <w:rFonts w:ascii="Times New Roman" w:eastAsia="Times New Roman" w:hAnsi="Times New Roman"/>
          <w:sz w:val="24"/>
          <w:szCs w:val="24"/>
          <w:lang w:eastAsia="en-GB"/>
        </w:rPr>
      </w:pPr>
    </w:p>
    <w:p w14:paraId="523AFFA3" w14:textId="77777777" w:rsidR="00B00584" w:rsidRDefault="00B00584" w:rsidP="00B00584">
      <w:pPr>
        <w:spacing w:before="100" w:beforeAutospacing="1" w:after="100" w:afterAutospacing="1" w:line="360" w:lineRule="auto"/>
        <w:jc w:val="both"/>
        <w:rPr>
          <w:ins w:id="2462" w:author="usher" w:date="2026-08-13T10:04:00Z"/>
          <w:rFonts w:ascii="Times New Roman" w:eastAsia="Times New Roman" w:hAnsi="Times New Roman"/>
          <w:sz w:val="24"/>
          <w:szCs w:val="24"/>
          <w:lang w:eastAsia="en-GB"/>
        </w:rPr>
      </w:pPr>
      <w:ins w:id="2463" w:author="usher" w:date="2026-08-13T10:04:00Z">
        <w:r>
          <w:rPr>
            <w:rFonts w:ascii="Times New Roman" w:eastAsia="Times New Roman" w:hAnsi="Times New Roman"/>
            <w:b/>
            <w:bCs/>
            <w:sz w:val="24"/>
            <w:szCs w:val="24"/>
            <w:lang w:eastAsia="en-GB"/>
          </w:rPr>
          <w:lastRenderedPageBreak/>
          <w:t>4.2 Knowledge of Adolescent Depression (Pre- and Post-Training)</w:t>
        </w:r>
      </w:ins>
    </w:p>
    <w:p w14:paraId="3C6DF811" w14:textId="77777777" w:rsidR="00B00584" w:rsidRDefault="00B00584" w:rsidP="00B00584">
      <w:pPr>
        <w:spacing w:before="100" w:beforeAutospacing="1" w:after="100" w:afterAutospacing="1" w:line="360" w:lineRule="auto"/>
        <w:jc w:val="both"/>
        <w:rPr>
          <w:ins w:id="2464" w:author="usher" w:date="2026-08-13T10:04:00Z"/>
          <w:rFonts w:ascii="Times New Roman" w:eastAsia="Times New Roman" w:hAnsi="Times New Roman"/>
          <w:sz w:val="24"/>
          <w:szCs w:val="24"/>
          <w:lang w:eastAsia="en-GB"/>
        </w:rPr>
      </w:pPr>
      <w:ins w:id="2465" w:author="usher" w:date="2026-08-13T10:04:00Z">
        <w:r>
          <w:rPr>
            <w:rFonts w:ascii="Times New Roman" w:eastAsia="Times New Roman" w:hAnsi="Times New Roman"/>
            <w:sz w:val="24"/>
            <w:szCs w:val="24"/>
            <w:lang w:eastAsia="en-GB"/>
          </w:rPr>
          <w:t>This section presents the results of the Knowledge component of the assessment. Knowledge was scored separately from Attitude and focused on participants’ understanding of the symptoms of depression, recognition of depression as a mental illness, and related factual information. Higher scores indicate better knowledge.</w:t>
        </w:r>
      </w:ins>
    </w:p>
    <w:p w14:paraId="61D27492" w14:textId="77777777" w:rsidR="00B00584" w:rsidRDefault="00B00584" w:rsidP="00B00584">
      <w:pPr>
        <w:spacing w:before="100" w:beforeAutospacing="1" w:after="100" w:afterAutospacing="1" w:line="360" w:lineRule="auto"/>
        <w:jc w:val="both"/>
        <w:rPr>
          <w:ins w:id="2466" w:author="usher" w:date="2026-08-13T10:04:00Z"/>
          <w:rFonts w:ascii="Times New Roman" w:eastAsia="Times New Roman" w:hAnsi="Times New Roman"/>
          <w:sz w:val="24"/>
          <w:szCs w:val="24"/>
          <w:lang w:eastAsia="en-GB"/>
        </w:rPr>
      </w:pPr>
      <w:ins w:id="2467" w:author="usher" w:date="2026-08-13T10:04:00Z">
        <w:r>
          <w:rPr>
            <w:rFonts w:ascii="Times New Roman" w:eastAsia="Times New Roman" w:hAnsi="Times New Roman"/>
            <w:sz w:val="24"/>
            <w:szCs w:val="24"/>
            <w:lang w:eastAsia="en-GB"/>
          </w:rPr>
          <w:t>The mean Knowledge score before the training was 70.84 (SD = 19.87). After the training, the mean Knowledge score increased to 88.71 (SD = 19.95). The mean change in Knowledge score was 17.87 points. A paired samples t-test was conducted to determine whether this improvement was statistically significant. The result showed a statistically significant increase in Knowledge scores from pre-test to post-test, t (37) = 10.92, p &lt; 0.001, 95% CI [14.58, 21.16]. The effect size was large (Cohen’s d = 1.58), indicating that the training had a substantial positive effect on participants’ knowledge of adolescent depression.</w:t>
        </w:r>
      </w:ins>
    </w:p>
    <w:p w14:paraId="61CF016B" w14:textId="77777777" w:rsidR="00B00584" w:rsidRDefault="00B00584" w:rsidP="00B00584">
      <w:pPr>
        <w:spacing w:before="100" w:beforeAutospacing="1" w:after="100" w:afterAutospacing="1" w:line="360" w:lineRule="auto"/>
        <w:jc w:val="both"/>
        <w:rPr>
          <w:ins w:id="2468" w:author="usher" w:date="2026-08-13T10:04:00Z"/>
          <w:rFonts w:ascii="Times New Roman" w:eastAsia="Times New Roman" w:hAnsi="Times New Roman"/>
          <w:sz w:val="24"/>
          <w:szCs w:val="24"/>
          <w:lang w:eastAsia="en-GB"/>
        </w:rPr>
      </w:pPr>
      <w:ins w:id="2469" w:author="usher" w:date="2026-08-13T10:04:00Z">
        <w:r>
          <w:rPr>
            <w:rFonts w:ascii="Times New Roman" w:eastAsia="Times New Roman" w:hAnsi="Times New Roman"/>
            <w:sz w:val="24"/>
            <w:szCs w:val="24"/>
            <w:lang w:eastAsia="en-GB"/>
          </w:rPr>
          <w:t>The result is statistically significant because the p-value is far below the conventional threshold of 0.05. This means that the observed improvement is very unlikely to have occurred by chance. The large effect size further confirms that the change is not only statistically significant but also practically meaningful.</w:t>
        </w:r>
      </w:ins>
    </w:p>
    <w:p w14:paraId="5D7653CA" w14:textId="77777777" w:rsidR="00B00584" w:rsidRDefault="00B00584" w:rsidP="00B00584">
      <w:pPr>
        <w:spacing w:before="100" w:beforeAutospacing="1" w:after="100" w:afterAutospacing="1" w:line="360" w:lineRule="auto"/>
        <w:jc w:val="both"/>
        <w:rPr>
          <w:ins w:id="2470" w:author="usher" w:date="2026-08-13T10:04:00Z"/>
          <w:rFonts w:ascii="Times New Roman" w:eastAsia="Times New Roman" w:hAnsi="Times New Roman"/>
          <w:sz w:val="24"/>
          <w:szCs w:val="24"/>
          <w:lang w:eastAsia="en-GB"/>
        </w:rPr>
      </w:pPr>
      <w:ins w:id="2471" w:author="usher" w:date="2026-08-13T10:04:00Z">
        <w:r>
          <w:rPr>
            <w:rFonts w:ascii="Times New Roman" w:eastAsia="Times New Roman" w:hAnsi="Times New Roman"/>
            <w:b/>
            <w:bCs/>
            <w:sz w:val="24"/>
            <w:szCs w:val="24"/>
            <w:lang w:eastAsia="en-GB"/>
          </w:rPr>
          <w:t>Table 4.2: Pre- and Post-Training Knowledge Scores (n = 38)</w:t>
        </w:r>
      </w:ins>
    </w:p>
    <w:tbl>
      <w:tblPr>
        <w:tblW w:w="8499" w:type="dxa"/>
        <w:tblCellSpacing w:w="1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3597"/>
        <w:gridCol w:w="1380"/>
        <w:gridCol w:w="1495"/>
        <w:gridCol w:w="2027"/>
      </w:tblGrid>
      <w:tr w:rsidR="00B00584" w14:paraId="0960A36D" w14:textId="77777777" w:rsidTr="00B00584">
        <w:trPr>
          <w:trHeight w:val="441"/>
          <w:tblHeader/>
          <w:tblCellSpacing w:w="15" w:type="dxa"/>
          <w:ins w:id="2472"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F795822" w14:textId="77777777" w:rsidR="00B00584" w:rsidRDefault="00B00584">
            <w:pPr>
              <w:spacing w:after="0" w:line="360" w:lineRule="auto"/>
              <w:jc w:val="both"/>
              <w:rPr>
                <w:ins w:id="2473" w:author="usher" w:date="2026-08-13T10:04:00Z"/>
                <w:rFonts w:ascii="Times New Roman" w:eastAsia="Times New Roman" w:hAnsi="Times New Roman"/>
                <w:b/>
                <w:bCs/>
                <w:sz w:val="24"/>
                <w:szCs w:val="24"/>
                <w:lang w:eastAsia="en-GB"/>
              </w:rPr>
            </w:pPr>
            <w:ins w:id="2474" w:author="usher" w:date="2026-08-13T10:04:00Z">
              <w:r>
                <w:rPr>
                  <w:rFonts w:ascii="Times New Roman" w:eastAsia="Times New Roman" w:hAnsi="Times New Roman"/>
                  <w:b/>
                  <w:bCs/>
                  <w:sz w:val="24"/>
                  <w:szCs w:val="24"/>
                  <w:lang w:eastAsia="en-GB"/>
                </w:rPr>
                <w:t>Statistic</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D36CB79" w14:textId="77777777" w:rsidR="00B00584" w:rsidRDefault="00B00584">
            <w:pPr>
              <w:spacing w:after="0" w:line="360" w:lineRule="auto"/>
              <w:jc w:val="both"/>
              <w:rPr>
                <w:ins w:id="2475" w:author="usher" w:date="2026-08-13T10:04:00Z"/>
                <w:rFonts w:ascii="Times New Roman" w:eastAsia="Times New Roman" w:hAnsi="Times New Roman"/>
                <w:b/>
                <w:bCs/>
                <w:sz w:val="24"/>
                <w:szCs w:val="24"/>
                <w:lang w:eastAsia="en-GB"/>
              </w:rPr>
            </w:pPr>
            <w:ins w:id="2476" w:author="usher" w:date="2026-08-13T10:04:00Z">
              <w:r>
                <w:rPr>
                  <w:rFonts w:ascii="Times New Roman" w:eastAsia="Times New Roman" w:hAnsi="Times New Roman"/>
                  <w:b/>
                  <w:bCs/>
                  <w:sz w:val="24"/>
                  <w:szCs w:val="24"/>
                  <w:lang w:eastAsia="en-GB"/>
                </w:rPr>
                <w:t>Pre-Test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A28A080" w14:textId="77777777" w:rsidR="00B00584" w:rsidRDefault="00B00584">
            <w:pPr>
              <w:spacing w:after="0" w:line="360" w:lineRule="auto"/>
              <w:jc w:val="both"/>
              <w:rPr>
                <w:ins w:id="2477" w:author="usher" w:date="2026-08-13T10:04:00Z"/>
                <w:rFonts w:ascii="Times New Roman" w:eastAsia="Times New Roman" w:hAnsi="Times New Roman"/>
                <w:b/>
                <w:bCs/>
                <w:sz w:val="24"/>
                <w:szCs w:val="24"/>
                <w:lang w:eastAsia="en-GB"/>
              </w:rPr>
            </w:pPr>
            <w:ins w:id="2478" w:author="usher" w:date="2026-08-13T10:04:00Z">
              <w:r>
                <w:rPr>
                  <w:rFonts w:ascii="Times New Roman" w:eastAsia="Times New Roman" w:hAnsi="Times New Roman"/>
                  <w:b/>
                  <w:bCs/>
                  <w:sz w:val="24"/>
                  <w:szCs w:val="24"/>
                  <w:lang w:eastAsia="en-GB"/>
                </w:rPr>
                <w:t>Post-Test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3A2032C" w14:textId="77777777" w:rsidR="00B00584" w:rsidRDefault="00B00584">
            <w:pPr>
              <w:spacing w:after="0" w:line="360" w:lineRule="auto"/>
              <w:jc w:val="both"/>
              <w:rPr>
                <w:ins w:id="2479" w:author="usher" w:date="2026-08-13T10:04:00Z"/>
                <w:rFonts w:ascii="Times New Roman" w:eastAsia="Times New Roman" w:hAnsi="Times New Roman"/>
                <w:b/>
                <w:bCs/>
                <w:sz w:val="24"/>
                <w:szCs w:val="24"/>
                <w:lang w:eastAsia="en-GB"/>
              </w:rPr>
            </w:pPr>
            <w:ins w:id="2480" w:author="usher" w:date="2026-08-13T10:04:00Z">
              <w:r>
                <w:rPr>
                  <w:rFonts w:ascii="Times New Roman" w:eastAsia="Times New Roman" w:hAnsi="Times New Roman"/>
                  <w:b/>
                  <w:bCs/>
                  <w:sz w:val="24"/>
                  <w:szCs w:val="24"/>
                  <w:lang w:eastAsia="en-GB"/>
                </w:rPr>
                <w:t>Change</w:t>
              </w:r>
            </w:ins>
          </w:p>
        </w:tc>
      </w:tr>
      <w:tr w:rsidR="00B00584" w14:paraId="686E5C21" w14:textId="77777777" w:rsidTr="00B00584">
        <w:trPr>
          <w:trHeight w:val="458"/>
          <w:tblCellSpacing w:w="15" w:type="dxa"/>
          <w:ins w:id="2481"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B6A4A6A" w14:textId="77777777" w:rsidR="00B00584" w:rsidRDefault="00B00584">
            <w:pPr>
              <w:spacing w:after="0" w:line="360" w:lineRule="auto"/>
              <w:jc w:val="both"/>
              <w:rPr>
                <w:ins w:id="2482" w:author="usher" w:date="2026-08-13T10:04:00Z"/>
                <w:rFonts w:ascii="Times New Roman" w:eastAsia="Times New Roman" w:hAnsi="Times New Roman"/>
                <w:sz w:val="24"/>
                <w:szCs w:val="24"/>
                <w:lang w:eastAsia="en-GB"/>
              </w:rPr>
            </w:pPr>
            <w:ins w:id="2483" w:author="usher" w:date="2026-08-13T10:04:00Z">
              <w:r>
                <w:rPr>
                  <w:rFonts w:ascii="Times New Roman" w:eastAsia="Times New Roman" w:hAnsi="Times New Roman"/>
                  <w:sz w:val="24"/>
                  <w:szCs w:val="24"/>
                  <w:lang w:eastAsia="en-GB"/>
                </w:rPr>
                <w:t>Mean</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B598BB" w14:textId="77777777" w:rsidR="00B00584" w:rsidRDefault="00B00584">
            <w:pPr>
              <w:spacing w:after="0" w:line="360" w:lineRule="auto"/>
              <w:jc w:val="both"/>
              <w:rPr>
                <w:ins w:id="2484" w:author="usher" w:date="2026-08-13T10:04:00Z"/>
                <w:rFonts w:ascii="Times New Roman" w:eastAsia="Times New Roman" w:hAnsi="Times New Roman"/>
                <w:sz w:val="24"/>
                <w:szCs w:val="24"/>
                <w:lang w:eastAsia="en-GB"/>
              </w:rPr>
            </w:pPr>
            <w:ins w:id="2485" w:author="usher" w:date="2026-08-13T10:04:00Z">
              <w:r>
                <w:rPr>
                  <w:rFonts w:ascii="Times New Roman" w:eastAsia="Times New Roman" w:hAnsi="Times New Roman"/>
                  <w:sz w:val="24"/>
                  <w:szCs w:val="24"/>
                  <w:lang w:eastAsia="en-GB"/>
                </w:rPr>
                <w:t>70.84</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CB0F7B4" w14:textId="77777777" w:rsidR="00B00584" w:rsidRDefault="00B00584">
            <w:pPr>
              <w:spacing w:after="0" w:line="360" w:lineRule="auto"/>
              <w:jc w:val="both"/>
              <w:rPr>
                <w:ins w:id="2486" w:author="usher" w:date="2026-08-13T10:04:00Z"/>
                <w:rFonts w:ascii="Times New Roman" w:eastAsia="Times New Roman" w:hAnsi="Times New Roman"/>
                <w:sz w:val="24"/>
                <w:szCs w:val="24"/>
                <w:lang w:eastAsia="en-GB"/>
              </w:rPr>
            </w:pPr>
            <w:ins w:id="2487" w:author="usher" w:date="2026-08-13T10:04:00Z">
              <w:r>
                <w:rPr>
                  <w:rFonts w:ascii="Times New Roman" w:eastAsia="Times New Roman" w:hAnsi="Times New Roman"/>
                  <w:sz w:val="24"/>
                  <w:szCs w:val="24"/>
                  <w:lang w:eastAsia="en-GB"/>
                </w:rPr>
                <w:t>88.71</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C1B8FF5" w14:textId="77777777" w:rsidR="00B00584" w:rsidRDefault="00B00584">
            <w:pPr>
              <w:spacing w:after="0" w:line="360" w:lineRule="auto"/>
              <w:jc w:val="both"/>
              <w:rPr>
                <w:ins w:id="2488" w:author="usher" w:date="2026-08-13T10:04:00Z"/>
                <w:rFonts w:ascii="Times New Roman" w:eastAsia="Times New Roman" w:hAnsi="Times New Roman"/>
                <w:sz w:val="24"/>
                <w:szCs w:val="24"/>
                <w:lang w:eastAsia="en-GB"/>
              </w:rPr>
            </w:pPr>
            <w:ins w:id="2489" w:author="usher" w:date="2026-08-13T10:04:00Z">
              <w:r>
                <w:rPr>
                  <w:rFonts w:ascii="Times New Roman" w:eastAsia="Times New Roman" w:hAnsi="Times New Roman"/>
                  <w:sz w:val="24"/>
                  <w:szCs w:val="24"/>
                  <w:lang w:eastAsia="en-GB"/>
                </w:rPr>
                <w:t>17.87</w:t>
              </w:r>
            </w:ins>
          </w:p>
        </w:tc>
      </w:tr>
      <w:tr w:rsidR="00B00584" w14:paraId="33DE8974" w14:textId="77777777" w:rsidTr="00B00584">
        <w:trPr>
          <w:trHeight w:val="441"/>
          <w:tblCellSpacing w:w="15" w:type="dxa"/>
          <w:ins w:id="2490"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CD14BAE" w14:textId="77777777" w:rsidR="00B00584" w:rsidRDefault="00B00584">
            <w:pPr>
              <w:spacing w:after="0" w:line="360" w:lineRule="auto"/>
              <w:jc w:val="both"/>
              <w:rPr>
                <w:ins w:id="2491" w:author="usher" w:date="2026-08-13T10:04:00Z"/>
                <w:rFonts w:ascii="Times New Roman" w:eastAsia="Times New Roman" w:hAnsi="Times New Roman"/>
                <w:sz w:val="24"/>
                <w:szCs w:val="24"/>
                <w:lang w:eastAsia="en-GB"/>
              </w:rPr>
            </w:pPr>
            <w:ins w:id="2492" w:author="usher" w:date="2026-08-13T10:04:00Z">
              <w:r>
                <w:rPr>
                  <w:rFonts w:ascii="Times New Roman" w:eastAsia="Times New Roman" w:hAnsi="Times New Roman"/>
                  <w:sz w:val="24"/>
                  <w:szCs w:val="24"/>
                  <w:lang w:eastAsia="en-GB"/>
                </w:rPr>
                <w:t>Standard Deviation (SD)</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4514F6B" w14:textId="77777777" w:rsidR="00B00584" w:rsidRDefault="00B00584">
            <w:pPr>
              <w:spacing w:after="0" w:line="360" w:lineRule="auto"/>
              <w:jc w:val="both"/>
              <w:rPr>
                <w:ins w:id="2493" w:author="usher" w:date="2026-08-13T10:04:00Z"/>
                <w:rFonts w:ascii="Times New Roman" w:eastAsia="Times New Roman" w:hAnsi="Times New Roman"/>
                <w:sz w:val="24"/>
                <w:szCs w:val="24"/>
                <w:lang w:eastAsia="en-GB"/>
              </w:rPr>
            </w:pPr>
            <w:ins w:id="2494" w:author="usher" w:date="2026-08-13T10:04:00Z">
              <w:r>
                <w:rPr>
                  <w:rFonts w:ascii="Times New Roman" w:eastAsia="Times New Roman" w:hAnsi="Times New Roman"/>
                  <w:sz w:val="24"/>
                  <w:szCs w:val="24"/>
                  <w:lang w:eastAsia="en-GB"/>
                </w:rPr>
                <w:t>19.87</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E60836E" w14:textId="77777777" w:rsidR="00B00584" w:rsidRDefault="00B00584">
            <w:pPr>
              <w:spacing w:after="0" w:line="360" w:lineRule="auto"/>
              <w:jc w:val="both"/>
              <w:rPr>
                <w:ins w:id="2495" w:author="usher" w:date="2026-08-13T10:04:00Z"/>
                <w:rFonts w:ascii="Times New Roman" w:eastAsia="Times New Roman" w:hAnsi="Times New Roman"/>
                <w:sz w:val="24"/>
                <w:szCs w:val="24"/>
                <w:lang w:eastAsia="en-GB"/>
              </w:rPr>
            </w:pPr>
            <w:ins w:id="2496" w:author="usher" w:date="2026-08-13T10:04:00Z">
              <w:r>
                <w:rPr>
                  <w:rFonts w:ascii="Times New Roman" w:eastAsia="Times New Roman" w:hAnsi="Times New Roman"/>
                  <w:sz w:val="24"/>
                  <w:szCs w:val="24"/>
                  <w:lang w:eastAsia="en-GB"/>
                </w:rPr>
                <w:t>19.95</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79ED858" w14:textId="77777777" w:rsidR="00B00584" w:rsidRDefault="00B00584">
            <w:pPr>
              <w:spacing w:after="0" w:line="360" w:lineRule="auto"/>
              <w:jc w:val="both"/>
              <w:rPr>
                <w:ins w:id="2497" w:author="usher" w:date="2026-08-13T10:04:00Z"/>
                <w:rFonts w:ascii="Times New Roman" w:eastAsia="Times New Roman" w:hAnsi="Times New Roman"/>
                <w:sz w:val="24"/>
                <w:szCs w:val="24"/>
                <w:lang w:eastAsia="en-GB"/>
              </w:rPr>
            </w:pPr>
            <w:ins w:id="2498" w:author="usher" w:date="2026-08-13T10:04:00Z">
              <w:r>
                <w:rPr>
                  <w:rFonts w:ascii="Times New Roman" w:eastAsia="Times New Roman" w:hAnsi="Times New Roman"/>
                  <w:sz w:val="24"/>
                  <w:szCs w:val="24"/>
                  <w:lang w:eastAsia="en-GB"/>
                </w:rPr>
                <w:t>10.98</w:t>
              </w:r>
            </w:ins>
          </w:p>
        </w:tc>
      </w:tr>
      <w:tr w:rsidR="00B00584" w14:paraId="5A6537FD" w14:textId="77777777" w:rsidTr="00B00584">
        <w:trPr>
          <w:trHeight w:val="458"/>
          <w:tblCellSpacing w:w="15" w:type="dxa"/>
          <w:ins w:id="2499"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B4BE6AD" w14:textId="77777777" w:rsidR="00B00584" w:rsidRDefault="00B00584">
            <w:pPr>
              <w:spacing w:after="0" w:line="360" w:lineRule="auto"/>
              <w:jc w:val="both"/>
              <w:rPr>
                <w:ins w:id="2500" w:author="usher" w:date="2026-08-13T10:04:00Z"/>
                <w:rFonts w:ascii="Times New Roman" w:eastAsia="Times New Roman" w:hAnsi="Times New Roman"/>
                <w:sz w:val="24"/>
                <w:szCs w:val="24"/>
                <w:lang w:eastAsia="en-GB"/>
              </w:rPr>
            </w:pPr>
            <w:ins w:id="2501" w:author="usher" w:date="2026-08-13T10:04:00Z">
              <w:r>
                <w:rPr>
                  <w:rFonts w:ascii="Times New Roman" w:eastAsia="Times New Roman" w:hAnsi="Times New Roman"/>
                  <w:sz w:val="24"/>
                  <w:szCs w:val="24"/>
                  <w:lang w:eastAsia="en-GB"/>
                </w:rPr>
                <w:t>Minimum</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9DD7C40" w14:textId="77777777" w:rsidR="00B00584" w:rsidRDefault="00B00584">
            <w:pPr>
              <w:spacing w:after="0" w:line="360" w:lineRule="auto"/>
              <w:jc w:val="both"/>
              <w:rPr>
                <w:ins w:id="2502" w:author="usher" w:date="2026-08-13T10:04:00Z"/>
                <w:rFonts w:ascii="Times New Roman" w:eastAsia="Times New Roman" w:hAnsi="Times New Roman"/>
                <w:sz w:val="24"/>
                <w:szCs w:val="24"/>
                <w:lang w:eastAsia="en-GB"/>
              </w:rPr>
            </w:pPr>
            <w:ins w:id="2503" w:author="usher" w:date="2026-08-13T10:04:00Z">
              <w:r>
                <w:rPr>
                  <w:rFonts w:ascii="Times New Roman" w:eastAsia="Times New Roman" w:hAnsi="Times New Roman"/>
                  <w:sz w:val="24"/>
                  <w:szCs w:val="24"/>
                  <w:lang w:eastAsia="en-GB"/>
                </w:rPr>
                <w:t>1</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0F47167" w14:textId="77777777" w:rsidR="00B00584" w:rsidRDefault="00B00584">
            <w:pPr>
              <w:spacing w:after="0" w:line="360" w:lineRule="auto"/>
              <w:jc w:val="both"/>
              <w:rPr>
                <w:ins w:id="2504" w:author="usher" w:date="2026-08-13T10:04:00Z"/>
                <w:rFonts w:ascii="Times New Roman" w:eastAsia="Times New Roman" w:hAnsi="Times New Roman"/>
                <w:sz w:val="24"/>
                <w:szCs w:val="24"/>
                <w:lang w:eastAsia="en-GB"/>
              </w:rPr>
            </w:pPr>
            <w:ins w:id="2505" w:author="usher" w:date="2026-08-13T10:04:00Z">
              <w:r>
                <w:rPr>
                  <w:rFonts w:ascii="Times New Roman" w:eastAsia="Times New Roman" w:hAnsi="Times New Roman"/>
                  <w:sz w:val="24"/>
                  <w:szCs w:val="24"/>
                  <w:lang w:eastAsia="en-GB"/>
                </w:rPr>
                <w:t>25</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CAF4134" w14:textId="77777777" w:rsidR="00B00584" w:rsidRDefault="00B00584">
            <w:pPr>
              <w:spacing w:after="0" w:line="360" w:lineRule="auto"/>
              <w:jc w:val="both"/>
              <w:rPr>
                <w:ins w:id="2506" w:author="usher" w:date="2026-08-13T10:04:00Z"/>
                <w:rFonts w:ascii="Times New Roman" w:eastAsia="Times New Roman" w:hAnsi="Times New Roman"/>
                <w:sz w:val="24"/>
                <w:szCs w:val="24"/>
                <w:lang w:eastAsia="en-GB"/>
              </w:rPr>
            </w:pPr>
            <w:ins w:id="2507" w:author="usher" w:date="2026-08-13T10:04:00Z">
              <w:r>
                <w:rPr>
                  <w:rFonts w:ascii="Times New Roman" w:eastAsia="Times New Roman" w:hAnsi="Times New Roman"/>
                  <w:sz w:val="24"/>
                  <w:szCs w:val="24"/>
                  <w:lang w:eastAsia="en-GB"/>
                </w:rPr>
                <w:t>0</w:t>
              </w:r>
            </w:ins>
          </w:p>
        </w:tc>
      </w:tr>
      <w:tr w:rsidR="00B00584" w14:paraId="3BD19354" w14:textId="77777777" w:rsidTr="00B00584">
        <w:trPr>
          <w:trHeight w:val="458"/>
          <w:tblCellSpacing w:w="15" w:type="dxa"/>
          <w:ins w:id="2508"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21C56A" w14:textId="77777777" w:rsidR="00B00584" w:rsidRDefault="00B00584">
            <w:pPr>
              <w:spacing w:after="0" w:line="360" w:lineRule="auto"/>
              <w:jc w:val="both"/>
              <w:rPr>
                <w:ins w:id="2509" w:author="usher" w:date="2026-08-13T10:04:00Z"/>
                <w:rFonts w:ascii="Times New Roman" w:eastAsia="Times New Roman" w:hAnsi="Times New Roman"/>
                <w:sz w:val="24"/>
                <w:szCs w:val="24"/>
                <w:lang w:eastAsia="en-GB"/>
              </w:rPr>
            </w:pPr>
            <w:ins w:id="2510" w:author="usher" w:date="2026-08-13T10:04:00Z">
              <w:r>
                <w:rPr>
                  <w:rFonts w:ascii="Times New Roman" w:eastAsia="Times New Roman" w:hAnsi="Times New Roman"/>
                  <w:sz w:val="24"/>
                  <w:szCs w:val="24"/>
                  <w:lang w:eastAsia="en-GB"/>
                </w:rPr>
                <w:t>Maximum</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9F71E9" w14:textId="77777777" w:rsidR="00B00584" w:rsidRDefault="00B00584">
            <w:pPr>
              <w:spacing w:after="0" w:line="360" w:lineRule="auto"/>
              <w:jc w:val="both"/>
              <w:rPr>
                <w:ins w:id="2511" w:author="usher" w:date="2026-08-13T10:04:00Z"/>
                <w:rFonts w:ascii="Times New Roman" w:eastAsia="Times New Roman" w:hAnsi="Times New Roman"/>
                <w:sz w:val="24"/>
                <w:szCs w:val="24"/>
                <w:lang w:eastAsia="en-GB"/>
              </w:rPr>
            </w:pPr>
            <w:ins w:id="2512" w:author="usher" w:date="2026-08-13T10:04:00Z">
              <w:r>
                <w:rPr>
                  <w:rFonts w:ascii="Times New Roman" w:eastAsia="Times New Roman" w:hAnsi="Times New Roman"/>
                  <w:sz w:val="24"/>
                  <w:szCs w:val="24"/>
                  <w:lang w:eastAsia="en-GB"/>
                </w:rPr>
                <w:t>95</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9E1E1F7" w14:textId="77777777" w:rsidR="00B00584" w:rsidRDefault="00B00584">
            <w:pPr>
              <w:spacing w:after="0" w:line="360" w:lineRule="auto"/>
              <w:jc w:val="both"/>
              <w:rPr>
                <w:ins w:id="2513" w:author="usher" w:date="2026-08-13T10:04:00Z"/>
                <w:rFonts w:ascii="Times New Roman" w:eastAsia="Times New Roman" w:hAnsi="Times New Roman"/>
                <w:sz w:val="24"/>
                <w:szCs w:val="24"/>
                <w:lang w:eastAsia="en-GB"/>
              </w:rPr>
            </w:pPr>
            <w:ins w:id="2514" w:author="usher" w:date="2026-08-13T10:04:00Z">
              <w:r>
                <w:rPr>
                  <w:rFonts w:ascii="Times New Roman" w:eastAsia="Times New Roman" w:hAnsi="Times New Roman"/>
                  <w:sz w:val="24"/>
                  <w:szCs w:val="24"/>
                  <w:lang w:eastAsia="en-GB"/>
                </w:rPr>
                <w:t>122</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9A6B744" w14:textId="77777777" w:rsidR="00B00584" w:rsidRDefault="00B00584">
            <w:pPr>
              <w:spacing w:after="0" w:line="360" w:lineRule="auto"/>
              <w:jc w:val="both"/>
              <w:rPr>
                <w:ins w:id="2515" w:author="usher" w:date="2026-08-13T10:04:00Z"/>
                <w:rFonts w:ascii="Times New Roman" w:eastAsia="Times New Roman" w:hAnsi="Times New Roman"/>
                <w:sz w:val="24"/>
                <w:szCs w:val="24"/>
                <w:lang w:eastAsia="en-GB"/>
              </w:rPr>
            </w:pPr>
            <w:ins w:id="2516" w:author="usher" w:date="2026-08-13T10:04:00Z">
              <w:r>
                <w:rPr>
                  <w:rFonts w:ascii="Times New Roman" w:eastAsia="Times New Roman" w:hAnsi="Times New Roman"/>
                  <w:sz w:val="24"/>
                  <w:szCs w:val="24"/>
                  <w:lang w:eastAsia="en-GB"/>
                </w:rPr>
                <w:t>66</w:t>
              </w:r>
            </w:ins>
          </w:p>
        </w:tc>
      </w:tr>
      <w:tr w:rsidR="00B00584" w14:paraId="23A72B5E" w14:textId="77777777" w:rsidTr="00B00584">
        <w:trPr>
          <w:trHeight w:val="441"/>
          <w:tblCellSpacing w:w="15" w:type="dxa"/>
          <w:ins w:id="2517"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20DDF5F" w14:textId="77777777" w:rsidR="00B00584" w:rsidRDefault="00B00584">
            <w:pPr>
              <w:spacing w:after="0" w:line="360" w:lineRule="auto"/>
              <w:jc w:val="both"/>
              <w:rPr>
                <w:ins w:id="2518" w:author="usher" w:date="2026-08-13T10:04:00Z"/>
                <w:rFonts w:ascii="Times New Roman" w:eastAsia="Times New Roman" w:hAnsi="Times New Roman"/>
                <w:sz w:val="24"/>
                <w:szCs w:val="24"/>
                <w:lang w:eastAsia="en-GB"/>
              </w:rPr>
            </w:pPr>
            <w:ins w:id="2519" w:author="usher" w:date="2026-08-13T10:04:00Z">
              <w:r>
                <w:rPr>
                  <w:rFonts w:ascii="Times New Roman" w:eastAsia="Times New Roman" w:hAnsi="Times New Roman"/>
                  <w:sz w:val="24"/>
                  <w:szCs w:val="24"/>
                  <w:lang w:eastAsia="en-GB"/>
                </w:rPr>
                <w:t>t-value</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93F21E5" w14:textId="77777777" w:rsidR="00B00584" w:rsidRDefault="00B00584">
            <w:pPr>
              <w:spacing w:after="0" w:line="360" w:lineRule="auto"/>
              <w:jc w:val="both"/>
              <w:rPr>
                <w:ins w:id="2520" w:author="usher" w:date="2026-08-13T10:04:00Z"/>
                <w:rFonts w:ascii="Times New Roman" w:eastAsia="Times New Roman" w:hAnsi="Times New Roman"/>
                <w:sz w:val="24"/>
                <w:szCs w:val="24"/>
                <w:lang w:eastAsia="en-GB"/>
              </w:rPr>
            </w:pPr>
            <w:ins w:id="2521"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60414B3" w14:textId="77777777" w:rsidR="00B00584" w:rsidRDefault="00B00584">
            <w:pPr>
              <w:spacing w:after="0" w:line="360" w:lineRule="auto"/>
              <w:jc w:val="both"/>
              <w:rPr>
                <w:ins w:id="2522" w:author="usher" w:date="2026-08-13T10:04:00Z"/>
                <w:rFonts w:ascii="Times New Roman" w:eastAsia="Times New Roman" w:hAnsi="Times New Roman"/>
                <w:sz w:val="24"/>
                <w:szCs w:val="24"/>
                <w:lang w:eastAsia="en-GB"/>
              </w:rPr>
            </w:pPr>
            <w:ins w:id="2523"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59AEDF3" w14:textId="77777777" w:rsidR="00B00584" w:rsidRDefault="00B00584">
            <w:pPr>
              <w:spacing w:after="0" w:line="360" w:lineRule="auto"/>
              <w:jc w:val="both"/>
              <w:rPr>
                <w:ins w:id="2524" w:author="usher" w:date="2026-08-13T10:04:00Z"/>
                <w:rFonts w:ascii="Times New Roman" w:eastAsia="Times New Roman" w:hAnsi="Times New Roman"/>
                <w:sz w:val="24"/>
                <w:szCs w:val="24"/>
                <w:lang w:eastAsia="en-GB"/>
              </w:rPr>
            </w:pPr>
            <w:ins w:id="2525" w:author="usher" w:date="2026-08-13T10:04:00Z">
              <w:r>
                <w:rPr>
                  <w:rFonts w:ascii="Times New Roman" w:eastAsia="Times New Roman" w:hAnsi="Times New Roman"/>
                  <w:sz w:val="24"/>
                  <w:szCs w:val="24"/>
                  <w:lang w:eastAsia="en-GB"/>
                </w:rPr>
                <w:t>10.92</w:t>
              </w:r>
            </w:ins>
          </w:p>
        </w:tc>
      </w:tr>
      <w:tr w:rsidR="00B00584" w14:paraId="66D5A7E6" w14:textId="77777777" w:rsidTr="00B00584">
        <w:trPr>
          <w:trHeight w:val="458"/>
          <w:tblCellSpacing w:w="15" w:type="dxa"/>
          <w:ins w:id="2526"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F376F71" w14:textId="77777777" w:rsidR="00B00584" w:rsidRDefault="00B00584">
            <w:pPr>
              <w:spacing w:after="0" w:line="360" w:lineRule="auto"/>
              <w:jc w:val="both"/>
              <w:rPr>
                <w:ins w:id="2527" w:author="usher" w:date="2026-08-13T10:04:00Z"/>
                <w:rFonts w:ascii="Times New Roman" w:eastAsia="Times New Roman" w:hAnsi="Times New Roman"/>
                <w:sz w:val="24"/>
                <w:szCs w:val="24"/>
                <w:lang w:eastAsia="en-GB"/>
              </w:rPr>
            </w:pPr>
            <w:ins w:id="2528" w:author="usher" w:date="2026-08-13T10:04:00Z">
              <w:r>
                <w:rPr>
                  <w:rFonts w:ascii="Times New Roman" w:eastAsia="Times New Roman" w:hAnsi="Times New Roman"/>
                  <w:sz w:val="24"/>
                  <w:szCs w:val="24"/>
                  <w:lang w:eastAsia="en-GB"/>
                </w:rPr>
                <w:t>Degrees of freedom (df)</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CBB2807" w14:textId="77777777" w:rsidR="00B00584" w:rsidRDefault="00B00584">
            <w:pPr>
              <w:spacing w:after="0" w:line="360" w:lineRule="auto"/>
              <w:jc w:val="both"/>
              <w:rPr>
                <w:ins w:id="2529" w:author="usher" w:date="2026-08-13T10:04:00Z"/>
                <w:rFonts w:ascii="Times New Roman" w:eastAsia="Times New Roman" w:hAnsi="Times New Roman"/>
                <w:sz w:val="24"/>
                <w:szCs w:val="24"/>
                <w:lang w:eastAsia="en-GB"/>
              </w:rPr>
            </w:pPr>
            <w:ins w:id="2530"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2FB768C" w14:textId="77777777" w:rsidR="00B00584" w:rsidRDefault="00B00584">
            <w:pPr>
              <w:spacing w:after="0" w:line="360" w:lineRule="auto"/>
              <w:jc w:val="both"/>
              <w:rPr>
                <w:ins w:id="2531" w:author="usher" w:date="2026-08-13T10:04:00Z"/>
                <w:rFonts w:ascii="Times New Roman" w:eastAsia="Times New Roman" w:hAnsi="Times New Roman"/>
                <w:sz w:val="24"/>
                <w:szCs w:val="24"/>
                <w:lang w:eastAsia="en-GB"/>
              </w:rPr>
            </w:pPr>
            <w:ins w:id="2532"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3FFC92D" w14:textId="77777777" w:rsidR="00B00584" w:rsidRDefault="00B00584">
            <w:pPr>
              <w:spacing w:after="0" w:line="360" w:lineRule="auto"/>
              <w:jc w:val="both"/>
              <w:rPr>
                <w:ins w:id="2533" w:author="usher" w:date="2026-08-13T10:04:00Z"/>
                <w:rFonts w:ascii="Times New Roman" w:eastAsia="Times New Roman" w:hAnsi="Times New Roman"/>
                <w:sz w:val="24"/>
                <w:szCs w:val="24"/>
                <w:lang w:eastAsia="en-GB"/>
              </w:rPr>
            </w:pPr>
            <w:ins w:id="2534" w:author="usher" w:date="2026-08-13T10:04:00Z">
              <w:r>
                <w:rPr>
                  <w:rFonts w:ascii="Times New Roman" w:eastAsia="Times New Roman" w:hAnsi="Times New Roman"/>
                  <w:sz w:val="24"/>
                  <w:szCs w:val="24"/>
                  <w:lang w:eastAsia="en-GB"/>
                </w:rPr>
                <w:t>37</w:t>
              </w:r>
            </w:ins>
          </w:p>
        </w:tc>
      </w:tr>
      <w:tr w:rsidR="00B00584" w14:paraId="684D1A10" w14:textId="77777777" w:rsidTr="00B00584">
        <w:trPr>
          <w:trHeight w:val="441"/>
          <w:tblCellSpacing w:w="15" w:type="dxa"/>
          <w:ins w:id="2535"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D97199E" w14:textId="77777777" w:rsidR="00B00584" w:rsidRDefault="00B00584">
            <w:pPr>
              <w:spacing w:after="0" w:line="360" w:lineRule="auto"/>
              <w:jc w:val="both"/>
              <w:rPr>
                <w:ins w:id="2536" w:author="usher" w:date="2026-08-13T10:04:00Z"/>
                <w:rFonts w:ascii="Times New Roman" w:eastAsia="Times New Roman" w:hAnsi="Times New Roman"/>
                <w:sz w:val="24"/>
                <w:szCs w:val="24"/>
                <w:lang w:eastAsia="en-GB"/>
              </w:rPr>
            </w:pPr>
            <w:ins w:id="2537" w:author="usher" w:date="2026-08-13T10:04:00Z">
              <w:r>
                <w:rPr>
                  <w:rFonts w:ascii="Times New Roman" w:eastAsia="Times New Roman" w:hAnsi="Times New Roman"/>
                  <w:sz w:val="24"/>
                  <w:szCs w:val="24"/>
                  <w:lang w:eastAsia="en-GB"/>
                </w:rPr>
                <w:t>p-value</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8BE8DEE" w14:textId="77777777" w:rsidR="00B00584" w:rsidRDefault="00B00584">
            <w:pPr>
              <w:spacing w:after="0" w:line="360" w:lineRule="auto"/>
              <w:jc w:val="both"/>
              <w:rPr>
                <w:ins w:id="2538" w:author="usher" w:date="2026-08-13T10:04:00Z"/>
                <w:rFonts w:ascii="Times New Roman" w:eastAsia="Times New Roman" w:hAnsi="Times New Roman"/>
                <w:sz w:val="24"/>
                <w:szCs w:val="24"/>
                <w:lang w:eastAsia="en-GB"/>
              </w:rPr>
            </w:pPr>
            <w:ins w:id="2539"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1579A88" w14:textId="77777777" w:rsidR="00B00584" w:rsidRDefault="00B00584">
            <w:pPr>
              <w:spacing w:after="0" w:line="360" w:lineRule="auto"/>
              <w:jc w:val="both"/>
              <w:rPr>
                <w:ins w:id="2540" w:author="usher" w:date="2026-08-13T10:04:00Z"/>
                <w:rFonts w:ascii="Times New Roman" w:eastAsia="Times New Roman" w:hAnsi="Times New Roman"/>
                <w:sz w:val="24"/>
                <w:szCs w:val="24"/>
                <w:lang w:eastAsia="en-GB"/>
              </w:rPr>
            </w:pPr>
            <w:ins w:id="2541"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D040A6" w14:textId="77777777" w:rsidR="00B00584" w:rsidRDefault="00B00584">
            <w:pPr>
              <w:spacing w:after="0" w:line="360" w:lineRule="auto"/>
              <w:jc w:val="both"/>
              <w:rPr>
                <w:ins w:id="2542" w:author="usher" w:date="2026-08-13T10:04:00Z"/>
                <w:rFonts w:ascii="Times New Roman" w:eastAsia="Times New Roman" w:hAnsi="Times New Roman"/>
                <w:sz w:val="24"/>
                <w:szCs w:val="24"/>
                <w:lang w:eastAsia="en-GB"/>
              </w:rPr>
            </w:pPr>
            <w:ins w:id="2543" w:author="usher" w:date="2026-08-13T10:04:00Z">
              <w:r>
                <w:rPr>
                  <w:rFonts w:ascii="Times New Roman" w:eastAsia="Times New Roman" w:hAnsi="Times New Roman"/>
                  <w:sz w:val="24"/>
                  <w:szCs w:val="24"/>
                  <w:lang w:eastAsia="en-GB"/>
                </w:rPr>
                <w:t>&lt; 0.001</w:t>
              </w:r>
            </w:ins>
          </w:p>
        </w:tc>
      </w:tr>
      <w:tr w:rsidR="00B00584" w14:paraId="5F44E2C5" w14:textId="77777777" w:rsidTr="00B00584">
        <w:trPr>
          <w:trHeight w:val="458"/>
          <w:tblCellSpacing w:w="15" w:type="dxa"/>
          <w:ins w:id="2544"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0EDB818" w14:textId="77777777" w:rsidR="00B00584" w:rsidRDefault="00B00584">
            <w:pPr>
              <w:spacing w:after="0" w:line="360" w:lineRule="auto"/>
              <w:jc w:val="both"/>
              <w:rPr>
                <w:ins w:id="2545" w:author="usher" w:date="2026-08-13T10:04:00Z"/>
                <w:rFonts w:ascii="Times New Roman" w:eastAsia="Times New Roman" w:hAnsi="Times New Roman"/>
                <w:sz w:val="24"/>
                <w:szCs w:val="24"/>
                <w:lang w:eastAsia="en-GB"/>
              </w:rPr>
            </w:pPr>
            <w:ins w:id="2546" w:author="usher" w:date="2026-08-13T10:04:00Z">
              <w:r>
                <w:rPr>
                  <w:rFonts w:ascii="Times New Roman" w:eastAsia="Times New Roman" w:hAnsi="Times New Roman"/>
                  <w:sz w:val="24"/>
                  <w:szCs w:val="24"/>
                  <w:lang w:eastAsia="en-GB"/>
                </w:rPr>
                <w:t>95% Confidence Interval</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ABC5A37" w14:textId="77777777" w:rsidR="00B00584" w:rsidRDefault="00B00584">
            <w:pPr>
              <w:spacing w:after="0" w:line="360" w:lineRule="auto"/>
              <w:jc w:val="both"/>
              <w:rPr>
                <w:ins w:id="2547" w:author="usher" w:date="2026-08-13T10:04:00Z"/>
                <w:rFonts w:ascii="Times New Roman" w:eastAsia="Times New Roman" w:hAnsi="Times New Roman"/>
                <w:sz w:val="24"/>
                <w:szCs w:val="24"/>
                <w:lang w:eastAsia="en-GB"/>
              </w:rPr>
            </w:pPr>
            <w:ins w:id="2548"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6DDE697" w14:textId="77777777" w:rsidR="00B00584" w:rsidRDefault="00B00584">
            <w:pPr>
              <w:spacing w:after="0" w:line="360" w:lineRule="auto"/>
              <w:jc w:val="both"/>
              <w:rPr>
                <w:ins w:id="2549" w:author="usher" w:date="2026-08-13T10:04:00Z"/>
                <w:rFonts w:ascii="Times New Roman" w:eastAsia="Times New Roman" w:hAnsi="Times New Roman"/>
                <w:sz w:val="24"/>
                <w:szCs w:val="24"/>
                <w:lang w:eastAsia="en-GB"/>
              </w:rPr>
            </w:pPr>
            <w:ins w:id="2550"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9E41D4D" w14:textId="77777777" w:rsidR="00B00584" w:rsidRDefault="00B00584">
            <w:pPr>
              <w:spacing w:after="0" w:line="360" w:lineRule="auto"/>
              <w:jc w:val="both"/>
              <w:rPr>
                <w:ins w:id="2551" w:author="usher" w:date="2026-08-13T10:04:00Z"/>
                <w:rFonts w:ascii="Times New Roman" w:eastAsia="Times New Roman" w:hAnsi="Times New Roman"/>
                <w:sz w:val="24"/>
                <w:szCs w:val="24"/>
                <w:lang w:eastAsia="en-GB"/>
              </w:rPr>
            </w:pPr>
            <w:ins w:id="2552" w:author="usher" w:date="2026-08-13T10:04:00Z">
              <w:r>
                <w:rPr>
                  <w:rFonts w:ascii="Times New Roman" w:eastAsia="Times New Roman" w:hAnsi="Times New Roman"/>
                  <w:sz w:val="24"/>
                  <w:szCs w:val="24"/>
                  <w:lang w:eastAsia="en-GB"/>
                </w:rPr>
                <w:t>14.58 – 21.16</w:t>
              </w:r>
            </w:ins>
          </w:p>
        </w:tc>
      </w:tr>
      <w:tr w:rsidR="00B00584" w14:paraId="7C3355FE" w14:textId="77777777" w:rsidTr="00B00584">
        <w:trPr>
          <w:trHeight w:val="441"/>
          <w:tblCellSpacing w:w="15" w:type="dxa"/>
          <w:ins w:id="2553" w:author="usher" w:date="2026-08-13T10:04:00Z"/>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0BC8A90" w14:textId="77777777" w:rsidR="00B00584" w:rsidRDefault="00B00584">
            <w:pPr>
              <w:spacing w:after="0" w:line="360" w:lineRule="auto"/>
              <w:jc w:val="both"/>
              <w:rPr>
                <w:ins w:id="2554" w:author="usher" w:date="2026-08-13T10:04:00Z"/>
                <w:rFonts w:ascii="Times New Roman" w:eastAsia="Times New Roman" w:hAnsi="Times New Roman"/>
                <w:sz w:val="24"/>
                <w:szCs w:val="24"/>
                <w:lang w:eastAsia="en-GB"/>
              </w:rPr>
            </w:pPr>
            <w:ins w:id="2555" w:author="usher" w:date="2026-08-13T10:04:00Z">
              <w:r>
                <w:rPr>
                  <w:rFonts w:ascii="Times New Roman" w:eastAsia="Times New Roman" w:hAnsi="Times New Roman"/>
                  <w:sz w:val="24"/>
                  <w:szCs w:val="24"/>
                  <w:lang w:eastAsia="en-GB"/>
                </w:rPr>
                <w:t>Cohen’s d</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C1C9ED7" w14:textId="77777777" w:rsidR="00B00584" w:rsidRDefault="00B00584">
            <w:pPr>
              <w:spacing w:after="0" w:line="360" w:lineRule="auto"/>
              <w:jc w:val="both"/>
              <w:rPr>
                <w:ins w:id="2556" w:author="usher" w:date="2026-08-13T10:04:00Z"/>
                <w:rFonts w:ascii="Times New Roman" w:eastAsia="Times New Roman" w:hAnsi="Times New Roman"/>
                <w:sz w:val="24"/>
                <w:szCs w:val="24"/>
                <w:lang w:eastAsia="en-GB"/>
              </w:rPr>
            </w:pPr>
            <w:ins w:id="2557"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1066091" w14:textId="77777777" w:rsidR="00B00584" w:rsidRDefault="00B00584">
            <w:pPr>
              <w:spacing w:after="0" w:line="360" w:lineRule="auto"/>
              <w:jc w:val="both"/>
              <w:rPr>
                <w:ins w:id="2558" w:author="usher" w:date="2026-08-13T10:04:00Z"/>
                <w:rFonts w:ascii="Times New Roman" w:eastAsia="Times New Roman" w:hAnsi="Times New Roman"/>
                <w:sz w:val="24"/>
                <w:szCs w:val="24"/>
                <w:lang w:eastAsia="en-GB"/>
              </w:rPr>
            </w:pPr>
            <w:ins w:id="2559" w:author="usher" w:date="2026-08-13T10:04:00Z">
              <w:r>
                <w:rPr>
                  <w:rFonts w:ascii="Times New Roman" w:eastAsia="Times New Roman" w:hAnsi="Times New Roman"/>
                  <w:sz w:val="24"/>
                  <w:szCs w:val="24"/>
                  <w:lang w:eastAsia="en-GB"/>
                </w:rPr>
                <w:t>–</w:t>
              </w:r>
            </w:ins>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CB378F0" w14:textId="77777777" w:rsidR="00B00584" w:rsidRDefault="00B00584">
            <w:pPr>
              <w:spacing w:after="0" w:line="360" w:lineRule="auto"/>
              <w:jc w:val="both"/>
              <w:rPr>
                <w:ins w:id="2560" w:author="usher" w:date="2026-08-13T10:04:00Z"/>
                <w:rFonts w:ascii="Times New Roman" w:eastAsia="Times New Roman" w:hAnsi="Times New Roman"/>
                <w:sz w:val="24"/>
                <w:szCs w:val="24"/>
                <w:lang w:eastAsia="en-GB"/>
              </w:rPr>
            </w:pPr>
            <w:ins w:id="2561" w:author="usher" w:date="2026-08-13T10:04:00Z">
              <w:r>
                <w:rPr>
                  <w:rFonts w:ascii="Times New Roman" w:eastAsia="Times New Roman" w:hAnsi="Times New Roman"/>
                  <w:sz w:val="24"/>
                  <w:szCs w:val="24"/>
                  <w:lang w:eastAsia="en-GB"/>
                </w:rPr>
                <w:t>1.58</w:t>
              </w:r>
            </w:ins>
          </w:p>
        </w:tc>
      </w:tr>
    </w:tbl>
    <w:p w14:paraId="5876E410" w14:textId="77777777" w:rsidR="00B00584" w:rsidRDefault="00B00584" w:rsidP="00B00584">
      <w:pPr>
        <w:spacing w:before="100" w:beforeAutospacing="1" w:after="100" w:afterAutospacing="1" w:line="360" w:lineRule="auto"/>
        <w:jc w:val="both"/>
        <w:rPr>
          <w:ins w:id="2562" w:author="usher" w:date="2026-08-13T10:04:00Z"/>
          <w:rFonts w:ascii="Times New Roman" w:eastAsia="Times New Roman" w:hAnsi="Times New Roman"/>
          <w:sz w:val="24"/>
          <w:szCs w:val="24"/>
          <w:lang w:eastAsia="en-GB"/>
        </w:rPr>
      </w:pPr>
      <w:ins w:id="2563" w:author="usher" w:date="2026-08-13T10:04:00Z">
        <w:r>
          <w:rPr>
            <w:rFonts w:ascii="Times New Roman" w:eastAsia="Times New Roman" w:hAnsi="Times New Roman"/>
            <w:sz w:val="24"/>
            <w:szCs w:val="24"/>
            <w:lang w:eastAsia="en-GB"/>
          </w:rPr>
          <w:lastRenderedPageBreak/>
          <w:t xml:space="preserve">A bar chart comparing the mean pre-test and post-test Knowledge scores is presented as </w:t>
        </w:r>
        <w:r>
          <w:rPr>
            <w:rFonts w:ascii="Times New Roman" w:eastAsia="Times New Roman" w:hAnsi="Times New Roman"/>
            <w:b/>
            <w:bCs/>
            <w:sz w:val="24"/>
            <w:szCs w:val="24"/>
            <w:lang w:eastAsia="en-GB"/>
          </w:rPr>
          <w:t>Bar Chart 4.1</w:t>
        </w:r>
        <w:r>
          <w:rPr>
            <w:rFonts w:ascii="Times New Roman" w:eastAsia="Times New Roman" w:hAnsi="Times New Roman"/>
            <w:sz w:val="24"/>
            <w:szCs w:val="24"/>
            <w:lang w:eastAsia="en-GB"/>
          </w:rPr>
          <w:t>.</w:t>
        </w:r>
      </w:ins>
    </w:p>
    <w:p w14:paraId="64181E24" w14:textId="7DD2992A" w:rsidR="00B00584" w:rsidRDefault="00B00584" w:rsidP="00B00584">
      <w:pPr>
        <w:spacing w:before="100" w:beforeAutospacing="1" w:after="100" w:afterAutospacing="1" w:line="360" w:lineRule="auto"/>
        <w:jc w:val="both"/>
        <w:rPr>
          <w:ins w:id="2564" w:author="usher" w:date="2026-08-13T10:04:00Z"/>
          <w:rFonts w:ascii="Times New Roman" w:eastAsia="Times New Roman" w:hAnsi="Times New Roman"/>
          <w:sz w:val="24"/>
          <w:szCs w:val="24"/>
          <w:lang w:eastAsia="en-GB"/>
        </w:rPr>
      </w:pPr>
      <w:ins w:id="2565" w:author="usher" w:date="2026-08-13T10:04:00Z">
        <w:r>
          <w:rPr>
            <w:rFonts w:ascii="Times New Roman" w:eastAsia="Times New Roman" w:hAnsi="Times New Roman"/>
            <w:noProof/>
            <w:sz w:val="24"/>
            <w:szCs w:val="24"/>
            <w:lang w:eastAsia="en-GB"/>
          </w:rPr>
          <w:drawing>
            <wp:inline distT="0" distB="0" distL="0" distR="0" wp14:anchorId="29B10566" wp14:editId="7B04AFA0">
              <wp:extent cx="5732145" cy="320421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3204210"/>
                      </a:xfrm>
                      <a:prstGeom prst="rect">
                        <a:avLst/>
                      </a:prstGeom>
                      <a:noFill/>
                      <a:ln>
                        <a:noFill/>
                      </a:ln>
                    </pic:spPr>
                  </pic:pic>
                </a:graphicData>
              </a:graphic>
            </wp:inline>
          </w:drawing>
        </w:r>
      </w:ins>
    </w:p>
    <w:p w14:paraId="0C492D3D" w14:textId="77777777" w:rsidR="00B00584" w:rsidRDefault="00B00584" w:rsidP="00B00584">
      <w:pPr>
        <w:spacing w:before="100" w:beforeAutospacing="1" w:after="100" w:afterAutospacing="1" w:line="360" w:lineRule="auto"/>
        <w:jc w:val="both"/>
        <w:rPr>
          <w:ins w:id="2566" w:author="usher" w:date="2026-08-13T10:04:00Z"/>
          <w:rFonts w:ascii="Times New Roman" w:eastAsia="Times New Roman" w:hAnsi="Times New Roman"/>
          <w:sz w:val="24"/>
          <w:szCs w:val="24"/>
          <w:lang w:eastAsia="en-GB"/>
        </w:rPr>
      </w:pPr>
    </w:p>
    <w:p w14:paraId="6E592EAF" w14:textId="77777777" w:rsidR="00B00584" w:rsidRDefault="00B00584" w:rsidP="00B00584">
      <w:pPr>
        <w:spacing w:before="100" w:beforeAutospacing="1" w:after="100" w:afterAutospacing="1" w:line="360" w:lineRule="auto"/>
        <w:jc w:val="both"/>
        <w:rPr>
          <w:ins w:id="2567" w:author="usher" w:date="2026-08-13T10:04:00Z"/>
          <w:rFonts w:ascii="Times New Roman" w:eastAsia="Times New Roman" w:hAnsi="Times New Roman"/>
          <w:sz w:val="24"/>
          <w:szCs w:val="24"/>
          <w:lang w:eastAsia="en-GB"/>
        </w:rPr>
      </w:pPr>
      <w:ins w:id="2568" w:author="usher" w:date="2026-08-13T10:04:00Z">
        <w:r>
          <w:rPr>
            <w:rFonts w:ascii="Times New Roman" w:eastAsia="Times New Roman" w:hAnsi="Times New Roman"/>
            <w:sz w:val="24"/>
            <w:szCs w:val="24"/>
            <w:lang w:eastAsia="en-GB"/>
          </w:rPr>
          <w:t xml:space="preserve">Further comparisons were made according to selected socio-demographic variables. Female participants recorded a slightly higher mean improvement (18.12) than male participants (16.89). Participants with post-secondary education showed a higher mean Knowledge gain (18.94) compared with those who had secondary education (12.40) or non-formal education (15.78). When examined by church affiliation, participants from GOFAMINT and New Covenant Church recorded slightly higher average improvements than those from RCCG and </w:t>
        </w:r>
        <w:proofErr w:type="spellStart"/>
        <w:r>
          <w:rPr>
            <w:rFonts w:ascii="Times New Roman" w:eastAsia="Times New Roman" w:hAnsi="Times New Roman"/>
            <w:sz w:val="24"/>
            <w:szCs w:val="24"/>
            <w:lang w:eastAsia="en-GB"/>
          </w:rPr>
          <w:t>Molete</w:t>
        </w:r>
        <w:proofErr w:type="spellEnd"/>
        <w:r>
          <w:rPr>
            <w:rFonts w:ascii="Times New Roman" w:eastAsia="Times New Roman" w:hAnsi="Times New Roman"/>
            <w:sz w:val="24"/>
            <w:szCs w:val="24"/>
            <w:lang w:eastAsia="en-GB"/>
          </w:rPr>
          <w:t xml:space="preserve"> Baptist Church. However, these differences did not reach statistical significance, most likely because of the relatively small and uneven subgroup sizes.</w:t>
        </w:r>
      </w:ins>
    </w:p>
    <w:p w14:paraId="6E60F23F" w14:textId="77777777" w:rsidR="00B00584" w:rsidDel="008228F3" w:rsidRDefault="00B00584" w:rsidP="00B00584">
      <w:pPr>
        <w:spacing w:before="100" w:beforeAutospacing="1" w:after="100" w:afterAutospacing="1" w:line="360" w:lineRule="auto"/>
        <w:jc w:val="both"/>
        <w:rPr>
          <w:ins w:id="2569" w:author="usher" w:date="2026-08-13T10:04:00Z"/>
          <w:del w:id="2570" w:author="Daniel HENRY" w:date="2026-10-06T11:58:00Z"/>
          <w:rFonts w:ascii="Times New Roman" w:eastAsia="Times New Roman" w:hAnsi="Times New Roman"/>
          <w:sz w:val="24"/>
          <w:szCs w:val="24"/>
          <w:lang w:eastAsia="en-GB"/>
        </w:rPr>
      </w:pPr>
      <w:ins w:id="2571" w:author="usher" w:date="2026-08-13T10:04:00Z">
        <w:r>
          <w:rPr>
            <w:rFonts w:ascii="Times New Roman" w:eastAsia="Times New Roman" w:hAnsi="Times New Roman"/>
            <w:sz w:val="24"/>
            <w:szCs w:val="24"/>
            <w:lang w:eastAsia="en-GB"/>
          </w:rPr>
          <w:t xml:space="preserve">Overall, the results demonstrate that the mental health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produced a clear and statistically significant improvement in the Knowledge of adolescent depression among the religious educators.</w:t>
        </w:r>
      </w:ins>
    </w:p>
    <w:p w14:paraId="183A52B3" w14:textId="77777777" w:rsidR="00B00584" w:rsidRDefault="00B00584" w:rsidP="00B00584">
      <w:pPr>
        <w:spacing w:before="100" w:beforeAutospacing="1" w:after="100" w:afterAutospacing="1" w:line="360" w:lineRule="auto"/>
        <w:jc w:val="both"/>
        <w:rPr>
          <w:ins w:id="2572" w:author="usher" w:date="2026-08-13T10:04:00Z"/>
          <w:rFonts w:ascii="Times New Roman" w:eastAsia="Times New Roman" w:hAnsi="Times New Roman"/>
          <w:sz w:val="24"/>
          <w:szCs w:val="24"/>
          <w:lang w:eastAsia="en-GB"/>
        </w:rPr>
      </w:pPr>
    </w:p>
    <w:p w14:paraId="10836197" w14:textId="77777777" w:rsidR="00B00584" w:rsidRDefault="00B00584" w:rsidP="00B00584">
      <w:pPr>
        <w:spacing w:before="100" w:beforeAutospacing="1" w:after="100" w:afterAutospacing="1" w:line="360" w:lineRule="auto"/>
        <w:jc w:val="both"/>
        <w:rPr>
          <w:ins w:id="2573" w:author="usher" w:date="2026-08-13T10:04:00Z"/>
          <w:rFonts w:ascii="Times New Roman" w:eastAsia="Times New Roman" w:hAnsi="Times New Roman"/>
          <w:sz w:val="24"/>
          <w:szCs w:val="24"/>
          <w:lang w:eastAsia="en-GB"/>
        </w:rPr>
      </w:pPr>
      <w:ins w:id="2574" w:author="usher" w:date="2026-08-13T10:04:00Z">
        <w:r>
          <w:rPr>
            <w:rFonts w:ascii="Times New Roman" w:eastAsia="Times New Roman" w:hAnsi="Times New Roman"/>
            <w:b/>
            <w:bCs/>
            <w:sz w:val="24"/>
            <w:szCs w:val="24"/>
            <w:lang w:eastAsia="en-GB"/>
          </w:rPr>
          <w:t>4.3 Attitude towards Depression and Referral (Pre- and Post-Training)</w:t>
        </w:r>
      </w:ins>
    </w:p>
    <w:p w14:paraId="1B43990D" w14:textId="77777777" w:rsidR="00B00584" w:rsidRDefault="00B00584" w:rsidP="00B00584">
      <w:pPr>
        <w:spacing w:before="100" w:beforeAutospacing="1" w:after="100" w:afterAutospacing="1" w:line="360" w:lineRule="auto"/>
        <w:jc w:val="both"/>
        <w:rPr>
          <w:ins w:id="2575" w:author="usher" w:date="2026-08-13T10:04:00Z"/>
          <w:rFonts w:ascii="Times New Roman" w:eastAsia="Times New Roman" w:hAnsi="Times New Roman"/>
          <w:sz w:val="24"/>
          <w:szCs w:val="24"/>
          <w:lang w:eastAsia="en-GB"/>
        </w:rPr>
      </w:pPr>
      <w:ins w:id="2576" w:author="usher" w:date="2026-08-13T10:04:00Z">
        <w:r>
          <w:rPr>
            <w:rFonts w:ascii="Times New Roman" w:eastAsia="Times New Roman" w:hAnsi="Times New Roman"/>
            <w:sz w:val="24"/>
            <w:szCs w:val="24"/>
            <w:lang w:eastAsia="en-GB"/>
          </w:rPr>
          <w:t xml:space="preserve">This section presents the results of the Attitude component of the assessment. Attitude was scored separately from Knowledge and combined items measuring participants’ willingness to </w:t>
        </w:r>
        <w:r>
          <w:rPr>
            <w:rFonts w:ascii="Times New Roman" w:eastAsia="Times New Roman" w:hAnsi="Times New Roman"/>
            <w:sz w:val="24"/>
            <w:szCs w:val="24"/>
            <w:lang w:eastAsia="en-GB"/>
          </w:rPr>
          <w:lastRenderedPageBreak/>
          <w:t>refer adolescents with depression for professional care and their stigma-related beliefs. Higher scores indicate more positive attitudes (greater willingness to refer and lower levels of stigma).</w:t>
        </w:r>
      </w:ins>
    </w:p>
    <w:p w14:paraId="0B534E3C" w14:textId="77777777" w:rsidR="00B00584" w:rsidRDefault="00B00584" w:rsidP="00B00584">
      <w:pPr>
        <w:spacing w:before="100" w:beforeAutospacing="1" w:after="100" w:afterAutospacing="1" w:line="360" w:lineRule="auto"/>
        <w:jc w:val="both"/>
        <w:rPr>
          <w:ins w:id="2577" w:author="usher" w:date="2026-08-13T10:04:00Z"/>
          <w:rFonts w:ascii="Times New Roman" w:eastAsia="Times New Roman" w:hAnsi="Times New Roman"/>
          <w:sz w:val="24"/>
          <w:szCs w:val="24"/>
          <w:lang w:eastAsia="en-GB"/>
        </w:rPr>
      </w:pPr>
      <w:ins w:id="2578" w:author="usher" w:date="2026-08-13T10:04:00Z">
        <w:r>
          <w:rPr>
            <w:rFonts w:ascii="Times New Roman" w:eastAsia="Times New Roman" w:hAnsi="Times New Roman"/>
            <w:sz w:val="24"/>
            <w:szCs w:val="24"/>
            <w:lang w:eastAsia="en-GB"/>
          </w:rPr>
          <w:t xml:space="preserve">The mean Attitude score before the training was 8.97 (SD = 3.41). After the training, the mean Attitude score rose to 11.89 (SD = 3.12). The mean improvement was 2.92 points. A paired samples t-test was carried out to examine whether this change was statistically significant. The analysis revealed a statistically significant increase in Attitude scores from pre-test to post-test,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6.84, p &lt; 0.001, 95% CI [2.06, 3.78]. The effect size was large (Cohen’s d = 1.11), showing that the training produced a meaningful positive shift in participants’ attitudes.</w:t>
        </w:r>
      </w:ins>
    </w:p>
    <w:p w14:paraId="15ED045A" w14:textId="77777777" w:rsidR="00B00584" w:rsidRDefault="00B00584" w:rsidP="00B00584">
      <w:pPr>
        <w:spacing w:before="100" w:beforeAutospacing="1" w:after="100" w:afterAutospacing="1" w:line="360" w:lineRule="auto"/>
        <w:jc w:val="both"/>
        <w:rPr>
          <w:ins w:id="2579" w:author="usher" w:date="2026-08-13T10:04:00Z"/>
          <w:rFonts w:ascii="Times New Roman" w:eastAsia="Times New Roman" w:hAnsi="Times New Roman"/>
          <w:sz w:val="24"/>
          <w:szCs w:val="24"/>
          <w:lang w:eastAsia="en-GB"/>
        </w:rPr>
      </w:pPr>
      <w:ins w:id="2580" w:author="usher" w:date="2026-08-13T10:04:00Z">
        <w:r>
          <w:rPr>
            <w:rFonts w:ascii="Times New Roman" w:eastAsia="Times New Roman" w:hAnsi="Times New Roman"/>
            <w:sz w:val="24"/>
            <w:szCs w:val="24"/>
            <w:lang w:eastAsia="en-GB"/>
          </w:rPr>
          <w:t>The result is statistically significant because the p-value is well below the 0.05 threshold. This indicates that the observed improvement is unlikely to have occurred by chance alone. The large effect size further confirms that the change is both statistically and practically important.</w:t>
        </w:r>
      </w:ins>
    </w:p>
    <w:p w14:paraId="40CCBF25" w14:textId="77777777" w:rsidR="00B00584" w:rsidRDefault="00B00584" w:rsidP="00B00584">
      <w:pPr>
        <w:spacing w:before="100" w:beforeAutospacing="1" w:after="100" w:afterAutospacing="1" w:line="360" w:lineRule="auto"/>
        <w:jc w:val="both"/>
        <w:rPr>
          <w:ins w:id="2581" w:author="usher" w:date="2026-08-13T10:04:00Z"/>
          <w:rFonts w:ascii="Times New Roman" w:eastAsia="Times New Roman" w:hAnsi="Times New Roman"/>
          <w:sz w:val="24"/>
          <w:szCs w:val="24"/>
          <w:lang w:eastAsia="en-GB"/>
        </w:rPr>
      </w:pPr>
      <w:ins w:id="2582" w:author="usher" w:date="2026-08-13T10:04:00Z">
        <w:r>
          <w:rPr>
            <w:rFonts w:ascii="Times New Roman" w:eastAsia="Times New Roman" w:hAnsi="Times New Roman"/>
            <w:sz w:val="24"/>
            <w:szCs w:val="24"/>
            <w:lang w:eastAsia="en-GB"/>
          </w:rPr>
          <w:t>When the two main components of Attitude were examined separately, the following patterns emerged. The mean score for willingness to refer increased from 3.34 (SD = 1.52) at pre-test to 4.05 (SD = 1.41) at post-test. The mean stigma-related score increased from 5.63 (SD = 2.71) at pre-test to 7.84 (SD = 2.48) at post-test, reflecting a reduction in negative beliefs about people with mental health problems.</w:t>
        </w:r>
      </w:ins>
    </w:p>
    <w:p w14:paraId="09CDCF1A" w14:textId="77777777" w:rsidR="00B00584" w:rsidRDefault="00B00584" w:rsidP="00B00584">
      <w:pPr>
        <w:spacing w:before="100" w:beforeAutospacing="1" w:after="100" w:afterAutospacing="1" w:line="360" w:lineRule="auto"/>
        <w:jc w:val="both"/>
        <w:rPr>
          <w:ins w:id="2583" w:author="usher" w:date="2026-08-13T10:04:00Z"/>
          <w:rFonts w:ascii="Times New Roman" w:eastAsia="Times New Roman" w:hAnsi="Times New Roman"/>
          <w:sz w:val="24"/>
          <w:szCs w:val="24"/>
          <w:lang w:eastAsia="en-GB"/>
        </w:rPr>
      </w:pPr>
      <w:ins w:id="2584" w:author="usher" w:date="2026-08-13T10:04:00Z">
        <w:r>
          <w:rPr>
            <w:rFonts w:ascii="Times New Roman" w:eastAsia="Times New Roman" w:hAnsi="Times New Roman"/>
            <w:b/>
            <w:bCs/>
            <w:sz w:val="24"/>
            <w:szCs w:val="24"/>
            <w:lang w:eastAsia="en-GB"/>
          </w:rPr>
          <w:t>Table 4.3: Pre- and Post-Training Attitude Scores (n = 38)</w:t>
        </w:r>
      </w:ins>
    </w:p>
    <w:tbl>
      <w:tblPr>
        <w:tblW w:w="9194"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Change w:id="2585" w:author="Daniel HENRY" w:date="2026-10-06T11:58:00Z">
          <w:tblPr>
            <w:tblW w:w="759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PrChange>
      </w:tblPr>
      <w:tblGrid>
        <w:gridCol w:w="4296"/>
        <w:gridCol w:w="1485"/>
        <w:gridCol w:w="1607"/>
        <w:gridCol w:w="1806"/>
        <w:tblGridChange w:id="2586">
          <w:tblGrid>
            <w:gridCol w:w="3543"/>
            <w:gridCol w:w="1227"/>
            <w:gridCol w:w="1328"/>
            <w:gridCol w:w="1494"/>
          </w:tblGrid>
        </w:tblGridChange>
      </w:tblGrid>
      <w:tr w:rsidR="00B00584" w14:paraId="353FE818" w14:textId="77777777" w:rsidTr="008228F3">
        <w:trPr>
          <w:trHeight w:val="323"/>
          <w:tblHeader/>
          <w:tblCellSpacing w:w="15" w:type="dxa"/>
          <w:ins w:id="2587" w:author="usher" w:date="2026-08-13T10:04:00Z"/>
          <w:trPrChange w:id="2588" w:author="Daniel HENRY" w:date="2026-10-06T11:58:00Z">
            <w:trPr>
              <w:trHeight w:val="322"/>
              <w:tblHeader/>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589"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78ED80F" w14:textId="77777777" w:rsidR="00B00584" w:rsidRDefault="00B00584">
            <w:pPr>
              <w:spacing w:after="0" w:line="360" w:lineRule="auto"/>
              <w:jc w:val="both"/>
              <w:rPr>
                <w:ins w:id="2590" w:author="usher" w:date="2026-08-13T10:04:00Z"/>
                <w:rFonts w:ascii="Times New Roman" w:eastAsia="Times New Roman" w:hAnsi="Times New Roman"/>
                <w:b/>
                <w:bCs/>
                <w:sz w:val="24"/>
                <w:szCs w:val="24"/>
                <w:lang w:eastAsia="en-GB"/>
              </w:rPr>
            </w:pPr>
            <w:ins w:id="2591" w:author="usher" w:date="2026-08-13T10:04:00Z">
              <w:r>
                <w:rPr>
                  <w:rFonts w:ascii="Times New Roman" w:eastAsia="Times New Roman" w:hAnsi="Times New Roman"/>
                  <w:b/>
                  <w:bCs/>
                  <w:sz w:val="24"/>
                  <w:szCs w:val="24"/>
                  <w:lang w:eastAsia="en-GB"/>
                </w:rPr>
                <w:t>Statistic</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592"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E039974" w14:textId="77777777" w:rsidR="00B00584" w:rsidRDefault="00B00584">
            <w:pPr>
              <w:spacing w:after="0" w:line="360" w:lineRule="auto"/>
              <w:jc w:val="both"/>
              <w:rPr>
                <w:ins w:id="2593" w:author="usher" w:date="2026-08-13T10:04:00Z"/>
                <w:rFonts w:ascii="Times New Roman" w:eastAsia="Times New Roman" w:hAnsi="Times New Roman"/>
                <w:b/>
                <w:bCs/>
                <w:sz w:val="24"/>
                <w:szCs w:val="24"/>
                <w:lang w:eastAsia="en-GB"/>
              </w:rPr>
            </w:pPr>
            <w:ins w:id="2594" w:author="usher" w:date="2026-08-13T10:04:00Z">
              <w:r>
                <w:rPr>
                  <w:rFonts w:ascii="Times New Roman" w:eastAsia="Times New Roman" w:hAnsi="Times New Roman"/>
                  <w:b/>
                  <w:bCs/>
                  <w:sz w:val="24"/>
                  <w:szCs w:val="24"/>
                  <w:lang w:eastAsia="en-GB"/>
                </w:rPr>
                <w:t>Pre-Test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595"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B22E775" w14:textId="77777777" w:rsidR="00B00584" w:rsidRDefault="00B00584">
            <w:pPr>
              <w:spacing w:after="0" w:line="360" w:lineRule="auto"/>
              <w:jc w:val="both"/>
              <w:rPr>
                <w:ins w:id="2596" w:author="usher" w:date="2026-08-13T10:04:00Z"/>
                <w:rFonts w:ascii="Times New Roman" w:eastAsia="Times New Roman" w:hAnsi="Times New Roman"/>
                <w:b/>
                <w:bCs/>
                <w:sz w:val="24"/>
                <w:szCs w:val="24"/>
                <w:lang w:eastAsia="en-GB"/>
              </w:rPr>
            </w:pPr>
            <w:ins w:id="2597" w:author="usher" w:date="2026-08-13T10:04:00Z">
              <w:r>
                <w:rPr>
                  <w:rFonts w:ascii="Times New Roman" w:eastAsia="Times New Roman" w:hAnsi="Times New Roman"/>
                  <w:b/>
                  <w:bCs/>
                  <w:sz w:val="24"/>
                  <w:szCs w:val="24"/>
                  <w:lang w:eastAsia="en-GB"/>
                </w:rPr>
                <w:t>Post-Test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598"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5165822" w14:textId="77777777" w:rsidR="00B00584" w:rsidRDefault="00B00584">
            <w:pPr>
              <w:spacing w:after="0" w:line="360" w:lineRule="auto"/>
              <w:jc w:val="both"/>
              <w:rPr>
                <w:ins w:id="2599" w:author="usher" w:date="2026-08-13T10:04:00Z"/>
                <w:rFonts w:ascii="Times New Roman" w:eastAsia="Times New Roman" w:hAnsi="Times New Roman"/>
                <w:b/>
                <w:bCs/>
                <w:sz w:val="24"/>
                <w:szCs w:val="24"/>
                <w:lang w:eastAsia="en-GB"/>
              </w:rPr>
            </w:pPr>
            <w:ins w:id="2600" w:author="usher" w:date="2026-08-13T10:04:00Z">
              <w:r>
                <w:rPr>
                  <w:rFonts w:ascii="Times New Roman" w:eastAsia="Times New Roman" w:hAnsi="Times New Roman"/>
                  <w:b/>
                  <w:bCs/>
                  <w:sz w:val="24"/>
                  <w:szCs w:val="24"/>
                  <w:lang w:eastAsia="en-GB"/>
                </w:rPr>
                <w:t>Change</w:t>
              </w:r>
            </w:ins>
          </w:p>
        </w:tc>
      </w:tr>
      <w:tr w:rsidR="00B00584" w14:paraId="3AEBB8C0" w14:textId="77777777" w:rsidTr="008228F3">
        <w:trPr>
          <w:trHeight w:val="323"/>
          <w:tblCellSpacing w:w="15" w:type="dxa"/>
          <w:ins w:id="2601" w:author="usher" w:date="2026-08-13T10:04:00Z"/>
          <w:trPrChange w:id="2602"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03"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FB7AF17" w14:textId="77777777" w:rsidR="00B00584" w:rsidRDefault="00B00584">
            <w:pPr>
              <w:spacing w:after="0" w:line="360" w:lineRule="auto"/>
              <w:jc w:val="both"/>
              <w:rPr>
                <w:ins w:id="2604" w:author="usher" w:date="2026-08-13T10:04:00Z"/>
                <w:rFonts w:ascii="Times New Roman" w:eastAsia="Times New Roman" w:hAnsi="Times New Roman"/>
                <w:sz w:val="24"/>
                <w:szCs w:val="24"/>
                <w:lang w:eastAsia="en-GB"/>
              </w:rPr>
            </w:pPr>
            <w:ins w:id="2605" w:author="usher" w:date="2026-08-13T10:04:00Z">
              <w:r>
                <w:rPr>
                  <w:rFonts w:ascii="Times New Roman" w:eastAsia="Times New Roman" w:hAnsi="Times New Roman"/>
                  <w:sz w:val="24"/>
                  <w:szCs w:val="24"/>
                  <w:lang w:eastAsia="en-GB"/>
                </w:rPr>
                <w:t>Mean Attitude Score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06"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4C50568" w14:textId="77777777" w:rsidR="00B00584" w:rsidRDefault="00B00584">
            <w:pPr>
              <w:spacing w:after="0" w:line="360" w:lineRule="auto"/>
              <w:jc w:val="both"/>
              <w:rPr>
                <w:ins w:id="2607" w:author="usher" w:date="2026-08-13T10:04:00Z"/>
                <w:rFonts w:ascii="Times New Roman" w:eastAsia="Times New Roman" w:hAnsi="Times New Roman"/>
                <w:sz w:val="24"/>
                <w:szCs w:val="24"/>
                <w:lang w:eastAsia="en-GB"/>
              </w:rPr>
            </w:pPr>
            <w:ins w:id="2608" w:author="usher" w:date="2026-08-13T10:04:00Z">
              <w:r>
                <w:rPr>
                  <w:rFonts w:ascii="Times New Roman" w:eastAsia="Times New Roman" w:hAnsi="Times New Roman"/>
                  <w:sz w:val="24"/>
                  <w:szCs w:val="24"/>
                  <w:lang w:eastAsia="en-GB"/>
                </w:rPr>
                <w:t>8.97</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09"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56D50F4" w14:textId="77777777" w:rsidR="00B00584" w:rsidRDefault="00B00584">
            <w:pPr>
              <w:spacing w:after="0" w:line="360" w:lineRule="auto"/>
              <w:jc w:val="both"/>
              <w:rPr>
                <w:ins w:id="2610" w:author="usher" w:date="2026-08-13T10:04:00Z"/>
                <w:rFonts w:ascii="Times New Roman" w:eastAsia="Times New Roman" w:hAnsi="Times New Roman"/>
                <w:sz w:val="24"/>
                <w:szCs w:val="24"/>
                <w:lang w:eastAsia="en-GB"/>
              </w:rPr>
            </w:pPr>
            <w:ins w:id="2611" w:author="usher" w:date="2026-08-13T10:04:00Z">
              <w:r>
                <w:rPr>
                  <w:rFonts w:ascii="Times New Roman" w:eastAsia="Times New Roman" w:hAnsi="Times New Roman"/>
                  <w:sz w:val="24"/>
                  <w:szCs w:val="24"/>
                  <w:lang w:eastAsia="en-GB"/>
                </w:rPr>
                <w:t>11.89</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12"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DC78952" w14:textId="77777777" w:rsidR="00B00584" w:rsidRDefault="00B00584">
            <w:pPr>
              <w:spacing w:after="0" w:line="360" w:lineRule="auto"/>
              <w:jc w:val="both"/>
              <w:rPr>
                <w:ins w:id="2613" w:author="usher" w:date="2026-08-13T10:04:00Z"/>
                <w:rFonts w:ascii="Times New Roman" w:eastAsia="Times New Roman" w:hAnsi="Times New Roman"/>
                <w:sz w:val="24"/>
                <w:szCs w:val="24"/>
                <w:lang w:eastAsia="en-GB"/>
              </w:rPr>
            </w:pPr>
            <w:ins w:id="2614" w:author="usher" w:date="2026-08-13T10:04:00Z">
              <w:r>
                <w:rPr>
                  <w:rFonts w:ascii="Times New Roman" w:eastAsia="Times New Roman" w:hAnsi="Times New Roman"/>
                  <w:sz w:val="24"/>
                  <w:szCs w:val="24"/>
                  <w:lang w:eastAsia="en-GB"/>
                </w:rPr>
                <w:t>2.92</w:t>
              </w:r>
            </w:ins>
          </w:p>
        </w:tc>
      </w:tr>
      <w:tr w:rsidR="00B00584" w14:paraId="71ED7402" w14:textId="77777777" w:rsidTr="008228F3">
        <w:trPr>
          <w:trHeight w:val="323"/>
          <w:tblCellSpacing w:w="15" w:type="dxa"/>
          <w:ins w:id="2615" w:author="usher" w:date="2026-08-13T10:04:00Z"/>
          <w:trPrChange w:id="2616"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17"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01B6CCE" w14:textId="77777777" w:rsidR="00B00584" w:rsidRDefault="00B00584">
            <w:pPr>
              <w:spacing w:after="0" w:line="360" w:lineRule="auto"/>
              <w:jc w:val="both"/>
              <w:rPr>
                <w:ins w:id="2618" w:author="usher" w:date="2026-08-13T10:04:00Z"/>
                <w:rFonts w:ascii="Times New Roman" w:eastAsia="Times New Roman" w:hAnsi="Times New Roman"/>
                <w:sz w:val="24"/>
                <w:szCs w:val="24"/>
                <w:lang w:eastAsia="en-GB"/>
              </w:rPr>
            </w:pPr>
            <w:ins w:id="2619" w:author="usher" w:date="2026-08-13T10:04:00Z">
              <w:r>
                <w:rPr>
                  <w:rFonts w:ascii="Times New Roman" w:eastAsia="Times New Roman" w:hAnsi="Times New Roman"/>
                  <w:sz w:val="24"/>
                  <w:szCs w:val="24"/>
                  <w:lang w:eastAsia="en-GB"/>
                </w:rPr>
                <w:t>Standard Deviation (SD)</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20"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729C027" w14:textId="77777777" w:rsidR="00B00584" w:rsidRDefault="00B00584">
            <w:pPr>
              <w:spacing w:after="0" w:line="360" w:lineRule="auto"/>
              <w:jc w:val="both"/>
              <w:rPr>
                <w:ins w:id="2621" w:author="usher" w:date="2026-08-13T10:04:00Z"/>
                <w:rFonts w:ascii="Times New Roman" w:eastAsia="Times New Roman" w:hAnsi="Times New Roman"/>
                <w:sz w:val="24"/>
                <w:szCs w:val="24"/>
                <w:lang w:eastAsia="en-GB"/>
              </w:rPr>
            </w:pPr>
            <w:ins w:id="2622" w:author="usher" w:date="2026-08-13T10:04:00Z">
              <w:r>
                <w:rPr>
                  <w:rFonts w:ascii="Times New Roman" w:eastAsia="Times New Roman" w:hAnsi="Times New Roman"/>
                  <w:sz w:val="24"/>
                  <w:szCs w:val="24"/>
                  <w:lang w:eastAsia="en-GB"/>
                </w:rPr>
                <w:t>3.41</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23"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7BD5D2D" w14:textId="77777777" w:rsidR="00B00584" w:rsidRDefault="00B00584">
            <w:pPr>
              <w:spacing w:after="0" w:line="360" w:lineRule="auto"/>
              <w:jc w:val="both"/>
              <w:rPr>
                <w:ins w:id="2624" w:author="usher" w:date="2026-08-13T10:04:00Z"/>
                <w:rFonts w:ascii="Times New Roman" w:eastAsia="Times New Roman" w:hAnsi="Times New Roman"/>
                <w:sz w:val="24"/>
                <w:szCs w:val="24"/>
                <w:lang w:eastAsia="en-GB"/>
              </w:rPr>
            </w:pPr>
            <w:ins w:id="2625" w:author="usher" w:date="2026-08-13T10:04:00Z">
              <w:r>
                <w:rPr>
                  <w:rFonts w:ascii="Times New Roman" w:eastAsia="Times New Roman" w:hAnsi="Times New Roman"/>
                  <w:sz w:val="24"/>
                  <w:szCs w:val="24"/>
                  <w:lang w:eastAsia="en-GB"/>
                </w:rPr>
                <w:t>3.12</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26"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6AC7ABD" w14:textId="77777777" w:rsidR="00B00584" w:rsidRDefault="00B00584">
            <w:pPr>
              <w:spacing w:after="0" w:line="360" w:lineRule="auto"/>
              <w:jc w:val="both"/>
              <w:rPr>
                <w:ins w:id="2627" w:author="usher" w:date="2026-08-13T10:04:00Z"/>
                <w:rFonts w:ascii="Times New Roman" w:eastAsia="Times New Roman" w:hAnsi="Times New Roman"/>
                <w:sz w:val="24"/>
                <w:szCs w:val="24"/>
                <w:lang w:eastAsia="en-GB"/>
              </w:rPr>
            </w:pPr>
            <w:ins w:id="2628" w:author="usher" w:date="2026-08-13T10:04:00Z">
              <w:r>
                <w:rPr>
                  <w:rFonts w:ascii="Times New Roman" w:eastAsia="Times New Roman" w:hAnsi="Times New Roman"/>
                  <w:sz w:val="24"/>
                  <w:szCs w:val="24"/>
                  <w:lang w:eastAsia="en-GB"/>
                </w:rPr>
                <w:t>2.64</w:t>
              </w:r>
            </w:ins>
          </w:p>
        </w:tc>
      </w:tr>
      <w:tr w:rsidR="00B00584" w14:paraId="28CC1B03" w14:textId="77777777" w:rsidTr="008228F3">
        <w:trPr>
          <w:trHeight w:val="323"/>
          <w:tblCellSpacing w:w="15" w:type="dxa"/>
          <w:ins w:id="2629" w:author="usher" w:date="2026-08-13T10:04:00Z"/>
          <w:trPrChange w:id="2630"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31"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D885847" w14:textId="77777777" w:rsidR="00B00584" w:rsidRDefault="00B00584">
            <w:pPr>
              <w:spacing w:after="0" w:line="360" w:lineRule="auto"/>
              <w:jc w:val="both"/>
              <w:rPr>
                <w:ins w:id="2632" w:author="usher" w:date="2026-08-13T10:04:00Z"/>
                <w:rFonts w:ascii="Times New Roman" w:eastAsia="Times New Roman" w:hAnsi="Times New Roman"/>
                <w:sz w:val="24"/>
                <w:szCs w:val="24"/>
                <w:lang w:eastAsia="en-GB"/>
              </w:rPr>
            </w:pPr>
            <w:ins w:id="2633" w:author="usher" w:date="2026-08-13T10:04:00Z">
              <w:r>
                <w:rPr>
                  <w:rFonts w:ascii="Times New Roman" w:eastAsia="Times New Roman" w:hAnsi="Times New Roman"/>
                  <w:sz w:val="24"/>
                  <w:szCs w:val="24"/>
                  <w:lang w:eastAsia="en-GB"/>
                </w:rPr>
                <w:t>Mean Referral Willingness</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34"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2AF76D5" w14:textId="77777777" w:rsidR="00B00584" w:rsidRDefault="00B00584">
            <w:pPr>
              <w:spacing w:after="0" w:line="360" w:lineRule="auto"/>
              <w:jc w:val="both"/>
              <w:rPr>
                <w:ins w:id="2635" w:author="usher" w:date="2026-08-13T10:04:00Z"/>
                <w:rFonts w:ascii="Times New Roman" w:eastAsia="Times New Roman" w:hAnsi="Times New Roman"/>
                <w:sz w:val="24"/>
                <w:szCs w:val="24"/>
                <w:lang w:eastAsia="en-GB"/>
              </w:rPr>
            </w:pPr>
            <w:ins w:id="2636" w:author="usher" w:date="2026-08-13T10:04:00Z">
              <w:r>
                <w:rPr>
                  <w:rFonts w:ascii="Times New Roman" w:eastAsia="Times New Roman" w:hAnsi="Times New Roman"/>
                  <w:sz w:val="24"/>
                  <w:szCs w:val="24"/>
                  <w:lang w:eastAsia="en-GB"/>
                </w:rPr>
                <w:t>3.34</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37"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06E9775" w14:textId="77777777" w:rsidR="00B00584" w:rsidRDefault="00B00584">
            <w:pPr>
              <w:spacing w:after="0" w:line="360" w:lineRule="auto"/>
              <w:jc w:val="both"/>
              <w:rPr>
                <w:ins w:id="2638" w:author="usher" w:date="2026-08-13T10:04:00Z"/>
                <w:rFonts w:ascii="Times New Roman" w:eastAsia="Times New Roman" w:hAnsi="Times New Roman"/>
                <w:sz w:val="24"/>
                <w:szCs w:val="24"/>
                <w:lang w:eastAsia="en-GB"/>
              </w:rPr>
            </w:pPr>
            <w:ins w:id="2639" w:author="usher" w:date="2026-08-13T10:04:00Z">
              <w:r>
                <w:rPr>
                  <w:rFonts w:ascii="Times New Roman" w:eastAsia="Times New Roman" w:hAnsi="Times New Roman"/>
                  <w:sz w:val="24"/>
                  <w:szCs w:val="24"/>
                  <w:lang w:eastAsia="en-GB"/>
                </w:rPr>
                <w:t>4.05</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40"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DB52151" w14:textId="77777777" w:rsidR="00B00584" w:rsidRDefault="00B00584">
            <w:pPr>
              <w:spacing w:after="0" w:line="360" w:lineRule="auto"/>
              <w:jc w:val="both"/>
              <w:rPr>
                <w:ins w:id="2641" w:author="usher" w:date="2026-08-13T10:04:00Z"/>
                <w:rFonts w:ascii="Times New Roman" w:eastAsia="Times New Roman" w:hAnsi="Times New Roman"/>
                <w:sz w:val="24"/>
                <w:szCs w:val="24"/>
                <w:lang w:eastAsia="en-GB"/>
              </w:rPr>
            </w:pPr>
            <w:ins w:id="2642" w:author="usher" w:date="2026-08-13T10:04:00Z">
              <w:r>
                <w:rPr>
                  <w:rFonts w:ascii="Times New Roman" w:eastAsia="Times New Roman" w:hAnsi="Times New Roman"/>
                  <w:sz w:val="24"/>
                  <w:szCs w:val="24"/>
                  <w:lang w:eastAsia="en-GB"/>
                </w:rPr>
                <w:t>0.71</w:t>
              </w:r>
            </w:ins>
          </w:p>
        </w:tc>
      </w:tr>
      <w:tr w:rsidR="00B00584" w14:paraId="62C4CC12" w14:textId="77777777" w:rsidTr="008228F3">
        <w:trPr>
          <w:trHeight w:val="323"/>
          <w:tblCellSpacing w:w="15" w:type="dxa"/>
          <w:ins w:id="2643" w:author="usher" w:date="2026-08-13T10:04:00Z"/>
          <w:trPrChange w:id="2644"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45"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934FBDC" w14:textId="77777777" w:rsidR="00B00584" w:rsidRDefault="00B00584">
            <w:pPr>
              <w:spacing w:after="0" w:line="360" w:lineRule="auto"/>
              <w:jc w:val="both"/>
              <w:rPr>
                <w:ins w:id="2646" w:author="usher" w:date="2026-08-13T10:04:00Z"/>
                <w:rFonts w:ascii="Times New Roman" w:eastAsia="Times New Roman" w:hAnsi="Times New Roman"/>
                <w:sz w:val="24"/>
                <w:szCs w:val="24"/>
                <w:lang w:eastAsia="en-GB"/>
              </w:rPr>
            </w:pPr>
            <w:ins w:id="2647" w:author="usher" w:date="2026-08-13T10:04:00Z">
              <w:r>
                <w:rPr>
                  <w:rFonts w:ascii="Times New Roman" w:eastAsia="Times New Roman" w:hAnsi="Times New Roman"/>
                  <w:sz w:val="24"/>
                  <w:szCs w:val="24"/>
                  <w:lang w:eastAsia="en-GB"/>
                </w:rPr>
                <w:t>Mean Stigma-Related Score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48"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0AF027C" w14:textId="77777777" w:rsidR="00B00584" w:rsidRDefault="00B00584">
            <w:pPr>
              <w:spacing w:after="0" w:line="360" w:lineRule="auto"/>
              <w:jc w:val="both"/>
              <w:rPr>
                <w:ins w:id="2649" w:author="usher" w:date="2026-08-13T10:04:00Z"/>
                <w:rFonts w:ascii="Times New Roman" w:eastAsia="Times New Roman" w:hAnsi="Times New Roman"/>
                <w:sz w:val="24"/>
                <w:szCs w:val="24"/>
                <w:lang w:eastAsia="en-GB"/>
              </w:rPr>
            </w:pPr>
            <w:ins w:id="2650" w:author="usher" w:date="2026-08-13T10:04:00Z">
              <w:r>
                <w:rPr>
                  <w:rFonts w:ascii="Times New Roman" w:eastAsia="Times New Roman" w:hAnsi="Times New Roman"/>
                  <w:sz w:val="24"/>
                  <w:szCs w:val="24"/>
                  <w:lang w:eastAsia="en-GB"/>
                </w:rPr>
                <w:t>5.63</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51"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4FF278A" w14:textId="77777777" w:rsidR="00B00584" w:rsidRDefault="00B00584">
            <w:pPr>
              <w:spacing w:after="0" w:line="360" w:lineRule="auto"/>
              <w:jc w:val="both"/>
              <w:rPr>
                <w:ins w:id="2652" w:author="usher" w:date="2026-08-13T10:04:00Z"/>
                <w:rFonts w:ascii="Times New Roman" w:eastAsia="Times New Roman" w:hAnsi="Times New Roman"/>
                <w:sz w:val="24"/>
                <w:szCs w:val="24"/>
                <w:lang w:eastAsia="en-GB"/>
              </w:rPr>
            </w:pPr>
            <w:ins w:id="2653" w:author="usher" w:date="2026-08-13T10:04:00Z">
              <w:r>
                <w:rPr>
                  <w:rFonts w:ascii="Times New Roman" w:eastAsia="Times New Roman" w:hAnsi="Times New Roman"/>
                  <w:sz w:val="24"/>
                  <w:szCs w:val="24"/>
                  <w:lang w:eastAsia="en-GB"/>
                </w:rPr>
                <w:t>7.84</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54"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B9CA078" w14:textId="77777777" w:rsidR="00B00584" w:rsidRDefault="00B00584">
            <w:pPr>
              <w:spacing w:after="0" w:line="360" w:lineRule="auto"/>
              <w:jc w:val="both"/>
              <w:rPr>
                <w:ins w:id="2655" w:author="usher" w:date="2026-08-13T10:04:00Z"/>
                <w:rFonts w:ascii="Times New Roman" w:eastAsia="Times New Roman" w:hAnsi="Times New Roman"/>
                <w:sz w:val="24"/>
                <w:szCs w:val="24"/>
                <w:lang w:eastAsia="en-GB"/>
              </w:rPr>
            </w:pPr>
            <w:ins w:id="2656" w:author="usher" w:date="2026-08-13T10:04:00Z">
              <w:r>
                <w:rPr>
                  <w:rFonts w:ascii="Times New Roman" w:eastAsia="Times New Roman" w:hAnsi="Times New Roman"/>
                  <w:sz w:val="24"/>
                  <w:szCs w:val="24"/>
                  <w:lang w:eastAsia="en-GB"/>
                </w:rPr>
                <w:t>2.21</w:t>
              </w:r>
            </w:ins>
          </w:p>
        </w:tc>
      </w:tr>
      <w:tr w:rsidR="00B00584" w14:paraId="55E26C69" w14:textId="77777777" w:rsidTr="008228F3">
        <w:trPr>
          <w:trHeight w:val="323"/>
          <w:tblCellSpacing w:w="15" w:type="dxa"/>
          <w:ins w:id="2657" w:author="usher" w:date="2026-08-13T10:04:00Z"/>
          <w:trPrChange w:id="2658"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59"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2D5BC63" w14:textId="77777777" w:rsidR="00B00584" w:rsidRDefault="00B00584">
            <w:pPr>
              <w:spacing w:after="0" w:line="360" w:lineRule="auto"/>
              <w:jc w:val="both"/>
              <w:rPr>
                <w:ins w:id="2660" w:author="usher" w:date="2026-08-13T10:04:00Z"/>
                <w:rFonts w:ascii="Times New Roman" w:eastAsia="Times New Roman" w:hAnsi="Times New Roman"/>
                <w:sz w:val="24"/>
                <w:szCs w:val="24"/>
                <w:lang w:eastAsia="en-GB"/>
              </w:rPr>
            </w:pPr>
            <w:ins w:id="2661" w:author="usher" w:date="2026-08-13T10:04:00Z">
              <w:r>
                <w:rPr>
                  <w:rFonts w:ascii="Times New Roman" w:eastAsia="Times New Roman" w:hAnsi="Times New Roman"/>
                  <w:sz w:val="24"/>
                  <w:szCs w:val="24"/>
                  <w:lang w:eastAsia="en-GB"/>
                </w:rPr>
                <w:t>t-value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62"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CA8E061" w14:textId="77777777" w:rsidR="00B00584" w:rsidRDefault="00B00584">
            <w:pPr>
              <w:spacing w:after="0" w:line="360" w:lineRule="auto"/>
              <w:jc w:val="both"/>
              <w:rPr>
                <w:ins w:id="2663" w:author="usher" w:date="2026-08-13T10:04:00Z"/>
                <w:rFonts w:ascii="Times New Roman" w:eastAsia="Times New Roman" w:hAnsi="Times New Roman"/>
                <w:sz w:val="24"/>
                <w:szCs w:val="24"/>
                <w:lang w:eastAsia="en-GB"/>
              </w:rPr>
            </w:pPr>
            <w:ins w:id="2664"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65"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5B4CED8" w14:textId="77777777" w:rsidR="00B00584" w:rsidRDefault="00B00584">
            <w:pPr>
              <w:spacing w:after="0" w:line="360" w:lineRule="auto"/>
              <w:jc w:val="both"/>
              <w:rPr>
                <w:ins w:id="2666" w:author="usher" w:date="2026-08-13T10:04:00Z"/>
                <w:rFonts w:ascii="Times New Roman" w:eastAsia="Times New Roman" w:hAnsi="Times New Roman"/>
                <w:sz w:val="24"/>
                <w:szCs w:val="24"/>
                <w:lang w:eastAsia="en-GB"/>
              </w:rPr>
            </w:pPr>
            <w:ins w:id="2667"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68"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46FF3A3" w14:textId="77777777" w:rsidR="00B00584" w:rsidRDefault="00B00584">
            <w:pPr>
              <w:spacing w:after="0" w:line="360" w:lineRule="auto"/>
              <w:jc w:val="both"/>
              <w:rPr>
                <w:ins w:id="2669" w:author="usher" w:date="2026-08-13T10:04:00Z"/>
                <w:rFonts w:ascii="Times New Roman" w:eastAsia="Times New Roman" w:hAnsi="Times New Roman"/>
                <w:sz w:val="24"/>
                <w:szCs w:val="24"/>
                <w:lang w:eastAsia="en-GB"/>
              </w:rPr>
            </w:pPr>
            <w:ins w:id="2670" w:author="usher" w:date="2026-08-13T10:04:00Z">
              <w:r>
                <w:rPr>
                  <w:rFonts w:ascii="Times New Roman" w:eastAsia="Times New Roman" w:hAnsi="Times New Roman"/>
                  <w:sz w:val="24"/>
                  <w:szCs w:val="24"/>
                  <w:lang w:eastAsia="en-GB"/>
                </w:rPr>
                <w:t>6.84</w:t>
              </w:r>
            </w:ins>
          </w:p>
        </w:tc>
      </w:tr>
      <w:tr w:rsidR="00B00584" w14:paraId="6094671F" w14:textId="77777777" w:rsidTr="008228F3">
        <w:trPr>
          <w:trHeight w:val="323"/>
          <w:tblCellSpacing w:w="15" w:type="dxa"/>
          <w:ins w:id="2671" w:author="usher" w:date="2026-08-13T10:04:00Z"/>
          <w:trPrChange w:id="2672"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73"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A65DAD3" w14:textId="77777777" w:rsidR="00B00584" w:rsidRDefault="00B00584">
            <w:pPr>
              <w:spacing w:after="0" w:line="360" w:lineRule="auto"/>
              <w:jc w:val="both"/>
              <w:rPr>
                <w:ins w:id="2674" w:author="usher" w:date="2026-08-13T10:04:00Z"/>
                <w:rFonts w:ascii="Times New Roman" w:eastAsia="Times New Roman" w:hAnsi="Times New Roman"/>
                <w:sz w:val="24"/>
                <w:szCs w:val="24"/>
                <w:lang w:eastAsia="en-GB"/>
              </w:rPr>
            </w:pPr>
            <w:ins w:id="2675" w:author="usher" w:date="2026-08-13T10:04:00Z">
              <w:r>
                <w:rPr>
                  <w:rFonts w:ascii="Times New Roman" w:eastAsia="Times New Roman" w:hAnsi="Times New Roman"/>
                  <w:sz w:val="24"/>
                  <w:szCs w:val="24"/>
                  <w:lang w:eastAsia="en-GB"/>
                </w:rPr>
                <w:t>Degrees of freedom (df)</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76"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088B2F5" w14:textId="77777777" w:rsidR="00B00584" w:rsidRDefault="00B00584">
            <w:pPr>
              <w:spacing w:after="0" w:line="360" w:lineRule="auto"/>
              <w:jc w:val="both"/>
              <w:rPr>
                <w:ins w:id="2677" w:author="usher" w:date="2026-08-13T10:04:00Z"/>
                <w:rFonts w:ascii="Times New Roman" w:eastAsia="Times New Roman" w:hAnsi="Times New Roman"/>
                <w:sz w:val="24"/>
                <w:szCs w:val="24"/>
                <w:lang w:eastAsia="en-GB"/>
              </w:rPr>
            </w:pPr>
            <w:ins w:id="2678"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79"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74646D4" w14:textId="77777777" w:rsidR="00B00584" w:rsidRDefault="00B00584">
            <w:pPr>
              <w:spacing w:after="0" w:line="360" w:lineRule="auto"/>
              <w:jc w:val="both"/>
              <w:rPr>
                <w:ins w:id="2680" w:author="usher" w:date="2026-08-13T10:04:00Z"/>
                <w:rFonts w:ascii="Times New Roman" w:eastAsia="Times New Roman" w:hAnsi="Times New Roman"/>
                <w:sz w:val="24"/>
                <w:szCs w:val="24"/>
                <w:lang w:eastAsia="en-GB"/>
              </w:rPr>
            </w:pPr>
            <w:ins w:id="2681"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82"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E182D72" w14:textId="77777777" w:rsidR="00B00584" w:rsidRDefault="00B00584">
            <w:pPr>
              <w:spacing w:after="0" w:line="360" w:lineRule="auto"/>
              <w:jc w:val="both"/>
              <w:rPr>
                <w:ins w:id="2683" w:author="usher" w:date="2026-08-13T10:04:00Z"/>
                <w:rFonts w:ascii="Times New Roman" w:eastAsia="Times New Roman" w:hAnsi="Times New Roman"/>
                <w:sz w:val="24"/>
                <w:szCs w:val="24"/>
                <w:lang w:eastAsia="en-GB"/>
              </w:rPr>
            </w:pPr>
            <w:ins w:id="2684" w:author="usher" w:date="2026-08-13T10:04:00Z">
              <w:r>
                <w:rPr>
                  <w:rFonts w:ascii="Times New Roman" w:eastAsia="Times New Roman" w:hAnsi="Times New Roman"/>
                  <w:sz w:val="24"/>
                  <w:szCs w:val="24"/>
                  <w:lang w:eastAsia="en-GB"/>
                </w:rPr>
                <w:t>37</w:t>
              </w:r>
            </w:ins>
          </w:p>
        </w:tc>
      </w:tr>
      <w:tr w:rsidR="00B00584" w14:paraId="4D7442B5" w14:textId="77777777" w:rsidTr="008228F3">
        <w:trPr>
          <w:trHeight w:val="323"/>
          <w:tblCellSpacing w:w="15" w:type="dxa"/>
          <w:ins w:id="2685" w:author="usher" w:date="2026-08-13T10:04:00Z"/>
          <w:trPrChange w:id="2686"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87"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8450201" w14:textId="77777777" w:rsidR="00B00584" w:rsidRDefault="00B00584">
            <w:pPr>
              <w:spacing w:after="0" w:line="360" w:lineRule="auto"/>
              <w:jc w:val="both"/>
              <w:rPr>
                <w:ins w:id="2688" w:author="usher" w:date="2026-08-13T10:04:00Z"/>
                <w:rFonts w:ascii="Times New Roman" w:eastAsia="Times New Roman" w:hAnsi="Times New Roman"/>
                <w:sz w:val="24"/>
                <w:szCs w:val="24"/>
                <w:lang w:eastAsia="en-GB"/>
              </w:rPr>
            </w:pPr>
            <w:ins w:id="2689" w:author="usher" w:date="2026-08-13T10:04:00Z">
              <w:r>
                <w:rPr>
                  <w:rFonts w:ascii="Times New Roman" w:eastAsia="Times New Roman" w:hAnsi="Times New Roman"/>
                  <w:sz w:val="24"/>
                  <w:szCs w:val="24"/>
                  <w:lang w:eastAsia="en-GB"/>
                </w:rPr>
                <w:t>p-value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90"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A6AAFDD" w14:textId="77777777" w:rsidR="00B00584" w:rsidRDefault="00B00584">
            <w:pPr>
              <w:spacing w:after="0" w:line="360" w:lineRule="auto"/>
              <w:jc w:val="both"/>
              <w:rPr>
                <w:ins w:id="2691" w:author="usher" w:date="2026-08-13T10:04:00Z"/>
                <w:rFonts w:ascii="Times New Roman" w:eastAsia="Times New Roman" w:hAnsi="Times New Roman"/>
                <w:sz w:val="24"/>
                <w:szCs w:val="24"/>
                <w:lang w:eastAsia="en-GB"/>
              </w:rPr>
            </w:pPr>
            <w:ins w:id="2692"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93"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9E98068" w14:textId="77777777" w:rsidR="00B00584" w:rsidRDefault="00B00584">
            <w:pPr>
              <w:spacing w:after="0" w:line="360" w:lineRule="auto"/>
              <w:jc w:val="both"/>
              <w:rPr>
                <w:ins w:id="2694" w:author="usher" w:date="2026-08-13T10:04:00Z"/>
                <w:rFonts w:ascii="Times New Roman" w:eastAsia="Times New Roman" w:hAnsi="Times New Roman"/>
                <w:sz w:val="24"/>
                <w:szCs w:val="24"/>
                <w:lang w:eastAsia="en-GB"/>
              </w:rPr>
            </w:pPr>
            <w:ins w:id="2695"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696"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DF00ECB" w14:textId="77777777" w:rsidR="00B00584" w:rsidRDefault="00B00584">
            <w:pPr>
              <w:spacing w:after="0" w:line="360" w:lineRule="auto"/>
              <w:jc w:val="both"/>
              <w:rPr>
                <w:ins w:id="2697" w:author="usher" w:date="2026-08-13T10:04:00Z"/>
                <w:rFonts w:ascii="Times New Roman" w:eastAsia="Times New Roman" w:hAnsi="Times New Roman"/>
                <w:sz w:val="24"/>
                <w:szCs w:val="24"/>
                <w:lang w:eastAsia="en-GB"/>
              </w:rPr>
            </w:pPr>
            <w:ins w:id="2698" w:author="usher" w:date="2026-08-13T10:04:00Z">
              <w:r>
                <w:rPr>
                  <w:rFonts w:ascii="Times New Roman" w:eastAsia="Times New Roman" w:hAnsi="Times New Roman"/>
                  <w:sz w:val="24"/>
                  <w:szCs w:val="24"/>
                  <w:lang w:eastAsia="en-GB"/>
                </w:rPr>
                <w:t>&lt; 0.001</w:t>
              </w:r>
            </w:ins>
          </w:p>
        </w:tc>
      </w:tr>
      <w:tr w:rsidR="00B00584" w14:paraId="78D4092D" w14:textId="77777777" w:rsidTr="008228F3">
        <w:trPr>
          <w:trHeight w:val="323"/>
          <w:tblCellSpacing w:w="15" w:type="dxa"/>
          <w:ins w:id="2699" w:author="usher" w:date="2026-08-13T10:04:00Z"/>
          <w:trPrChange w:id="2700"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01"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030061B" w14:textId="77777777" w:rsidR="00B00584" w:rsidRDefault="00B00584">
            <w:pPr>
              <w:spacing w:after="0" w:line="360" w:lineRule="auto"/>
              <w:jc w:val="both"/>
              <w:rPr>
                <w:ins w:id="2702" w:author="usher" w:date="2026-08-13T10:04:00Z"/>
                <w:rFonts w:ascii="Times New Roman" w:eastAsia="Times New Roman" w:hAnsi="Times New Roman"/>
                <w:sz w:val="24"/>
                <w:szCs w:val="24"/>
                <w:lang w:eastAsia="en-GB"/>
              </w:rPr>
            </w:pPr>
            <w:ins w:id="2703" w:author="usher" w:date="2026-08-13T10:04:00Z">
              <w:r>
                <w:rPr>
                  <w:rFonts w:ascii="Times New Roman" w:eastAsia="Times New Roman" w:hAnsi="Times New Roman"/>
                  <w:sz w:val="24"/>
                  <w:szCs w:val="24"/>
                  <w:lang w:eastAsia="en-GB"/>
                </w:rPr>
                <w:t>95% Confidence Interval</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04"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D66DFF2" w14:textId="77777777" w:rsidR="00B00584" w:rsidRDefault="00B00584">
            <w:pPr>
              <w:spacing w:after="0" w:line="360" w:lineRule="auto"/>
              <w:jc w:val="both"/>
              <w:rPr>
                <w:ins w:id="2705" w:author="usher" w:date="2026-08-13T10:04:00Z"/>
                <w:rFonts w:ascii="Times New Roman" w:eastAsia="Times New Roman" w:hAnsi="Times New Roman"/>
                <w:sz w:val="24"/>
                <w:szCs w:val="24"/>
                <w:lang w:eastAsia="en-GB"/>
              </w:rPr>
            </w:pPr>
            <w:ins w:id="2706"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07"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EAA3236" w14:textId="77777777" w:rsidR="00B00584" w:rsidRDefault="00B00584">
            <w:pPr>
              <w:spacing w:after="0" w:line="360" w:lineRule="auto"/>
              <w:jc w:val="both"/>
              <w:rPr>
                <w:ins w:id="2708" w:author="usher" w:date="2026-08-13T10:04:00Z"/>
                <w:rFonts w:ascii="Times New Roman" w:eastAsia="Times New Roman" w:hAnsi="Times New Roman"/>
                <w:sz w:val="24"/>
                <w:szCs w:val="24"/>
                <w:lang w:eastAsia="en-GB"/>
              </w:rPr>
            </w:pPr>
            <w:ins w:id="2709"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10"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2552E09" w14:textId="77777777" w:rsidR="00B00584" w:rsidRDefault="00B00584">
            <w:pPr>
              <w:spacing w:after="0" w:line="360" w:lineRule="auto"/>
              <w:jc w:val="both"/>
              <w:rPr>
                <w:ins w:id="2711" w:author="usher" w:date="2026-08-13T10:04:00Z"/>
                <w:rFonts w:ascii="Times New Roman" w:eastAsia="Times New Roman" w:hAnsi="Times New Roman"/>
                <w:sz w:val="24"/>
                <w:szCs w:val="24"/>
                <w:lang w:eastAsia="en-GB"/>
              </w:rPr>
            </w:pPr>
            <w:ins w:id="2712" w:author="usher" w:date="2026-08-13T10:04:00Z">
              <w:r>
                <w:rPr>
                  <w:rFonts w:ascii="Times New Roman" w:eastAsia="Times New Roman" w:hAnsi="Times New Roman"/>
                  <w:sz w:val="24"/>
                  <w:szCs w:val="24"/>
                  <w:lang w:eastAsia="en-GB"/>
                </w:rPr>
                <w:t>2.06 – 3.78</w:t>
              </w:r>
            </w:ins>
          </w:p>
        </w:tc>
      </w:tr>
      <w:tr w:rsidR="00B00584" w14:paraId="659D1A0C" w14:textId="77777777" w:rsidTr="008228F3">
        <w:trPr>
          <w:trHeight w:val="323"/>
          <w:tblCellSpacing w:w="15" w:type="dxa"/>
          <w:ins w:id="2713" w:author="usher" w:date="2026-08-13T10:04:00Z"/>
          <w:trPrChange w:id="2714" w:author="Daniel HENRY" w:date="2026-10-06T11:58:00Z">
            <w:trPr>
              <w:trHeight w:val="322"/>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15"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970F17D" w14:textId="77777777" w:rsidR="00B00584" w:rsidRDefault="00B00584">
            <w:pPr>
              <w:spacing w:after="0" w:line="360" w:lineRule="auto"/>
              <w:jc w:val="both"/>
              <w:rPr>
                <w:ins w:id="2716" w:author="usher" w:date="2026-08-13T10:04:00Z"/>
                <w:rFonts w:ascii="Times New Roman" w:eastAsia="Times New Roman" w:hAnsi="Times New Roman"/>
                <w:sz w:val="24"/>
                <w:szCs w:val="24"/>
                <w:lang w:eastAsia="en-GB"/>
              </w:rPr>
            </w:pPr>
            <w:ins w:id="2717" w:author="usher" w:date="2026-08-13T10:04:00Z">
              <w:r>
                <w:rPr>
                  <w:rFonts w:ascii="Times New Roman" w:eastAsia="Times New Roman" w:hAnsi="Times New Roman"/>
                  <w:sz w:val="24"/>
                  <w:szCs w:val="24"/>
                  <w:lang w:eastAsia="en-GB"/>
                </w:rPr>
                <w:t>Cohen’s d</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18"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CED4935" w14:textId="77777777" w:rsidR="00B00584" w:rsidRDefault="00B00584">
            <w:pPr>
              <w:spacing w:after="0" w:line="360" w:lineRule="auto"/>
              <w:jc w:val="both"/>
              <w:rPr>
                <w:ins w:id="2719" w:author="usher" w:date="2026-08-13T10:04:00Z"/>
                <w:rFonts w:ascii="Times New Roman" w:eastAsia="Times New Roman" w:hAnsi="Times New Roman"/>
                <w:sz w:val="24"/>
                <w:szCs w:val="24"/>
                <w:lang w:eastAsia="en-GB"/>
              </w:rPr>
            </w:pPr>
            <w:ins w:id="2720"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21"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61E7FC0" w14:textId="77777777" w:rsidR="00B00584" w:rsidRDefault="00B00584">
            <w:pPr>
              <w:spacing w:after="0" w:line="360" w:lineRule="auto"/>
              <w:jc w:val="both"/>
              <w:rPr>
                <w:ins w:id="2722" w:author="usher" w:date="2026-08-13T10:04:00Z"/>
                <w:rFonts w:ascii="Times New Roman" w:eastAsia="Times New Roman" w:hAnsi="Times New Roman"/>
                <w:sz w:val="24"/>
                <w:szCs w:val="24"/>
                <w:lang w:eastAsia="en-GB"/>
              </w:rPr>
            </w:pPr>
            <w:ins w:id="2723"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724" w:author="Daniel HENRY" w:date="2026-10-06T11:58: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B17A837" w14:textId="77777777" w:rsidR="00B00584" w:rsidRDefault="00B00584">
            <w:pPr>
              <w:spacing w:after="0" w:line="360" w:lineRule="auto"/>
              <w:jc w:val="both"/>
              <w:rPr>
                <w:ins w:id="2725" w:author="usher" w:date="2026-08-13T10:04:00Z"/>
                <w:rFonts w:ascii="Times New Roman" w:eastAsia="Times New Roman" w:hAnsi="Times New Roman"/>
                <w:sz w:val="24"/>
                <w:szCs w:val="24"/>
                <w:lang w:eastAsia="en-GB"/>
              </w:rPr>
            </w:pPr>
            <w:ins w:id="2726" w:author="usher" w:date="2026-08-13T10:04:00Z">
              <w:r>
                <w:rPr>
                  <w:rFonts w:ascii="Times New Roman" w:eastAsia="Times New Roman" w:hAnsi="Times New Roman"/>
                  <w:sz w:val="24"/>
                  <w:szCs w:val="24"/>
                  <w:lang w:eastAsia="en-GB"/>
                </w:rPr>
                <w:t>1.11</w:t>
              </w:r>
            </w:ins>
          </w:p>
        </w:tc>
      </w:tr>
    </w:tbl>
    <w:p w14:paraId="56FD36EB" w14:textId="77777777" w:rsidR="00B00584" w:rsidRDefault="00B00584" w:rsidP="00B00584">
      <w:pPr>
        <w:spacing w:before="100" w:beforeAutospacing="1" w:after="100" w:afterAutospacing="1" w:line="360" w:lineRule="auto"/>
        <w:jc w:val="both"/>
        <w:rPr>
          <w:ins w:id="2727" w:author="usher" w:date="2026-08-13T10:04:00Z"/>
          <w:rFonts w:ascii="Times New Roman" w:eastAsia="Times New Roman" w:hAnsi="Times New Roman"/>
          <w:sz w:val="24"/>
          <w:szCs w:val="24"/>
          <w:lang w:eastAsia="en-GB"/>
        </w:rPr>
      </w:pPr>
      <w:ins w:id="2728" w:author="usher" w:date="2026-08-13T10:04:00Z">
        <w:r>
          <w:rPr>
            <w:rFonts w:ascii="Times New Roman" w:eastAsia="Times New Roman" w:hAnsi="Times New Roman"/>
            <w:sz w:val="24"/>
            <w:szCs w:val="24"/>
            <w:lang w:eastAsia="en-GB"/>
          </w:rPr>
          <w:lastRenderedPageBreak/>
          <w:t xml:space="preserve">The findings show that the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was effective in improving participants’ attitudes towards depression and their willingness to refer adolescents for professional care. The statistically significant increase, supported by a large effect size, indicates that the intervention successfully shifted both referral intentions and stigma-related beliefs in a positive direction.</w:t>
        </w:r>
      </w:ins>
    </w:p>
    <w:p w14:paraId="4B30B92D" w14:textId="77777777" w:rsidR="00B00584" w:rsidRDefault="00B00584" w:rsidP="00B00584">
      <w:pPr>
        <w:spacing w:before="100" w:beforeAutospacing="1" w:after="100" w:afterAutospacing="1" w:line="360" w:lineRule="auto"/>
        <w:jc w:val="both"/>
        <w:rPr>
          <w:ins w:id="2729" w:author="usher" w:date="2026-08-13T10:04:00Z"/>
          <w:rFonts w:ascii="Times New Roman" w:eastAsia="Times New Roman" w:hAnsi="Times New Roman"/>
          <w:sz w:val="24"/>
          <w:szCs w:val="24"/>
          <w:lang w:eastAsia="en-GB"/>
        </w:rPr>
      </w:pPr>
      <w:ins w:id="2730" w:author="usher" w:date="2026-08-13T10:04:00Z">
        <w:r>
          <w:rPr>
            <w:rFonts w:ascii="Times New Roman" w:eastAsia="Times New Roman" w:hAnsi="Times New Roman"/>
            <w:b/>
            <w:bCs/>
            <w:sz w:val="24"/>
            <w:szCs w:val="24"/>
            <w:lang w:eastAsia="en-GB"/>
          </w:rPr>
          <w:t>4.4 Association of Stigma and Mental Health</w:t>
        </w:r>
      </w:ins>
    </w:p>
    <w:p w14:paraId="273CCB17" w14:textId="77777777" w:rsidR="00B00584" w:rsidRDefault="00B00584" w:rsidP="00B00584">
      <w:pPr>
        <w:spacing w:before="100" w:beforeAutospacing="1" w:after="100" w:afterAutospacing="1" w:line="360" w:lineRule="auto"/>
        <w:jc w:val="both"/>
        <w:rPr>
          <w:ins w:id="2731" w:author="usher" w:date="2026-08-13T10:04:00Z"/>
          <w:rFonts w:ascii="Times New Roman" w:eastAsia="Times New Roman" w:hAnsi="Times New Roman"/>
          <w:sz w:val="24"/>
          <w:szCs w:val="24"/>
          <w:lang w:eastAsia="en-GB"/>
        </w:rPr>
      </w:pPr>
      <w:ins w:id="2732" w:author="usher" w:date="2026-08-13T10:04:00Z">
        <w:r>
          <w:rPr>
            <w:rFonts w:ascii="Times New Roman" w:eastAsia="Times New Roman" w:hAnsi="Times New Roman"/>
            <w:sz w:val="24"/>
            <w:szCs w:val="24"/>
            <w:lang w:eastAsia="en-GB"/>
          </w:rPr>
          <w:t xml:space="preserve">This section examines changes in participants’ stigma-related beliefs following the mental health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Stigma was assessed through items that measured negative perceptions about people living with mental health problems, including beliefs that individuals with depression are weak, difficult to talk to, or capable of transmitting their condition to others. Higher scores on the stigma scale indicate lower levels of stigma (that is, more positive and accepting attitudes).</w:t>
        </w:r>
      </w:ins>
    </w:p>
    <w:p w14:paraId="6247FFBB" w14:textId="77777777" w:rsidR="00B00584" w:rsidRDefault="00B00584" w:rsidP="00B00584">
      <w:pPr>
        <w:spacing w:before="100" w:beforeAutospacing="1" w:after="100" w:afterAutospacing="1" w:line="360" w:lineRule="auto"/>
        <w:jc w:val="both"/>
        <w:rPr>
          <w:ins w:id="2733" w:author="usher" w:date="2026-08-13T10:04:00Z"/>
          <w:rFonts w:ascii="Times New Roman" w:eastAsia="Times New Roman" w:hAnsi="Times New Roman"/>
          <w:sz w:val="24"/>
          <w:szCs w:val="24"/>
          <w:lang w:eastAsia="en-GB"/>
        </w:rPr>
      </w:pPr>
      <w:ins w:id="2734" w:author="usher" w:date="2026-08-13T10:04:00Z">
        <w:r>
          <w:rPr>
            <w:rFonts w:ascii="Times New Roman" w:eastAsia="Times New Roman" w:hAnsi="Times New Roman"/>
            <w:sz w:val="24"/>
            <w:szCs w:val="24"/>
            <w:lang w:eastAsia="en-GB"/>
          </w:rPr>
          <w:t xml:space="preserve">Before the training, the mean stigma score was 5.63 (SD = 2.71). After the training, the mean stigma </w:t>
        </w:r>
        <w:r w:rsidRPr="00285E7D">
          <w:rPr>
            <w:rFonts w:ascii="Times New Roman" w:eastAsia="Times New Roman" w:hAnsi="Times New Roman"/>
            <w:sz w:val="24"/>
            <w:szCs w:val="24"/>
            <w:lang w:eastAsia="en-GB"/>
            <w:rPrChange w:id="2735" w:author="usher" w:date="2026-09-07T19:26:00Z">
              <w:rPr>
                <w:rFonts w:ascii="Times New Roman" w:eastAsia="Times New Roman" w:hAnsi="Times New Roman"/>
                <w:sz w:val="24"/>
                <w:szCs w:val="24"/>
                <w:highlight w:val="red"/>
                <w:lang w:eastAsia="en-GB"/>
              </w:rPr>
            </w:rPrChange>
          </w:rPr>
          <w:t>score increased</w:t>
        </w:r>
        <w:r>
          <w:rPr>
            <w:rFonts w:ascii="Times New Roman" w:eastAsia="Times New Roman" w:hAnsi="Times New Roman"/>
            <w:sz w:val="24"/>
            <w:szCs w:val="24"/>
            <w:lang w:eastAsia="en-GB"/>
          </w:rPr>
          <w:t xml:space="preserve"> to 7.84 (SD = 2.48). The mean improvement was 2.21 points. A paired samples t-test was conducted to determine whether this change was statistically significant. The result showed a significant increase in stigma scores (reflecting a reduction in negative beliefs),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5.97, p &lt; 0.001, 95% CI [1.46, 2.96]. The effect size was large (Cohen’s d = 0.97), indicating a substantial positive shift in participants’ stigma-related attitudes.</w:t>
        </w:r>
      </w:ins>
    </w:p>
    <w:p w14:paraId="7F2A829F" w14:textId="77777777" w:rsidR="00B00584" w:rsidRDefault="00B00584" w:rsidP="00B00584">
      <w:pPr>
        <w:spacing w:before="100" w:beforeAutospacing="1" w:after="100" w:afterAutospacing="1" w:line="360" w:lineRule="auto"/>
        <w:jc w:val="both"/>
        <w:rPr>
          <w:ins w:id="2736" w:author="usher" w:date="2026-08-13T10:04:00Z"/>
          <w:rFonts w:ascii="Times New Roman" w:eastAsia="Times New Roman" w:hAnsi="Times New Roman"/>
          <w:sz w:val="24"/>
          <w:szCs w:val="24"/>
          <w:lang w:eastAsia="en-GB"/>
        </w:rPr>
      </w:pPr>
      <w:ins w:id="2737" w:author="usher" w:date="2026-08-13T10:04:00Z">
        <w:r>
          <w:rPr>
            <w:rFonts w:ascii="Times New Roman" w:eastAsia="Times New Roman" w:hAnsi="Times New Roman"/>
            <w:sz w:val="24"/>
            <w:szCs w:val="24"/>
            <w:lang w:eastAsia="en-GB"/>
          </w:rPr>
          <w:t>The result is statistically significant because the p-value is well below the 0.05 level. This means that the observed reduction in stigma is unlikely to have occurred by chance. The large effect size further confirms that the change is meaningful in practical terms.</w:t>
        </w:r>
      </w:ins>
    </w:p>
    <w:p w14:paraId="1CE1F7DD" w14:textId="77777777" w:rsidR="00B00584" w:rsidRDefault="00B00584" w:rsidP="00B00584">
      <w:pPr>
        <w:spacing w:before="100" w:beforeAutospacing="1" w:after="100" w:afterAutospacing="1" w:line="360" w:lineRule="auto"/>
        <w:jc w:val="both"/>
        <w:rPr>
          <w:ins w:id="2738" w:author="usher" w:date="2026-08-13T10:04:00Z"/>
          <w:rFonts w:ascii="Times New Roman" w:eastAsia="Times New Roman" w:hAnsi="Times New Roman"/>
          <w:sz w:val="24"/>
          <w:szCs w:val="24"/>
          <w:lang w:eastAsia="en-GB"/>
        </w:rPr>
      </w:pPr>
      <w:ins w:id="2739" w:author="usher" w:date="2026-08-13T10:04:00Z">
        <w:r>
          <w:rPr>
            <w:rFonts w:ascii="Times New Roman" w:eastAsia="Times New Roman" w:hAnsi="Times New Roman"/>
            <w:b/>
            <w:bCs/>
            <w:sz w:val="24"/>
            <w:szCs w:val="24"/>
            <w:lang w:eastAsia="en-GB"/>
          </w:rPr>
          <w:t>Table 4.4: Pre- and Post-Training Stigma Scores (n = 38)</w:t>
        </w:r>
      </w:ins>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28"/>
        <w:gridCol w:w="980"/>
        <w:gridCol w:w="1060"/>
        <w:gridCol w:w="1195"/>
      </w:tblGrid>
      <w:tr w:rsidR="00B00584" w14:paraId="63EF2D45" w14:textId="77777777" w:rsidTr="00B00584">
        <w:trPr>
          <w:tblHeader/>
          <w:tblCellSpacing w:w="15" w:type="dxa"/>
          <w:ins w:id="2740"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3EE948E" w14:textId="77777777" w:rsidR="00B00584" w:rsidRDefault="00B00584">
            <w:pPr>
              <w:spacing w:before="100" w:beforeAutospacing="1" w:after="100" w:afterAutospacing="1" w:line="360" w:lineRule="auto"/>
              <w:jc w:val="both"/>
              <w:rPr>
                <w:ins w:id="2741" w:author="usher" w:date="2026-08-13T10:04:00Z"/>
                <w:rFonts w:ascii="Times New Roman" w:eastAsia="Times New Roman" w:hAnsi="Times New Roman"/>
                <w:b/>
                <w:bCs/>
                <w:sz w:val="24"/>
                <w:szCs w:val="24"/>
                <w:lang w:eastAsia="en-GB"/>
              </w:rPr>
            </w:pPr>
            <w:ins w:id="2742" w:author="usher" w:date="2026-08-13T10:04:00Z">
              <w:r>
                <w:rPr>
                  <w:rFonts w:ascii="Times New Roman" w:eastAsia="Times New Roman" w:hAnsi="Times New Roman"/>
                  <w:b/>
                  <w:bCs/>
                  <w:sz w:val="24"/>
                  <w:szCs w:val="24"/>
                  <w:lang w:eastAsia="en-GB"/>
                </w:rPr>
                <w:t>Statistic</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2C5D911" w14:textId="77777777" w:rsidR="00B00584" w:rsidRDefault="00B00584">
            <w:pPr>
              <w:spacing w:before="100" w:beforeAutospacing="1" w:after="100" w:afterAutospacing="1" w:line="360" w:lineRule="auto"/>
              <w:jc w:val="both"/>
              <w:rPr>
                <w:ins w:id="2743" w:author="usher" w:date="2026-08-13T10:04:00Z"/>
                <w:rFonts w:ascii="Times New Roman" w:eastAsia="Times New Roman" w:hAnsi="Times New Roman"/>
                <w:b/>
                <w:bCs/>
                <w:sz w:val="24"/>
                <w:szCs w:val="24"/>
                <w:lang w:eastAsia="en-GB"/>
              </w:rPr>
            </w:pPr>
            <w:ins w:id="2744" w:author="usher" w:date="2026-08-13T10:04:00Z">
              <w:r>
                <w:rPr>
                  <w:rFonts w:ascii="Times New Roman" w:eastAsia="Times New Roman" w:hAnsi="Times New Roman"/>
                  <w:b/>
                  <w:bCs/>
                  <w:sz w:val="24"/>
                  <w:szCs w:val="24"/>
                  <w:lang w:eastAsia="en-GB"/>
                </w:rPr>
                <w:t>Pre-Test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B250D9C" w14:textId="77777777" w:rsidR="00B00584" w:rsidRDefault="00B00584">
            <w:pPr>
              <w:spacing w:before="100" w:beforeAutospacing="1" w:after="100" w:afterAutospacing="1" w:line="360" w:lineRule="auto"/>
              <w:jc w:val="both"/>
              <w:rPr>
                <w:ins w:id="2745" w:author="usher" w:date="2026-08-13T10:04:00Z"/>
                <w:rFonts w:ascii="Times New Roman" w:eastAsia="Times New Roman" w:hAnsi="Times New Roman"/>
                <w:b/>
                <w:bCs/>
                <w:sz w:val="24"/>
                <w:szCs w:val="24"/>
                <w:lang w:eastAsia="en-GB"/>
              </w:rPr>
            </w:pPr>
            <w:ins w:id="2746" w:author="usher" w:date="2026-08-13T10:04:00Z">
              <w:r>
                <w:rPr>
                  <w:rFonts w:ascii="Times New Roman" w:eastAsia="Times New Roman" w:hAnsi="Times New Roman"/>
                  <w:b/>
                  <w:bCs/>
                  <w:sz w:val="24"/>
                  <w:szCs w:val="24"/>
                  <w:lang w:eastAsia="en-GB"/>
                </w:rPr>
                <w:t>Post-Test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787E87F" w14:textId="77777777" w:rsidR="00B00584" w:rsidRDefault="00B00584">
            <w:pPr>
              <w:spacing w:before="100" w:beforeAutospacing="1" w:after="100" w:afterAutospacing="1" w:line="360" w:lineRule="auto"/>
              <w:jc w:val="both"/>
              <w:rPr>
                <w:ins w:id="2747" w:author="usher" w:date="2026-08-13T10:04:00Z"/>
                <w:rFonts w:ascii="Times New Roman" w:eastAsia="Times New Roman" w:hAnsi="Times New Roman"/>
                <w:b/>
                <w:bCs/>
                <w:sz w:val="24"/>
                <w:szCs w:val="24"/>
                <w:lang w:eastAsia="en-GB"/>
              </w:rPr>
            </w:pPr>
            <w:ins w:id="2748" w:author="usher" w:date="2026-08-13T10:04:00Z">
              <w:r>
                <w:rPr>
                  <w:rFonts w:ascii="Times New Roman" w:eastAsia="Times New Roman" w:hAnsi="Times New Roman"/>
                  <w:b/>
                  <w:bCs/>
                  <w:sz w:val="24"/>
                  <w:szCs w:val="24"/>
                  <w:lang w:eastAsia="en-GB"/>
                </w:rPr>
                <w:t>Change</w:t>
              </w:r>
            </w:ins>
          </w:p>
        </w:tc>
      </w:tr>
      <w:tr w:rsidR="00B00584" w14:paraId="7818E955" w14:textId="77777777" w:rsidTr="00B00584">
        <w:trPr>
          <w:tblCellSpacing w:w="15" w:type="dxa"/>
          <w:ins w:id="2749"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A8A7CD" w14:textId="77777777" w:rsidR="00B00584" w:rsidRDefault="00B00584">
            <w:pPr>
              <w:spacing w:before="100" w:beforeAutospacing="1" w:after="100" w:afterAutospacing="1" w:line="360" w:lineRule="auto"/>
              <w:jc w:val="both"/>
              <w:rPr>
                <w:ins w:id="2750" w:author="usher" w:date="2026-08-13T10:04:00Z"/>
                <w:rFonts w:ascii="Times New Roman" w:eastAsia="Times New Roman" w:hAnsi="Times New Roman"/>
                <w:sz w:val="24"/>
                <w:szCs w:val="24"/>
                <w:lang w:eastAsia="en-GB"/>
              </w:rPr>
            </w:pPr>
            <w:ins w:id="2751" w:author="usher" w:date="2026-08-13T10:04:00Z">
              <w:r>
                <w:rPr>
                  <w:rFonts w:ascii="Times New Roman" w:eastAsia="Times New Roman" w:hAnsi="Times New Roman"/>
                  <w:sz w:val="24"/>
                  <w:szCs w:val="24"/>
                  <w:lang w:eastAsia="en-GB"/>
                </w:rPr>
                <w:t>Mean</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63A475B" w14:textId="77777777" w:rsidR="00B00584" w:rsidRDefault="00B00584">
            <w:pPr>
              <w:spacing w:before="100" w:beforeAutospacing="1" w:after="100" w:afterAutospacing="1" w:line="360" w:lineRule="auto"/>
              <w:jc w:val="both"/>
              <w:rPr>
                <w:ins w:id="2752" w:author="usher" w:date="2026-08-13T10:04:00Z"/>
                <w:rFonts w:ascii="Times New Roman" w:eastAsia="Times New Roman" w:hAnsi="Times New Roman"/>
                <w:sz w:val="24"/>
                <w:szCs w:val="24"/>
                <w:lang w:eastAsia="en-GB"/>
              </w:rPr>
            </w:pPr>
            <w:ins w:id="2753" w:author="usher" w:date="2026-08-13T10:04:00Z">
              <w:r>
                <w:rPr>
                  <w:rFonts w:ascii="Times New Roman" w:eastAsia="Times New Roman" w:hAnsi="Times New Roman"/>
                  <w:sz w:val="24"/>
                  <w:szCs w:val="24"/>
                  <w:lang w:eastAsia="en-GB"/>
                </w:rPr>
                <w:t>5.63</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4D02669" w14:textId="77777777" w:rsidR="00B00584" w:rsidRDefault="00B00584">
            <w:pPr>
              <w:spacing w:before="100" w:beforeAutospacing="1" w:after="100" w:afterAutospacing="1" w:line="360" w:lineRule="auto"/>
              <w:jc w:val="both"/>
              <w:rPr>
                <w:ins w:id="2754" w:author="usher" w:date="2026-08-13T10:04:00Z"/>
                <w:rFonts w:ascii="Times New Roman" w:eastAsia="Times New Roman" w:hAnsi="Times New Roman"/>
                <w:sz w:val="24"/>
                <w:szCs w:val="24"/>
                <w:lang w:eastAsia="en-GB"/>
              </w:rPr>
            </w:pPr>
            <w:ins w:id="2755" w:author="usher" w:date="2026-08-13T10:04:00Z">
              <w:r>
                <w:rPr>
                  <w:rFonts w:ascii="Times New Roman" w:eastAsia="Times New Roman" w:hAnsi="Times New Roman"/>
                  <w:sz w:val="24"/>
                  <w:szCs w:val="24"/>
                  <w:lang w:eastAsia="en-GB"/>
                </w:rPr>
                <w:t>7.84</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05E2E09" w14:textId="77777777" w:rsidR="00B00584" w:rsidRDefault="00B00584">
            <w:pPr>
              <w:spacing w:before="100" w:beforeAutospacing="1" w:after="100" w:afterAutospacing="1" w:line="360" w:lineRule="auto"/>
              <w:jc w:val="both"/>
              <w:rPr>
                <w:ins w:id="2756" w:author="usher" w:date="2026-08-13T10:04:00Z"/>
                <w:rFonts w:ascii="Times New Roman" w:eastAsia="Times New Roman" w:hAnsi="Times New Roman"/>
                <w:sz w:val="24"/>
                <w:szCs w:val="24"/>
                <w:lang w:eastAsia="en-GB"/>
              </w:rPr>
            </w:pPr>
            <w:ins w:id="2757" w:author="usher" w:date="2026-08-13T10:04:00Z">
              <w:r>
                <w:rPr>
                  <w:rFonts w:ascii="Times New Roman" w:eastAsia="Times New Roman" w:hAnsi="Times New Roman"/>
                  <w:sz w:val="24"/>
                  <w:szCs w:val="24"/>
                  <w:lang w:eastAsia="en-GB"/>
                </w:rPr>
                <w:t>2.21</w:t>
              </w:r>
            </w:ins>
          </w:p>
        </w:tc>
      </w:tr>
      <w:tr w:rsidR="00B00584" w14:paraId="2F69D6BE" w14:textId="77777777" w:rsidTr="00B00584">
        <w:trPr>
          <w:tblCellSpacing w:w="15" w:type="dxa"/>
          <w:ins w:id="2758"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EBC4874" w14:textId="77777777" w:rsidR="00B00584" w:rsidRDefault="00B00584">
            <w:pPr>
              <w:spacing w:before="100" w:beforeAutospacing="1" w:after="100" w:afterAutospacing="1" w:line="360" w:lineRule="auto"/>
              <w:jc w:val="both"/>
              <w:rPr>
                <w:ins w:id="2759" w:author="usher" w:date="2026-08-13T10:04:00Z"/>
                <w:rFonts w:ascii="Times New Roman" w:eastAsia="Times New Roman" w:hAnsi="Times New Roman"/>
                <w:sz w:val="24"/>
                <w:szCs w:val="24"/>
                <w:lang w:eastAsia="en-GB"/>
              </w:rPr>
            </w:pPr>
            <w:ins w:id="2760" w:author="usher" w:date="2026-08-13T10:04:00Z">
              <w:r>
                <w:rPr>
                  <w:rFonts w:ascii="Times New Roman" w:eastAsia="Times New Roman" w:hAnsi="Times New Roman"/>
                  <w:sz w:val="24"/>
                  <w:szCs w:val="24"/>
                  <w:lang w:eastAsia="en-GB"/>
                </w:rPr>
                <w:t>Standard Deviation (SD)</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8347D9B" w14:textId="77777777" w:rsidR="00B00584" w:rsidRDefault="00B00584">
            <w:pPr>
              <w:spacing w:before="100" w:beforeAutospacing="1" w:after="100" w:afterAutospacing="1" w:line="360" w:lineRule="auto"/>
              <w:jc w:val="both"/>
              <w:rPr>
                <w:ins w:id="2761" w:author="usher" w:date="2026-08-13T10:04:00Z"/>
                <w:rFonts w:ascii="Times New Roman" w:eastAsia="Times New Roman" w:hAnsi="Times New Roman"/>
                <w:sz w:val="24"/>
                <w:szCs w:val="24"/>
                <w:lang w:eastAsia="en-GB"/>
              </w:rPr>
            </w:pPr>
            <w:ins w:id="2762" w:author="usher" w:date="2026-08-13T10:04:00Z">
              <w:r>
                <w:rPr>
                  <w:rFonts w:ascii="Times New Roman" w:eastAsia="Times New Roman" w:hAnsi="Times New Roman"/>
                  <w:sz w:val="24"/>
                  <w:szCs w:val="24"/>
                  <w:lang w:eastAsia="en-GB"/>
                </w:rPr>
                <w:t>2.71</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0C379B4" w14:textId="77777777" w:rsidR="00B00584" w:rsidRDefault="00B00584">
            <w:pPr>
              <w:spacing w:before="100" w:beforeAutospacing="1" w:after="100" w:afterAutospacing="1" w:line="360" w:lineRule="auto"/>
              <w:jc w:val="both"/>
              <w:rPr>
                <w:ins w:id="2763" w:author="usher" w:date="2026-08-13T10:04:00Z"/>
                <w:rFonts w:ascii="Times New Roman" w:eastAsia="Times New Roman" w:hAnsi="Times New Roman"/>
                <w:sz w:val="24"/>
                <w:szCs w:val="24"/>
                <w:lang w:eastAsia="en-GB"/>
              </w:rPr>
            </w:pPr>
            <w:ins w:id="2764" w:author="usher" w:date="2026-08-13T10:04:00Z">
              <w:r>
                <w:rPr>
                  <w:rFonts w:ascii="Times New Roman" w:eastAsia="Times New Roman" w:hAnsi="Times New Roman"/>
                  <w:sz w:val="24"/>
                  <w:szCs w:val="24"/>
                  <w:lang w:eastAsia="en-GB"/>
                </w:rPr>
                <w:t>2.48</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620B26E" w14:textId="77777777" w:rsidR="00B00584" w:rsidRDefault="00B00584">
            <w:pPr>
              <w:spacing w:before="100" w:beforeAutospacing="1" w:after="100" w:afterAutospacing="1" w:line="360" w:lineRule="auto"/>
              <w:jc w:val="both"/>
              <w:rPr>
                <w:ins w:id="2765" w:author="usher" w:date="2026-08-13T10:04:00Z"/>
                <w:rFonts w:ascii="Times New Roman" w:eastAsia="Times New Roman" w:hAnsi="Times New Roman"/>
                <w:sz w:val="24"/>
                <w:szCs w:val="24"/>
                <w:lang w:eastAsia="en-GB"/>
              </w:rPr>
            </w:pPr>
            <w:ins w:id="2766" w:author="usher" w:date="2026-08-13T10:04:00Z">
              <w:r>
                <w:rPr>
                  <w:rFonts w:ascii="Times New Roman" w:eastAsia="Times New Roman" w:hAnsi="Times New Roman"/>
                  <w:sz w:val="24"/>
                  <w:szCs w:val="24"/>
                  <w:lang w:eastAsia="en-GB"/>
                </w:rPr>
                <w:t>2.29</w:t>
              </w:r>
            </w:ins>
          </w:p>
        </w:tc>
      </w:tr>
      <w:tr w:rsidR="00B00584" w14:paraId="09C71924" w14:textId="77777777" w:rsidTr="00B00584">
        <w:trPr>
          <w:tblCellSpacing w:w="15" w:type="dxa"/>
          <w:ins w:id="2767"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A5FF405" w14:textId="77777777" w:rsidR="00B00584" w:rsidRDefault="00B00584">
            <w:pPr>
              <w:spacing w:before="100" w:beforeAutospacing="1" w:after="100" w:afterAutospacing="1" w:line="360" w:lineRule="auto"/>
              <w:jc w:val="both"/>
              <w:rPr>
                <w:ins w:id="2768" w:author="usher" w:date="2026-08-13T10:04:00Z"/>
                <w:rFonts w:ascii="Times New Roman" w:eastAsia="Times New Roman" w:hAnsi="Times New Roman"/>
                <w:sz w:val="24"/>
                <w:szCs w:val="24"/>
                <w:lang w:eastAsia="en-GB"/>
              </w:rPr>
            </w:pPr>
            <w:ins w:id="2769" w:author="usher" w:date="2026-08-13T10:04:00Z">
              <w:r>
                <w:rPr>
                  <w:rFonts w:ascii="Times New Roman" w:eastAsia="Times New Roman" w:hAnsi="Times New Roman"/>
                  <w:sz w:val="24"/>
                  <w:szCs w:val="24"/>
                  <w:lang w:eastAsia="en-GB"/>
                </w:rPr>
                <w:t>Minimum</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2111C0" w14:textId="77777777" w:rsidR="00B00584" w:rsidRDefault="00B00584">
            <w:pPr>
              <w:spacing w:before="100" w:beforeAutospacing="1" w:after="100" w:afterAutospacing="1" w:line="360" w:lineRule="auto"/>
              <w:jc w:val="both"/>
              <w:rPr>
                <w:ins w:id="2770" w:author="usher" w:date="2026-08-13T10:04:00Z"/>
                <w:rFonts w:ascii="Times New Roman" w:eastAsia="Times New Roman" w:hAnsi="Times New Roman"/>
                <w:sz w:val="24"/>
                <w:szCs w:val="24"/>
                <w:lang w:eastAsia="en-GB"/>
              </w:rPr>
            </w:pPr>
            <w:ins w:id="2771" w:author="usher" w:date="2026-08-13T10:04:00Z">
              <w:r>
                <w:rPr>
                  <w:rFonts w:ascii="Times New Roman" w:eastAsia="Times New Roman" w:hAnsi="Times New Roman"/>
                  <w:sz w:val="24"/>
                  <w:szCs w:val="24"/>
                  <w:lang w:eastAsia="en-GB"/>
                </w:rPr>
                <w:t>0</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5B2B37C" w14:textId="77777777" w:rsidR="00B00584" w:rsidRDefault="00B00584">
            <w:pPr>
              <w:spacing w:before="100" w:beforeAutospacing="1" w:after="100" w:afterAutospacing="1" w:line="360" w:lineRule="auto"/>
              <w:jc w:val="both"/>
              <w:rPr>
                <w:ins w:id="2772" w:author="usher" w:date="2026-08-13T10:04:00Z"/>
                <w:rFonts w:ascii="Times New Roman" w:eastAsia="Times New Roman" w:hAnsi="Times New Roman"/>
                <w:sz w:val="24"/>
                <w:szCs w:val="24"/>
                <w:lang w:eastAsia="en-GB"/>
              </w:rPr>
            </w:pPr>
            <w:ins w:id="2773" w:author="usher" w:date="2026-08-13T10:04:00Z">
              <w:r>
                <w:rPr>
                  <w:rFonts w:ascii="Times New Roman" w:eastAsia="Times New Roman" w:hAnsi="Times New Roman"/>
                  <w:sz w:val="24"/>
                  <w:szCs w:val="24"/>
                  <w:lang w:eastAsia="en-GB"/>
                </w:rPr>
                <w:t>2</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39C99DA" w14:textId="77777777" w:rsidR="00B00584" w:rsidRDefault="00B00584">
            <w:pPr>
              <w:spacing w:before="100" w:beforeAutospacing="1" w:after="100" w:afterAutospacing="1" w:line="360" w:lineRule="auto"/>
              <w:jc w:val="both"/>
              <w:rPr>
                <w:ins w:id="2774" w:author="usher" w:date="2026-08-13T10:04:00Z"/>
                <w:rFonts w:ascii="Times New Roman" w:eastAsia="Times New Roman" w:hAnsi="Times New Roman"/>
                <w:sz w:val="24"/>
                <w:szCs w:val="24"/>
                <w:lang w:eastAsia="en-GB"/>
              </w:rPr>
            </w:pPr>
            <w:ins w:id="2775" w:author="usher" w:date="2026-08-13T10:04:00Z">
              <w:r>
                <w:rPr>
                  <w:rFonts w:ascii="Times New Roman" w:eastAsia="Times New Roman" w:hAnsi="Times New Roman"/>
                  <w:sz w:val="24"/>
                  <w:szCs w:val="24"/>
                  <w:lang w:eastAsia="en-GB"/>
                </w:rPr>
                <w:t>–</w:t>
              </w:r>
            </w:ins>
          </w:p>
        </w:tc>
      </w:tr>
      <w:tr w:rsidR="00B00584" w14:paraId="38208876" w14:textId="77777777" w:rsidTr="00B00584">
        <w:trPr>
          <w:tblCellSpacing w:w="15" w:type="dxa"/>
          <w:ins w:id="2776"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61C1E7F" w14:textId="77777777" w:rsidR="00B00584" w:rsidRDefault="00B00584">
            <w:pPr>
              <w:spacing w:before="100" w:beforeAutospacing="1" w:after="100" w:afterAutospacing="1" w:line="360" w:lineRule="auto"/>
              <w:jc w:val="both"/>
              <w:rPr>
                <w:ins w:id="2777" w:author="usher" w:date="2026-08-13T10:04:00Z"/>
                <w:rFonts w:ascii="Times New Roman" w:eastAsia="Times New Roman" w:hAnsi="Times New Roman"/>
                <w:sz w:val="24"/>
                <w:szCs w:val="24"/>
                <w:lang w:eastAsia="en-GB"/>
              </w:rPr>
            </w:pPr>
            <w:ins w:id="2778" w:author="usher" w:date="2026-08-13T10:04:00Z">
              <w:r>
                <w:rPr>
                  <w:rFonts w:ascii="Times New Roman" w:eastAsia="Times New Roman" w:hAnsi="Times New Roman"/>
                  <w:sz w:val="24"/>
                  <w:szCs w:val="24"/>
                  <w:lang w:eastAsia="en-GB"/>
                </w:rPr>
                <w:t>Maximum</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CAAC40" w14:textId="77777777" w:rsidR="00B00584" w:rsidRDefault="00B00584">
            <w:pPr>
              <w:spacing w:before="100" w:beforeAutospacing="1" w:after="100" w:afterAutospacing="1" w:line="360" w:lineRule="auto"/>
              <w:jc w:val="both"/>
              <w:rPr>
                <w:ins w:id="2779" w:author="usher" w:date="2026-08-13T10:04:00Z"/>
                <w:rFonts w:ascii="Times New Roman" w:eastAsia="Times New Roman" w:hAnsi="Times New Roman"/>
                <w:sz w:val="24"/>
                <w:szCs w:val="24"/>
                <w:lang w:eastAsia="en-GB"/>
              </w:rPr>
            </w:pPr>
            <w:ins w:id="2780" w:author="usher" w:date="2026-08-13T10:04:00Z">
              <w:r>
                <w:rPr>
                  <w:rFonts w:ascii="Times New Roman" w:eastAsia="Times New Roman" w:hAnsi="Times New Roman"/>
                  <w:sz w:val="24"/>
                  <w:szCs w:val="24"/>
                  <w:lang w:eastAsia="en-GB"/>
                </w:rPr>
                <w:t>10</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D3F0358" w14:textId="77777777" w:rsidR="00B00584" w:rsidRDefault="00B00584">
            <w:pPr>
              <w:spacing w:before="100" w:beforeAutospacing="1" w:after="100" w:afterAutospacing="1" w:line="360" w:lineRule="auto"/>
              <w:jc w:val="both"/>
              <w:rPr>
                <w:ins w:id="2781" w:author="usher" w:date="2026-08-13T10:04:00Z"/>
                <w:rFonts w:ascii="Times New Roman" w:eastAsia="Times New Roman" w:hAnsi="Times New Roman"/>
                <w:sz w:val="24"/>
                <w:szCs w:val="24"/>
                <w:lang w:eastAsia="en-GB"/>
              </w:rPr>
            </w:pPr>
            <w:ins w:id="2782" w:author="usher" w:date="2026-08-13T10:04:00Z">
              <w:r>
                <w:rPr>
                  <w:rFonts w:ascii="Times New Roman" w:eastAsia="Times New Roman" w:hAnsi="Times New Roman"/>
                  <w:sz w:val="24"/>
                  <w:szCs w:val="24"/>
                  <w:lang w:eastAsia="en-GB"/>
                </w:rPr>
                <w:t>10</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570169F" w14:textId="77777777" w:rsidR="00B00584" w:rsidRDefault="00B00584">
            <w:pPr>
              <w:spacing w:before="100" w:beforeAutospacing="1" w:after="100" w:afterAutospacing="1" w:line="360" w:lineRule="auto"/>
              <w:jc w:val="both"/>
              <w:rPr>
                <w:ins w:id="2783" w:author="usher" w:date="2026-08-13T10:04:00Z"/>
                <w:rFonts w:ascii="Times New Roman" w:eastAsia="Times New Roman" w:hAnsi="Times New Roman"/>
                <w:sz w:val="24"/>
                <w:szCs w:val="24"/>
                <w:lang w:eastAsia="en-GB"/>
              </w:rPr>
            </w:pPr>
            <w:ins w:id="2784" w:author="usher" w:date="2026-08-13T10:04:00Z">
              <w:r>
                <w:rPr>
                  <w:rFonts w:ascii="Times New Roman" w:eastAsia="Times New Roman" w:hAnsi="Times New Roman"/>
                  <w:sz w:val="24"/>
                  <w:szCs w:val="24"/>
                  <w:lang w:eastAsia="en-GB"/>
                </w:rPr>
                <w:t>–</w:t>
              </w:r>
            </w:ins>
          </w:p>
        </w:tc>
      </w:tr>
      <w:tr w:rsidR="00B00584" w14:paraId="6AF35774" w14:textId="77777777" w:rsidTr="00B00584">
        <w:trPr>
          <w:tblCellSpacing w:w="15" w:type="dxa"/>
          <w:ins w:id="2785"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31FE145" w14:textId="77777777" w:rsidR="00B00584" w:rsidRDefault="00B00584">
            <w:pPr>
              <w:spacing w:before="100" w:beforeAutospacing="1" w:after="100" w:afterAutospacing="1" w:line="360" w:lineRule="auto"/>
              <w:jc w:val="both"/>
              <w:rPr>
                <w:ins w:id="2786" w:author="usher" w:date="2026-08-13T10:04:00Z"/>
                <w:rFonts w:ascii="Times New Roman" w:eastAsia="Times New Roman" w:hAnsi="Times New Roman"/>
                <w:sz w:val="24"/>
                <w:szCs w:val="24"/>
                <w:lang w:eastAsia="en-GB"/>
              </w:rPr>
            </w:pPr>
            <w:ins w:id="2787" w:author="usher" w:date="2026-08-13T10:04:00Z">
              <w:r>
                <w:rPr>
                  <w:rFonts w:ascii="Times New Roman" w:eastAsia="Times New Roman" w:hAnsi="Times New Roman"/>
                  <w:sz w:val="24"/>
                  <w:szCs w:val="24"/>
                  <w:lang w:eastAsia="en-GB"/>
                </w:rPr>
                <w:t>t-value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11FC12" w14:textId="77777777" w:rsidR="00B00584" w:rsidRDefault="00B00584">
            <w:pPr>
              <w:spacing w:before="100" w:beforeAutospacing="1" w:after="100" w:afterAutospacing="1" w:line="360" w:lineRule="auto"/>
              <w:jc w:val="both"/>
              <w:rPr>
                <w:ins w:id="2788" w:author="usher" w:date="2026-08-13T10:04:00Z"/>
                <w:rFonts w:ascii="Times New Roman" w:eastAsia="Times New Roman" w:hAnsi="Times New Roman"/>
                <w:sz w:val="24"/>
                <w:szCs w:val="24"/>
                <w:lang w:eastAsia="en-GB"/>
              </w:rPr>
            </w:pPr>
            <w:ins w:id="2789"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1FFF683" w14:textId="77777777" w:rsidR="00B00584" w:rsidRDefault="00B00584">
            <w:pPr>
              <w:spacing w:before="100" w:beforeAutospacing="1" w:after="100" w:afterAutospacing="1" w:line="360" w:lineRule="auto"/>
              <w:jc w:val="both"/>
              <w:rPr>
                <w:ins w:id="2790" w:author="usher" w:date="2026-08-13T10:04:00Z"/>
                <w:rFonts w:ascii="Times New Roman" w:eastAsia="Times New Roman" w:hAnsi="Times New Roman"/>
                <w:sz w:val="24"/>
                <w:szCs w:val="24"/>
                <w:lang w:eastAsia="en-GB"/>
              </w:rPr>
            </w:pPr>
            <w:ins w:id="2791"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3A0CD5E" w14:textId="77777777" w:rsidR="00B00584" w:rsidRDefault="00B00584">
            <w:pPr>
              <w:spacing w:before="100" w:beforeAutospacing="1" w:after="100" w:afterAutospacing="1" w:line="360" w:lineRule="auto"/>
              <w:jc w:val="both"/>
              <w:rPr>
                <w:ins w:id="2792" w:author="usher" w:date="2026-08-13T10:04:00Z"/>
                <w:rFonts w:ascii="Times New Roman" w:eastAsia="Times New Roman" w:hAnsi="Times New Roman"/>
                <w:sz w:val="24"/>
                <w:szCs w:val="24"/>
                <w:lang w:eastAsia="en-GB"/>
              </w:rPr>
            </w:pPr>
            <w:ins w:id="2793" w:author="usher" w:date="2026-08-13T10:04:00Z">
              <w:r>
                <w:rPr>
                  <w:rFonts w:ascii="Times New Roman" w:eastAsia="Times New Roman" w:hAnsi="Times New Roman"/>
                  <w:sz w:val="24"/>
                  <w:szCs w:val="24"/>
                  <w:lang w:eastAsia="en-GB"/>
                </w:rPr>
                <w:t>5.97</w:t>
              </w:r>
            </w:ins>
          </w:p>
        </w:tc>
      </w:tr>
      <w:tr w:rsidR="00B00584" w14:paraId="0D508AF1" w14:textId="77777777" w:rsidTr="00B00584">
        <w:trPr>
          <w:tblCellSpacing w:w="15" w:type="dxa"/>
          <w:ins w:id="2794"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46EE1D9" w14:textId="77777777" w:rsidR="00B00584" w:rsidRDefault="00B00584">
            <w:pPr>
              <w:spacing w:before="100" w:beforeAutospacing="1" w:after="100" w:afterAutospacing="1" w:line="360" w:lineRule="auto"/>
              <w:jc w:val="both"/>
              <w:rPr>
                <w:ins w:id="2795" w:author="usher" w:date="2026-08-13T10:04:00Z"/>
                <w:rFonts w:ascii="Times New Roman" w:eastAsia="Times New Roman" w:hAnsi="Times New Roman"/>
                <w:sz w:val="24"/>
                <w:szCs w:val="24"/>
                <w:lang w:eastAsia="en-GB"/>
              </w:rPr>
            </w:pPr>
            <w:ins w:id="2796" w:author="usher" w:date="2026-08-13T10:04:00Z">
              <w:r>
                <w:rPr>
                  <w:rFonts w:ascii="Times New Roman" w:eastAsia="Times New Roman" w:hAnsi="Times New Roman"/>
                  <w:sz w:val="24"/>
                  <w:szCs w:val="24"/>
                  <w:lang w:eastAsia="en-GB"/>
                </w:rPr>
                <w:lastRenderedPageBreak/>
                <w:t>Degrees of freedom (df)</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DAFA1A" w14:textId="77777777" w:rsidR="00B00584" w:rsidRDefault="00B00584">
            <w:pPr>
              <w:spacing w:before="100" w:beforeAutospacing="1" w:after="100" w:afterAutospacing="1" w:line="360" w:lineRule="auto"/>
              <w:jc w:val="both"/>
              <w:rPr>
                <w:ins w:id="2797" w:author="usher" w:date="2026-08-13T10:04:00Z"/>
                <w:rFonts w:ascii="Times New Roman" w:eastAsia="Times New Roman" w:hAnsi="Times New Roman"/>
                <w:sz w:val="24"/>
                <w:szCs w:val="24"/>
                <w:lang w:eastAsia="en-GB"/>
              </w:rPr>
            </w:pPr>
            <w:ins w:id="2798"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7B9A117" w14:textId="77777777" w:rsidR="00B00584" w:rsidRDefault="00B00584">
            <w:pPr>
              <w:spacing w:before="100" w:beforeAutospacing="1" w:after="100" w:afterAutospacing="1" w:line="360" w:lineRule="auto"/>
              <w:jc w:val="both"/>
              <w:rPr>
                <w:ins w:id="2799" w:author="usher" w:date="2026-08-13T10:04:00Z"/>
                <w:rFonts w:ascii="Times New Roman" w:eastAsia="Times New Roman" w:hAnsi="Times New Roman"/>
                <w:sz w:val="24"/>
                <w:szCs w:val="24"/>
                <w:lang w:eastAsia="en-GB"/>
              </w:rPr>
            </w:pPr>
            <w:ins w:id="2800"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765F40E" w14:textId="77777777" w:rsidR="00B00584" w:rsidRDefault="00B00584">
            <w:pPr>
              <w:spacing w:before="100" w:beforeAutospacing="1" w:after="100" w:afterAutospacing="1" w:line="360" w:lineRule="auto"/>
              <w:jc w:val="both"/>
              <w:rPr>
                <w:ins w:id="2801" w:author="usher" w:date="2026-08-13T10:04:00Z"/>
                <w:rFonts w:ascii="Times New Roman" w:eastAsia="Times New Roman" w:hAnsi="Times New Roman"/>
                <w:sz w:val="24"/>
                <w:szCs w:val="24"/>
                <w:lang w:eastAsia="en-GB"/>
              </w:rPr>
            </w:pPr>
            <w:ins w:id="2802" w:author="usher" w:date="2026-08-13T10:04:00Z">
              <w:r>
                <w:rPr>
                  <w:rFonts w:ascii="Times New Roman" w:eastAsia="Times New Roman" w:hAnsi="Times New Roman"/>
                  <w:sz w:val="24"/>
                  <w:szCs w:val="24"/>
                  <w:lang w:eastAsia="en-GB"/>
                </w:rPr>
                <w:t>37</w:t>
              </w:r>
            </w:ins>
          </w:p>
        </w:tc>
      </w:tr>
      <w:tr w:rsidR="00B00584" w14:paraId="61F9E962" w14:textId="77777777" w:rsidTr="00B00584">
        <w:trPr>
          <w:tblCellSpacing w:w="15" w:type="dxa"/>
          <w:ins w:id="2803"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5EEE876" w14:textId="77777777" w:rsidR="00B00584" w:rsidRDefault="00B00584">
            <w:pPr>
              <w:spacing w:before="100" w:beforeAutospacing="1" w:after="100" w:afterAutospacing="1" w:line="360" w:lineRule="auto"/>
              <w:jc w:val="both"/>
              <w:rPr>
                <w:ins w:id="2804" w:author="usher" w:date="2026-08-13T10:04:00Z"/>
                <w:rFonts w:ascii="Times New Roman" w:eastAsia="Times New Roman" w:hAnsi="Times New Roman"/>
                <w:sz w:val="24"/>
                <w:szCs w:val="24"/>
                <w:lang w:eastAsia="en-GB"/>
              </w:rPr>
            </w:pPr>
            <w:ins w:id="2805" w:author="usher" w:date="2026-08-13T10:04:00Z">
              <w:r>
                <w:rPr>
                  <w:rFonts w:ascii="Times New Roman" w:eastAsia="Times New Roman" w:hAnsi="Times New Roman"/>
                  <w:sz w:val="24"/>
                  <w:szCs w:val="24"/>
                  <w:lang w:eastAsia="en-GB"/>
                </w:rPr>
                <w:t>p-value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958D774" w14:textId="77777777" w:rsidR="00B00584" w:rsidRDefault="00B00584">
            <w:pPr>
              <w:spacing w:before="100" w:beforeAutospacing="1" w:after="100" w:afterAutospacing="1" w:line="360" w:lineRule="auto"/>
              <w:jc w:val="both"/>
              <w:rPr>
                <w:ins w:id="2806" w:author="usher" w:date="2026-08-13T10:04:00Z"/>
                <w:rFonts w:ascii="Times New Roman" w:eastAsia="Times New Roman" w:hAnsi="Times New Roman"/>
                <w:sz w:val="24"/>
                <w:szCs w:val="24"/>
                <w:lang w:eastAsia="en-GB"/>
              </w:rPr>
            </w:pPr>
            <w:ins w:id="2807"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04E35CA" w14:textId="77777777" w:rsidR="00B00584" w:rsidRDefault="00B00584">
            <w:pPr>
              <w:spacing w:before="100" w:beforeAutospacing="1" w:after="100" w:afterAutospacing="1" w:line="360" w:lineRule="auto"/>
              <w:jc w:val="both"/>
              <w:rPr>
                <w:ins w:id="2808" w:author="usher" w:date="2026-08-13T10:04:00Z"/>
                <w:rFonts w:ascii="Times New Roman" w:eastAsia="Times New Roman" w:hAnsi="Times New Roman"/>
                <w:sz w:val="24"/>
                <w:szCs w:val="24"/>
                <w:lang w:eastAsia="en-GB"/>
              </w:rPr>
            </w:pPr>
            <w:ins w:id="2809"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3724625" w14:textId="77777777" w:rsidR="00B00584" w:rsidRDefault="00B00584">
            <w:pPr>
              <w:spacing w:before="100" w:beforeAutospacing="1" w:after="100" w:afterAutospacing="1" w:line="360" w:lineRule="auto"/>
              <w:jc w:val="both"/>
              <w:rPr>
                <w:ins w:id="2810" w:author="usher" w:date="2026-08-13T10:04:00Z"/>
                <w:rFonts w:ascii="Times New Roman" w:eastAsia="Times New Roman" w:hAnsi="Times New Roman"/>
                <w:sz w:val="24"/>
                <w:szCs w:val="24"/>
                <w:lang w:eastAsia="en-GB"/>
              </w:rPr>
            </w:pPr>
            <w:ins w:id="2811" w:author="usher" w:date="2026-08-13T10:04:00Z">
              <w:r>
                <w:rPr>
                  <w:rFonts w:ascii="Times New Roman" w:eastAsia="Times New Roman" w:hAnsi="Times New Roman"/>
                  <w:sz w:val="24"/>
                  <w:szCs w:val="24"/>
                  <w:lang w:eastAsia="en-GB"/>
                </w:rPr>
                <w:t>&lt; 0.001</w:t>
              </w:r>
            </w:ins>
          </w:p>
        </w:tc>
      </w:tr>
      <w:tr w:rsidR="00B00584" w14:paraId="52360F0F" w14:textId="77777777" w:rsidTr="00B00584">
        <w:trPr>
          <w:tblCellSpacing w:w="15" w:type="dxa"/>
          <w:ins w:id="2812"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B7B4B10" w14:textId="77777777" w:rsidR="00B00584" w:rsidRDefault="00B00584">
            <w:pPr>
              <w:spacing w:before="100" w:beforeAutospacing="1" w:after="100" w:afterAutospacing="1" w:line="360" w:lineRule="auto"/>
              <w:jc w:val="both"/>
              <w:rPr>
                <w:ins w:id="2813" w:author="usher" w:date="2026-08-13T10:04:00Z"/>
                <w:rFonts w:ascii="Times New Roman" w:eastAsia="Times New Roman" w:hAnsi="Times New Roman"/>
                <w:sz w:val="24"/>
                <w:szCs w:val="24"/>
                <w:lang w:eastAsia="en-GB"/>
              </w:rPr>
            </w:pPr>
            <w:ins w:id="2814" w:author="usher" w:date="2026-08-13T10:04:00Z">
              <w:r>
                <w:rPr>
                  <w:rFonts w:ascii="Times New Roman" w:eastAsia="Times New Roman" w:hAnsi="Times New Roman"/>
                  <w:sz w:val="24"/>
                  <w:szCs w:val="24"/>
                  <w:lang w:eastAsia="en-GB"/>
                </w:rPr>
                <w:t>95% Confidence Interval</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3FB8552" w14:textId="77777777" w:rsidR="00B00584" w:rsidRDefault="00B00584">
            <w:pPr>
              <w:spacing w:before="100" w:beforeAutospacing="1" w:after="100" w:afterAutospacing="1" w:line="360" w:lineRule="auto"/>
              <w:jc w:val="both"/>
              <w:rPr>
                <w:ins w:id="2815" w:author="usher" w:date="2026-08-13T10:04:00Z"/>
                <w:rFonts w:ascii="Times New Roman" w:eastAsia="Times New Roman" w:hAnsi="Times New Roman"/>
                <w:sz w:val="24"/>
                <w:szCs w:val="24"/>
                <w:lang w:eastAsia="en-GB"/>
              </w:rPr>
            </w:pPr>
            <w:ins w:id="2816"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33672D4" w14:textId="77777777" w:rsidR="00B00584" w:rsidRDefault="00B00584">
            <w:pPr>
              <w:spacing w:before="100" w:beforeAutospacing="1" w:after="100" w:afterAutospacing="1" w:line="360" w:lineRule="auto"/>
              <w:jc w:val="both"/>
              <w:rPr>
                <w:ins w:id="2817" w:author="usher" w:date="2026-08-13T10:04:00Z"/>
                <w:rFonts w:ascii="Times New Roman" w:eastAsia="Times New Roman" w:hAnsi="Times New Roman"/>
                <w:sz w:val="24"/>
                <w:szCs w:val="24"/>
                <w:lang w:eastAsia="en-GB"/>
              </w:rPr>
            </w:pPr>
            <w:ins w:id="2818"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AE01944" w14:textId="77777777" w:rsidR="00B00584" w:rsidRDefault="00B00584">
            <w:pPr>
              <w:spacing w:before="100" w:beforeAutospacing="1" w:after="100" w:afterAutospacing="1" w:line="360" w:lineRule="auto"/>
              <w:jc w:val="both"/>
              <w:rPr>
                <w:ins w:id="2819" w:author="usher" w:date="2026-08-13T10:04:00Z"/>
                <w:rFonts w:ascii="Times New Roman" w:eastAsia="Times New Roman" w:hAnsi="Times New Roman"/>
                <w:sz w:val="24"/>
                <w:szCs w:val="24"/>
                <w:lang w:eastAsia="en-GB"/>
              </w:rPr>
            </w:pPr>
            <w:ins w:id="2820" w:author="usher" w:date="2026-08-13T10:04:00Z">
              <w:r>
                <w:rPr>
                  <w:rFonts w:ascii="Times New Roman" w:eastAsia="Times New Roman" w:hAnsi="Times New Roman"/>
                  <w:sz w:val="24"/>
                  <w:szCs w:val="24"/>
                  <w:lang w:eastAsia="en-GB"/>
                </w:rPr>
                <w:t>1.46 – 2.96</w:t>
              </w:r>
            </w:ins>
          </w:p>
        </w:tc>
      </w:tr>
      <w:tr w:rsidR="00B00584" w14:paraId="2A80272A" w14:textId="77777777" w:rsidTr="00B00584">
        <w:trPr>
          <w:tblCellSpacing w:w="15" w:type="dxa"/>
          <w:ins w:id="2821"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EEC859E" w14:textId="77777777" w:rsidR="00B00584" w:rsidRDefault="00B00584">
            <w:pPr>
              <w:spacing w:before="100" w:beforeAutospacing="1" w:after="100" w:afterAutospacing="1" w:line="360" w:lineRule="auto"/>
              <w:jc w:val="both"/>
              <w:rPr>
                <w:ins w:id="2822" w:author="usher" w:date="2026-08-13T10:04:00Z"/>
                <w:rFonts w:ascii="Times New Roman" w:eastAsia="Times New Roman" w:hAnsi="Times New Roman"/>
                <w:sz w:val="24"/>
                <w:szCs w:val="24"/>
                <w:lang w:eastAsia="en-GB"/>
              </w:rPr>
            </w:pPr>
            <w:ins w:id="2823" w:author="usher" w:date="2026-08-13T10:04:00Z">
              <w:r>
                <w:rPr>
                  <w:rFonts w:ascii="Times New Roman" w:eastAsia="Times New Roman" w:hAnsi="Times New Roman"/>
                  <w:sz w:val="24"/>
                  <w:szCs w:val="24"/>
                  <w:lang w:eastAsia="en-GB"/>
                </w:rPr>
                <w:t>Cohen’s d</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2CEF010" w14:textId="77777777" w:rsidR="00B00584" w:rsidRDefault="00B00584">
            <w:pPr>
              <w:spacing w:before="100" w:beforeAutospacing="1" w:after="100" w:afterAutospacing="1" w:line="360" w:lineRule="auto"/>
              <w:jc w:val="both"/>
              <w:rPr>
                <w:ins w:id="2824" w:author="usher" w:date="2026-08-13T10:04:00Z"/>
                <w:rFonts w:ascii="Times New Roman" w:eastAsia="Times New Roman" w:hAnsi="Times New Roman"/>
                <w:sz w:val="24"/>
                <w:szCs w:val="24"/>
                <w:lang w:eastAsia="en-GB"/>
              </w:rPr>
            </w:pPr>
            <w:ins w:id="2825"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7DC84C7" w14:textId="77777777" w:rsidR="00B00584" w:rsidRDefault="00B00584">
            <w:pPr>
              <w:spacing w:before="100" w:beforeAutospacing="1" w:after="100" w:afterAutospacing="1" w:line="360" w:lineRule="auto"/>
              <w:jc w:val="both"/>
              <w:rPr>
                <w:ins w:id="2826" w:author="usher" w:date="2026-08-13T10:04:00Z"/>
                <w:rFonts w:ascii="Times New Roman" w:eastAsia="Times New Roman" w:hAnsi="Times New Roman"/>
                <w:sz w:val="24"/>
                <w:szCs w:val="24"/>
                <w:lang w:eastAsia="en-GB"/>
              </w:rPr>
            </w:pPr>
            <w:ins w:id="2827" w:author="usher" w:date="2026-08-13T10:04:00Z">
              <w:r>
                <w:rPr>
                  <w:rFonts w:ascii="Times New Roman" w:eastAsia="Times New Roman" w:hAnsi="Times New Roman"/>
                  <w:sz w:val="24"/>
                  <w:szCs w:val="24"/>
                  <w:lang w:eastAsia="en-GB"/>
                </w:rPr>
                <w:t>–</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1DEC6E0" w14:textId="77777777" w:rsidR="00B00584" w:rsidRDefault="00B00584">
            <w:pPr>
              <w:spacing w:before="100" w:beforeAutospacing="1" w:after="100" w:afterAutospacing="1" w:line="360" w:lineRule="auto"/>
              <w:jc w:val="both"/>
              <w:rPr>
                <w:ins w:id="2828" w:author="usher" w:date="2026-08-13T10:04:00Z"/>
                <w:rFonts w:ascii="Times New Roman" w:eastAsia="Times New Roman" w:hAnsi="Times New Roman"/>
                <w:sz w:val="24"/>
                <w:szCs w:val="24"/>
                <w:lang w:eastAsia="en-GB"/>
              </w:rPr>
            </w:pPr>
            <w:ins w:id="2829" w:author="usher" w:date="2026-08-13T10:04:00Z">
              <w:r>
                <w:rPr>
                  <w:rFonts w:ascii="Times New Roman" w:eastAsia="Times New Roman" w:hAnsi="Times New Roman"/>
                  <w:sz w:val="24"/>
                  <w:szCs w:val="24"/>
                  <w:lang w:eastAsia="en-GB"/>
                </w:rPr>
                <w:t>0.97</w:t>
              </w:r>
            </w:ins>
          </w:p>
        </w:tc>
      </w:tr>
    </w:tbl>
    <w:p w14:paraId="116B3B0C" w14:textId="77777777" w:rsidR="00B00584" w:rsidRDefault="00B00584" w:rsidP="00B00584">
      <w:pPr>
        <w:spacing w:before="100" w:beforeAutospacing="1" w:after="100" w:afterAutospacing="1" w:line="360" w:lineRule="auto"/>
        <w:jc w:val="both"/>
        <w:rPr>
          <w:ins w:id="2830" w:author="usher" w:date="2026-08-13T10:04:00Z"/>
          <w:rFonts w:ascii="Times New Roman" w:eastAsia="Times New Roman" w:hAnsi="Times New Roman"/>
          <w:sz w:val="24"/>
          <w:szCs w:val="24"/>
          <w:lang w:eastAsia="en-GB"/>
        </w:rPr>
      </w:pPr>
      <w:ins w:id="2831" w:author="usher" w:date="2026-08-13T10:04:00Z">
        <w:r>
          <w:rPr>
            <w:rFonts w:ascii="Times New Roman" w:eastAsia="Times New Roman" w:hAnsi="Times New Roman"/>
            <w:sz w:val="24"/>
            <w:szCs w:val="24"/>
            <w:lang w:eastAsia="en-GB"/>
          </w:rPr>
          <w:t>A bar chart showing the mean pre-test and post-test stigma scores is presented below:</w:t>
        </w:r>
      </w:ins>
    </w:p>
    <w:p w14:paraId="59C4E518" w14:textId="1B659473" w:rsidR="00B00584" w:rsidRDefault="00B00584" w:rsidP="00B00584">
      <w:pPr>
        <w:spacing w:before="100" w:beforeAutospacing="1" w:after="100" w:afterAutospacing="1" w:line="360" w:lineRule="auto"/>
        <w:jc w:val="both"/>
        <w:rPr>
          <w:ins w:id="2832" w:author="usher" w:date="2026-08-13T10:04:00Z"/>
          <w:rFonts w:ascii="Times New Roman" w:eastAsia="Times New Roman" w:hAnsi="Times New Roman"/>
          <w:sz w:val="24"/>
          <w:szCs w:val="24"/>
          <w:lang w:eastAsia="en-GB"/>
        </w:rPr>
      </w:pPr>
      <w:ins w:id="2833" w:author="usher" w:date="2026-08-13T10:04:00Z">
        <w:r>
          <w:rPr>
            <w:rFonts w:ascii="Times New Roman" w:eastAsia="Times New Roman" w:hAnsi="Times New Roman"/>
            <w:noProof/>
            <w:sz w:val="24"/>
            <w:szCs w:val="24"/>
            <w:lang w:eastAsia="en-GB"/>
          </w:rPr>
          <w:drawing>
            <wp:inline distT="0" distB="0" distL="0" distR="0" wp14:anchorId="0728D10E" wp14:editId="2199913D">
              <wp:extent cx="5732145" cy="320421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3204210"/>
                      </a:xfrm>
                      <a:prstGeom prst="rect">
                        <a:avLst/>
                      </a:prstGeom>
                      <a:noFill/>
                      <a:ln>
                        <a:noFill/>
                      </a:ln>
                    </pic:spPr>
                  </pic:pic>
                </a:graphicData>
              </a:graphic>
            </wp:inline>
          </w:drawing>
        </w:r>
      </w:ins>
    </w:p>
    <w:p w14:paraId="7195AA39" w14:textId="77777777" w:rsidR="00B00584" w:rsidRDefault="00B00584" w:rsidP="00B00584">
      <w:pPr>
        <w:spacing w:before="100" w:beforeAutospacing="1" w:after="100" w:afterAutospacing="1" w:line="360" w:lineRule="auto"/>
        <w:jc w:val="both"/>
        <w:rPr>
          <w:ins w:id="2834" w:author="usher" w:date="2026-08-13T10:04:00Z"/>
          <w:rFonts w:ascii="Times New Roman" w:eastAsia="Times New Roman" w:hAnsi="Times New Roman"/>
          <w:sz w:val="24"/>
          <w:szCs w:val="24"/>
          <w:lang w:eastAsia="en-GB"/>
        </w:rPr>
      </w:pPr>
      <w:ins w:id="2835" w:author="usher" w:date="2026-08-13T10:04:00Z">
        <w:r>
          <w:rPr>
            <w:rFonts w:ascii="Times New Roman" w:eastAsia="Times New Roman" w:hAnsi="Times New Roman"/>
            <w:sz w:val="24"/>
            <w:szCs w:val="24"/>
            <w:lang w:eastAsia="en-GB"/>
          </w:rPr>
          <w:t>The reduction in stigma is closely associated with the improvement in mental health literacy observed earlier in this chapter. As participants gained clearer and more accurate knowledge about depression, their negative beliefs about people living with mental health problems decreased. This finding supports the view that improved knowledge can reduce stigma and, in turn, encourage more supportive responses towards adolescents experiencing depression. In the context of religious settings, where stigma often acts as a major barrier to help-seeking, the observed reduction in stigma is particularly important. It suggests that the training not only increased factual understanding but also began to reshape the attitudes that can prevent early identification and referral.</w:t>
        </w:r>
      </w:ins>
    </w:p>
    <w:p w14:paraId="3567E4AD" w14:textId="77777777" w:rsidR="00DA7012" w:rsidRDefault="00DA7012" w:rsidP="00B00584">
      <w:pPr>
        <w:spacing w:before="100" w:beforeAutospacing="1" w:after="100" w:afterAutospacing="1" w:line="360" w:lineRule="auto"/>
        <w:jc w:val="both"/>
        <w:rPr>
          <w:ins w:id="2836" w:author="Daniel HENRY" w:date="2026-10-06T11:59:00Z"/>
          <w:rFonts w:ascii="Times New Roman" w:eastAsia="Times New Roman" w:hAnsi="Times New Roman"/>
          <w:b/>
          <w:bCs/>
          <w:sz w:val="24"/>
          <w:szCs w:val="24"/>
          <w:lang w:eastAsia="en-GB"/>
        </w:rPr>
      </w:pPr>
    </w:p>
    <w:p w14:paraId="15B04B1D" w14:textId="28934918" w:rsidR="00B00584" w:rsidRDefault="00B00584" w:rsidP="00B00584">
      <w:pPr>
        <w:spacing w:before="100" w:beforeAutospacing="1" w:after="100" w:afterAutospacing="1" w:line="360" w:lineRule="auto"/>
        <w:jc w:val="both"/>
        <w:rPr>
          <w:ins w:id="2837" w:author="usher" w:date="2026-08-13T10:04:00Z"/>
          <w:rFonts w:ascii="Times New Roman" w:eastAsia="Times New Roman" w:hAnsi="Times New Roman"/>
          <w:sz w:val="24"/>
          <w:szCs w:val="24"/>
          <w:lang w:eastAsia="en-GB"/>
        </w:rPr>
      </w:pPr>
      <w:ins w:id="2838" w:author="usher" w:date="2026-08-13T10:04:00Z">
        <w:r>
          <w:rPr>
            <w:rFonts w:ascii="Times New Roman" w:eastAsia="Times New Roman" w:hAnsi="Times New Roman"/>
            <w:b/>
            <w:bCs/>
            <w:sz w:val="24"/>
            <w:szCs w:val="24"/>
            <w:lang w:eastAsia="en-GB"/>
          </w:rPr>
          <w:lastRenderedPageBreak/>
          <w:t>4.5 Perceived Confidence in Identification and Willingness to Refer</w:t>
        </w:r>
      </w:ins>
    </w:p>
    <w:p w14:paraId="273E5B7F" w14:textId="77777777" w:rsidR="00B00584" w:rsidRDefault="00B00584" w:rsidP="00B00584">
      <w:pPr>
        <w:spacing w:before="100" w:beforeAutospacing="1" w:after="100" w:afterAutospacing="1" w:line="360" w:lineRule="auto"/>
        <w:jc w:val="both"/>
        <w:rPr>
          <w:ins w:id="2839" w:author="usher" w:date="2026-08-13T10:04:00Z"/>
          <w:rFonts w:ascii="Times New Roman" w:eastAsia="Times New Roman" w:hAnsi="Times New Roman"/>
          <w:sz w:val="24"/>
          <w:szCs w:val="24"/>
          <w:lang w:eastAsia="en-GB"/>
        </w:rPr>
      </w:pPr>
      <w:ins w:id="2840" w:author="usher" w:date="2026-08-13T10:04:00Z">
        <w:r>
          <w:rPr>
            <w:rFonts w:ascii="Times New Roman" w:eastAsia="Times New Roman" w:hAnsi="Times New Roman"/>
            <w:sz w:val="24"/>
            <w:szCs w:val="24"/>
            <w:lang w:eastAsia="en-GB"/>
          </w:rPr>
          <w:t>This section presents the findings on participants’ perceived confidence in identifying symptoms of depression in adolescents and their willingness to refer those affected for professional care. These two outcomes were measured using five-point Likert-scale items, with higher scores indicating greater confidence and greater willingness to refer.</w:t>
        </w:r>
      </w:ins>
    </w:p>
    <w:p w14:paraId="1E48E750" w14:textId="77777777" w:rsidR="00B00584" w:rsidRDefault="00B00584" w:rsidP="00B00584">
      <w:pPr>
        <w:spacing w:before="100" w:beforeAutospacing="1" w:after="100" w:afterAutospacing="1" w:line="360" w:lineRule="auto"/>
        <w:jc w:val="both"/>
        <w:rPr>
          <w:ins w:id="2841" w:author="usher" w:date="2026-08-13T10:04:00Z"/>
          <w:rFonts w:ascii="Times New Roman" w:eastAsia="Times New Roman" w:hAnsi="Times New Roman"/>
          <w:sz w:val="24"/>
          <w:szCs w:val="24"/>
          <w:lang w:eastAsia="en-GB"/>
        </w:rPr>
      </w:pPr>
      <w:ins w:id="2842" w:author="usher" w:date="2026-08-13T10:04:00Z">
        <w:r>
          <w:rPr>
            <w:rFonts w:ascii="Times New Roman" w:eastAsia="Times New Roman" w:hAnsi="Times New Roman"/>
            <w:sz w:val="24"/>
            <w:szCs w:val="24"/>
            <w:lang w:eastAsia="en-GB"/>
          </w:rPr>
          <w:t xml:space="preserve">Before the training, the mean confidence score was 4.97 (SD = 2.64). After the training, the mean confidence score rose to 7.61 (SD = 2.71). The mean improvement was 2.64 points. A paired samples t-test showed that this increase was statistically significant,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6.78, p &lt; 0.001, 95% CI [1.85, 3.43]. The effect size was large (Cohen’s d = 1.10).</w:t>
        </w:r>
      </w:ins>
    </w:p>
    <w:p w14:paraId="6DDEA92C" w14:textId="77777777" w:rsidR="00B00584" w:rsidRDefault="00B00584" w:rsidP="00B00584">
      <w:pPr>
        <w:spacing w:before="100" w:beforeAutospacing="1" w:after="100" w:afterAutospacing="1" w:line="360" w:lineRule="auto"/>
        <w:jc w:val="both"/>
        <w:rPr>
          <w:ins w:id="2843" w:author="usher" w:date="2026-08-13T10:04:00Z"/>
          <w:rFonts w:ascii="Times New Roman" w:eastAsia="Times New Roman" w:hAnsi="Times New Roman"/>
          <w:sz w:val="24"/>
          <w:szCs w:val="24"/>
          <w:lang w:eastAsia="en-GB"/>
        </w:rPr>
      </w:pPr>
      <w:ins w:id="2844" w:author="usher" w:date="2026-08-13T10:04:00Z">
        <w:r>
          <w:rPr>
            <w:rFonts w:ascii="Times New Roman" w:eastAsia="Times New Roman" w:hAnsi="Times New Roman"/>
            <w:sz w:val="24"/>
            <w:szCs w:val="24"/>
            <w:lang w:eastAsia="en-GB"/>
          </w:rPr>
          <w:t xml:space="preserve">Willingness to refer also improved. The mean score increased from 3.34 (SD = 1.52) at pre-test to 4.05 (SD = 1.41) at post-test, representing a mean change of 0.71 points. The paired t-test confirmed that this improvement was statistically significant,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4.12, p &lt; 0.001, 95% CI [0.36, 1.06]. The effect size was moderate to large (Cohen’s d = 0.67).</w:t>
        </w:r>
      </w:ins>
    </w:p>
    <w:p w14:paraId="120CF745" w14:textId="77777777" w:rsidR="00B00584" w:rsidRDefault="00B00584" w:rsidP="00B00584">
      <w:pPr>
        <w:spacing w:before="100" w:beforeAutospacing="1" w:after="100" w:afterAutospacing="1" w:line="360" w:lineRule="auto"/>
        <w:jc w:val="both"/>
        <w:rPr>
          <w:ins w:id="2845" w:author="usher" w:date="2026-08-13T10:04:00Z"/>
          <w:rFonts w:ascii="Times New Roman" w:eastAsia="Times New Roman" w:hAnsi="Times New Roman"/>
          <w:sz w:val="24"/>
          <w:szCs w:val="24"/>
          <w:lang w:eastAsia="en-GB"/>
        </w:rPr>
      </w:pPr>
      <w:ins w:id="2846" w:author="usher" w:date="2026-08-13T10:04:00Z">
        <w:r>
          <w:rPr>
            <w:rFonts w:ascii="Times New Roman" w:eastAsia="Times New Roman" w:hAnsi="Times New Roman"/>
            <w:sz w:val="24"/>
            <w:szCs w:val="24"/>
            <w:lang w:eastAsia="en-GB"/>
          </w:rPr>
          <w:t>Both results are statistically significant because their p-values are well below the 0.05 threshold. This indicates that the observed gains in confidence and willingness to refer are unlikely to have occurred by chance. The large and moderate-to-large effect sizes further show that the changes are practically meaningful.</w:t>
        </w:r>
      </w:ins>
    </w:p>
    <w:p w14:paraId="1676D654" w14:textId="77777777" w:rsidR="00B00584" w:rsidRDefault="00B00584" w:rsidP="00B00584">
      <w:pPr>
        <w:spacing w:before="100" w:beforeAutospacing="1" w:after="100" w:afterAutospacing="1" w:line="360" w:lineRule="auto"/>
        <w:jc w:val="both"/>
        <w:rPr>
          <w:ins w:id="2847" w:author="usher" w:date="2026-08-13T10:04:00Z"/>
          <w:rFonts w:ascii="Times New Roman" w:eastAsia="Times New Roman" w:hAnsi="Times New Roman"/>
          <w:sz w:val="24"/>
          <w:szCs w:val="24"/>
          <w:lang w:eastAsia="en-GB"/>
        </w:rPr>
      </w:pPr>
      <w:ins w:id="2848" w:author="usher" w:date="2026-08-13T10:04:00Z">
        <w:r>
          <w:rPr>
            <w:rFonts w:ascii="Times New Roman" w:eastAsia="Times New Roman" w:hAnsi="Times New Roman"/>
            <w:b/>
            <w:bCs/>
            <w:sz w:val="24"/>
            <w:szCs w:val="24"/>
            <w:lang w:eastAsia="en-GB"/>
          </w:rPr>
          <w:t>Table 4.5: Confidence and Referral Willingness Scores (n = 38)</w:t>
        </w:r>
      </w:ins>
    </w:p>
    <w:tbl>
      <w:tblPr>
        <w:tblW w:w="9904"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Change w:id="2849" w:author="Daniel HENRY" w:date="2026-10-06T11:59:00Z">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PrChange>
      </w:tblPr>
      <w:tblGrid>
        <w:gridCol w:w="1705"/>
        <w:gridCol w:w="1402"/>
        <w:gridCol w:w="1403"/>
        <w:gridCol w:w="975"/>
        <w:gridCol w:w="895"/>
        <w:gridCol w:w="467"/>
        <w:gridCol w:w="1091"/>
        <w:gridCol w:w="905"/>
        <w:gridCol w:w="1061"/>
        <w:tblGridChange w:id="2850">
          <w:tblGrid>
            <w:gridCol w:w="1550"/>
            <w:gridCol w:w="1275"/>
            <w:gridCol w:w="1276"/>
            <w:gridCol w:w="887"/>
            <w:gridCol w:w="814"/>
            <w:gridCol w:w="425"/>
            <w:gridCol w:w="992"/>
            <w:gridCol w:w="771"/>
            <w:gridCol w:w="1017"/>
          </w:tblGrid>
        </w:tblGridChange>
      </w:tblGrid>
      <w:tr w:rsidR="00B00584" w14:paraId="45532339" w14:textId="77777777" w:rsidTr="00DA7012">
        <w:trPr>
          <w:trHeight w:val="876"/>
          <w:tblHeader/>
          <w:tblCellSpacing w:w="15" w:type="dxa"/>
          <w:ins w:id="2851" w:author="usher" w:date="2026-08-13T10:04:00Z"/>
          <w:trPrChange w:id="2852" w:author="Daniel HENRY" w:date="2026-10-06T11:59:00Z">
            <w:trPr>
              <w:tblHeader/>
              <w:tblCellSpacing w:w="15" w:type="dxa"/>
            </w:trPr>
          </w:trPrChange>
        </w:trPr>
        <w:tc>
          <w:tcPr>
            <w:tcW w:w="16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53" w:author="Daniel HENRY" w:date="2026-10-06T11:59:00Z">
              <w:tcPr>
                <w:tcW w:w="15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8091A32" w14:textId="77777777" w:rsidR="00B00584" w:rsidRDefault="00B00584">
            <w:pPr>
              <w:spacing w:before="100" w:beforeAutospacing="1" w:after="100" w:afterAutospacing="1" w:line="360" w:lineRule="auto"/>
              <w:jc w:val="both"/>
              <w:rPr>
                <w:ins w:id="2854" w:author="usher" w:date="2026-08-13T10:04:00Z"/>
                <w:rFonts w:ascii="Times New Roman" w:eastAsia="Times New Roman" w:hAnsi="Times New Roman"/>
                <w:b/>
                <w:bCs/>
                <w:sz w:val="24"/>
                <w:szCs w:val="24"/>
                <w:lang w:eastAsia="en-GB"/>
              </w:rPr>
            </w:pPr>
            <w:ins w:id="2855" w:author="usher" w:date="2026-08-13T10:04:00Z">
              <w:r>
                <w:rPr>
                  <w:rFonts w:ascii="Times New Roman" w:eastAsia="Times New Roman" w:hAnsi="Times New Roman"/>
                  <w:b/>
                  <w:bCs/>
                  <w:sz w:val="24"/>
                  <w:szCs w:val="24"/>
                  <w:lang w:eastAsia="en-GB"/>
                </w:rPr>
                <w:t>Outcome</w:t>
              </w:r>
            </w:ins>
          </w:p>
        </w:tc>
        <w:tc>
          <w:tcPr>
            <w:tcW w:w="1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56" w:author="Daniel HENRY" w:date="2026-10-06T11:59:00Z">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03EED85" w14:textId="77777777" w:rsidR="00B00584" w:rsidRDefault="00B00584">
            <w:pPr>
              <w:spacing w:before="100" w:beforeAutospacing="1" w:after="100" w:afterAutospacing="1" w:line="360" w:lineRule="auto"/>
              <w:jc w:val="both"/>
              <w:rPr>
                <w:ins w:id="2857" w:author="usher" w:date="2026-08-13T10:04:00Z"/>
                <w:rFonts w:ascii="Times New Roman" w:eastAsia="Times New Roman" w:hAnsi="Times New Roman"/>
                <w:b/>
                <w:bCs/>
                <w:sz w:val="24"/>
                <w:szCs w:val="24"/>
                <w:lang w:eastAsia="en-GB"/>
              </w:rPr>
            </w:pPr>
            <w:ins w:id="2858" w:author="usher" w:date="2026-08-13T10:04:00Z">
              <w:r>
                <w:rPr>
                  <w:rFonts w:ascii="Times New Roman" w:eastAsia="Times New Roman" w:hAnsi="Times New Roman"/>
                  <w:b/>
                  <w:bCs/>
                  <w:sz w:val="24"/>
                  <w:szCs w:val="24"/>
                  <w:lang w:eastAsia="en-GB"/>
                </w:rPr>
                <w:t>Pre-Test Mean (SD)</w:t>
              </w:r>
            </w:ins>
          </w:p>
        </w:tc>
        <w:tc>
          <w:tcPr>
            <w:tcW w:w="13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59" w:author="Daniel HENRY" w:date="2026-10-06T11:59:00Z">
              <w:tcPr>
                <w:tcW w:w="12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92ADCBC" w14:textId="77777777" w:rsidR="00B00584" w:rsidRDefault="00B00584">
            <w:pPr>
              <w:spacing w:before="100" w:beforeAutospacing="1" w:after="100" w:afterAutospacing="1" w:line="360" w:lineRule="auto"/>
              <w:jc w:val="both"/>
              <w:rPr>
                <w:ins w:id="2860" w:author="usher" w:date="2026-08-13T10:04:00Z"/>
                <w:rFonts w:ascii="Times New Roman" w:eastAsia="Times New Roman" w:hAnsi="Times New Roman"/>
                <w:b/>
                <w:bCs/>
                <w:sz w:val="24"/>
                <w:szCs w:val="24"/>
                <w:lang w:eastAsia="en-GB"/>
              </w:rPr>
            </w:pPr>
            <w:ins w:id="2861" w:author="usher" w:date="2026-08-13T10:04:00Z">
              <w:r>
                <w:rPr>
                  <w:rFonts w:ascii="Times New Roman" w:eastAsia="Times New Roman" w:hAnsi="Times New Roman"/>
                  <w:b/>
                  <w:bCs/>
                  <w:sz w:val="24"/>
                  <w:szCs w:val="24"/>
                  <w:lang w:eastAsia="en-GB"/>
                </w:rPr>
                <w:t>Post-Test Mean (SD)</w:t>
              </w:r>
            </w:ins>
          </w:p>
        </w:tc>
        <w:tc>
          <w:tcPr>
            <w:tcW w:w="9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62" w:author="Daniel HENRY" w:date="2026-10-06T11:59:00Z">
              <w:tcPr>
                <w:tcW w:w="8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C62F4D6" w14:textId="77777777" w:rsidR="00B00584" w:rsidRDefault="00B00584">
            <w:pPr>
              <w:spacing w:before="100" w:beforeAutospacing="1" w:after="100" w:afterAutospacing="1" w:line="360" w:lineRule="auto"/>
              <w:jc w:val="both"/>
              <w:rPr>
                <w:ins w:id="2863" w:author="usher" w:date="2026-08-13T10:04:00Z"/>
                <w:rFonts w:ascii="Times New Roman" w:eastAsia="Times New Roman" w:hAnsi="Times New Roman"/>
                <w:b/>
                <w:bCs/>
                <w:sz w:val="24"/>
                <w:szCs w:val="24"/>
                <w:lang w:eastAsia="en-GB"/>
              </w:rPr>
            </w:pPr>
            <w:ins w:id="2864" w:author="usher" w:date="2026-08-13T10:04:00Z">
              <w:r>
                <w:rPr>
                  <w:rFonts w:ascii="Times New Roman" w:eastAsia="Times New Roman" w:hAnsi="Times New Roman"/>
                  <w:b/>
                  <w:bCs/>
                  <w:sz w:val="24"/>
                  <w:szCs w:val="24"/>
                  <w:lang w:eastAsia="en-GB"/>
                </w:rPr>
                <w:t>Mean Change</w:t>
              </w:r>
            </w:ins>
          </w:p>
        </w:tc>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65" w:author="Daniel HENRY" w:date="2026-10-06T11:59:00Z">
              <w:tcPr>
                <w:tcW w:w="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B5775BB" w14:textId="77777777" w:rsidR="00B00584" w:rsidRDefault="00B00584">
            <w:pPr>
              <w:spacing w:before="100" w:beforeAutospacing="1" w:after="100" w:afterAutospacing="1" w:line="360" w:lineRule="auto"/>
              <w:jc w:val="both"/>
              <w:rPr>
                <w:ins w:id="2866" w:author="usher" w:date="2026-08-13T10:04:00Z"/>
                <w:rFonts w:ascii="Times New Roman" w:eastAsia="Times New Roman" w:hAnsi="Times New Roman"/>
                <w:b/>
                <w:bCs/>
                <w:sz w:val="24"/>
                <w:szCs w:val="24"/>
                <w:lang w:eastAsia="en-GB"/>
              </w:rPr>
            </w:pPr>
            <w:ins w:id="2867" w:author="usher" w:date="2026-08-13T10:04:00Z">
              <w:r>
                <w:rPr>
                  <w:rFonts w:ascii="Times New Roman" w:eastAsia="Times New Roman" w:hAnsi="Times New Roman"/>
                  <w:b/>
                  <w:bCs/>
                  <w:sz w:val="24"/>
                  <w:szCs w:val="24"/>
                  <w:lang w:eastAsia="en-GB"/>
                </w:rPr>
                <w:t>t-value</w:t>
              </w:r>
            </w:ins>
          </w:p>
        </w:tc>
        <w:tc>
          <w:tcPr>
            <w:tcW w:w="4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68" w:author="Daniel HENRY" w:date="2026-10-06T11:59:00Z">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54C656A" w14:textId="77777777" w:rsidR="00B00584" w:rsidRDefault="00B00584">
            <w:pPr>
              <w:spacing w:before="100" w:beforeAutospacing="1" w:after="100" w:afterAutospacing="1" w:line="360" w:lineRule="auto"/>
              <w:jc w:val="both"/>
              <w:rPr>
                <w:ins w:id="2869" w:author="usher" w:date="2026-08-13T10:04:00Z"/>
                <w:rFonts w:ascii="Times New Roman" w:eastAsia="Times New Roman" w:hAnsi="Times New Roman"/>
                <w:b/>
                <w:bCs/>
                <w:sz w:val="24"/>
                <w:szCs w:val="24"/>
                <w:lang w:eastAsia="en-GB"/>
              </w:rPr>
            </w:pPr>
            <w:ins w:id="2870" w:author="usher" w:date="2026-08-13T10:04:00Z">
              <w:r>
                <w:rPr>
                  <w:rFonts w:ascii="Times New Roman" w:eastAsia="Times New Roman" w:hAnsi="Times New Roman"/>
                  <w:b/>
                  <w:bCs/>
                  <w:sz w:val="24"/>
                  <w:szCs w:val="24"/>
                  <w:lang w:eastAsia="en-GB"/>
                </w:rPr>
                <w:t>df</w:t>
              </w:r>
            </w:ins>
          </w:p>
        </w:tc>
        <w:tc>
          <w:tcPr>
            <w:tcW w:w="106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71" w:author="Daniel HENRY" w:date="2026-10-06T11:59:00Z">
              <w:tcPr>
                <w:tcW w:w="9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EDB9596" w14:textId="77777777" w:rsidR="00B00584" w:rsidRDefault="00B00584">
            <w:pPr>
              <w:spacing w:before="100" w:beforeAutospacing="1" w:after="100" w:afterAutospacing="1" w:line="360" w:lineRule="auto"/>
              <w:jc w:val="both"/>
              <w:rPr>
                <w:ins w:id="2872" w:author="usher" w:date="2026-08-13T10:04:00Z"/>
                <w:rFonts w:ascii="Times New Roman" w:eastAsia="Times New Roman" w:hAnsi="Times New Roman"/>
                <w:b/>
                <w:bCs/>
                <w:sz w:val="24"/>
                <w:szCs w:val="24"/>
                <w:lang w:eastAsia="en-GB"/>
              </w:rPr>
            </w:pPr>
            <w:ins w:id="2873" w:author="usher" w:date="2026-08-13T10:04:00Z">
              <w:r>
                <w:rPr>
                  <w:rFonts w:ascii="Times New Roman" w:eastAsia="Times New Roman" w:hAnsi="Times New Roman"/>
                  <w:b/>
                  <w:bCs/>
                  <w:sz w:val="24"/>
                  <w:szCs w:val="24"/>
                  <w:lang w:eastAsia="en-GB"/>
                </w:rPr>
                <w:t>p-value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74"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9065B8F" w14:textId="77777777" w:rsidR="00B00584" w:rsidRDefault="00B00584">
            <w:pPr>
              <w:spacing w:before="100" w:beforeAutospacing="1" w:after="100" w:afterAutospacing="1" w:line="360" w:lineRule="auto"/>
              <w:jc w:val="both"/>
              <w:rPr>
                <w:ins w:id="2875" w:author="usher" w:date="2026-08-13T10:04:00Z"/>
                <w:rFonts w:ascii="Times New Roman" w:eastAsia="Times New Roman" w:hAnsi="Times New Roman"/>
                <w:b/>
                <w:bCs/>
                <w:sz w:val="24"/>
                <w:szCs w:val="24"/>
                <w:lang w:eastAsia="en-GB"/>
              </w:rPr>
            </w:pPr>
            <w:ins w:id="2876" w:author="usher" w:date="2026-08-13T10:04:00Z">
              <w:r>
                <w:rPr>
                  <w:rFonts w:ascii="Times New Roman" w:eastAsia="Times New Roman" w:hAnsi="Times New Roman"/>
                  <w:b/>
                  <w:bCs/>
                  <w:sz w:val="24"/>
                  <w:szCs w:val="24"/>
                  <w:lang w:eastAsia="en-GB"/>
                </w:rPr>
                <w:t>95% CI</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77"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3F33C0A" w14:textId="77777777" w:rsidR="00B00584" w:rsidRDefault="00B00584">
            <w:pPr>
              <w:spacing w:before="100" w:beforeAutospacing="1" w:after="100" w:afterAutospacing="1" w:line="360" w:lineRule="auto"/>
              <w:jc w:val="both"/>
              <w:rPr>
                <w:ins w:id="2878" w:author="usher" w:date="2026-08-13T10:04:00Z"/>
                <w:rFonts w:ascii="Times New Roman" w:eastAsia="Times New Roman" w:hAnsi="Times New Roman"/>
                <w:b/>
                <w:bCs/>
                <w:sz w:val="24"/>
                <w:szCs w:val="24"/>
                <w:lang w:eastAsia="en-GB"/>
              </w:rPr>
            </w:pPr>
            <w:ins w:id="2879" w:author="usher" w:date="2026-08-13T10:04:00Z">
              <w:r>
                <w:rPr>
                  <w:rFonts w:ascii="Times New Roman" w:eastAsia="Times New Roman" w:hAnsi="Times New Roman"/>
                  <w:b/>
                  <w:bCs/>
                  <w:sz w:val="24"/>
                  <w:szCs w:val="24"/>
                  <w:lang w:eastAsia="en-GB"/>
                </w:rPr>
                <w:t>Cohen’s d</w:t>
              </w:r>
            </w:ins>
          </w:p>
        </w:tc>
      </w:tr>
      <w:tr w:rsidR="00B00584" w14:paraId="3BAFEA11" w14:textId="77777777" w:rsidTr="00DA7012">
        <w:trPr>
          <w:trHeight w:val="858"/>
          <w:tblCellSpacing w:w="15" w:type="dxa"/>
          <w:ins w:id="2880" w:author="usher" w:date="2026-08-13T10:04:00Z"/>
          <w:trPrChange w:id="2881" w:author="Daniel HENRY" w:date="2026-10-06T11:59:00Z">
            <w:trPr>
              <w:tblCellSpacing w:w="15" w:type="dxa"/>
            </w:trPr>
          </w:trPrChange>
        </w:trPr>
        <w:tc>
          <w:tcPr>
            <w:tcW w:w="16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82" w:author="Daniel HENRY" w:date="2026-10-06T11:59:00Z">
              <w:tcPr>
                <w:tcW w:w="15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17B2883" w14:textId="77777777" w:rsidR="00B00584" w:rsidRDefault="00B00584">
            <w:pPr>
              <w:spacing w:before="100" w:beforeAutospacing="1" w:after="100" w:afterAutospacing="1" w:line="360" w:lineRule="auto"/>
              <w:jc w:val="both"/>
              <w:rPr>
                <w:ins w:id="2883" w:author="usher" w:date="2026-08-13T10:04:00Z"/>
                <w:rFonts w:ascii="Times New Roman" w:eastAsia="Times New Roman" w:hAnsi="Times New Roman"/>
                <w:sz w:val="24"/>
                <w:szCs w:val="24"/>
                <w:lang w:eastAsia="en-GB"/>
              </w:rPr>
            </w:pPr>
            <w:ins w:id="2884" w:author="usher" w:date="2026-08-13T10:04:00Z">
              <w:r>
                <w:rPr>
                  <w:rFonts w:ascii="Times New Roman" w:eastAsia="Times New Roman" w:hAnsi="Times New Roman"/>
                  <w:sz w:val="24"/>
                  <w:szCs w:val="24"/>
                  <w:lang w:eastAsia="en-GB"/>
                </w:rPr>
                <w:t>Confidence in Identification</w:t>
              </w:r>
            </w:ins>
          </w:p>
        </w:tc>
        <w:tc>
          <w:tcPr>
            <w:tcW w:w="1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85" w:author="Daniel HENRY" w:date="2026-10-06T11:59:00Z">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CCDE529" w14:textId="77777777" w:rsidR="00B00584" w:rsidRDefault="00B00584">
            <w:pPr>
              <w:spacing w:before="100" w:beforeAutospacing="1" w:after="100" w:afterAutospacing="1" w:line="360" w:lineRule="auto"/>
              <w:jc w:val="both"/>
              <w:rPr>
                <w:ins w:id="2886" w:author="usher" w:date="2026-08-13T10:04:00Z"/>
                <w:rFonts w:ascii="Times New Roman" w:eastAsia="Times New Roman" w:hAnsi="Times New Roman"/>
                <w:sz w:val="24"/>
                <w:szCs w:val="24"/>
                <w:lang w:eastAsia="en-GB"/>
              </w:rPr>
            </w:pPr>
            <w:ins w:id="2887" w:author="usher" w:date="2026-08-13T10:04:00Z">
              <w:r>
                <w:rPr>
                  <w:rFonts w:ascii="Times New Roman" w:eastAsia="Times New Roman" w:hAnsi="Times New Roman"/>
                  <w:sz w:val="24"/>
                  <w:szCs w:val="24"/>
                  <w:lang w:eastAsia="en-GB"/>
                </w:rPr>
                <w:t>4.97 (2.64)</w:t>
              </w:r>
            </w:ins>
          </w:p>
        </w:tc>
        <w:tc>
          <w:tcPr>
            <w:tcW w:w="13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88" w:author="Daniel HENRY" w:date="2026-10-06T11:59:00Z">
              <w:tcPr>
                <w:tcW w:w="12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1DD18E1" w14:textId="77777777" w:rsidR="00B00584" w:rsidRDefault="00B00584">
            <w:pPr>
              <w:spacing w:before="100" w:beforeAutospacing="1" w:after="100" w:afterAutospacing="1" w:line="360" w:lineRule="auto"/>
              <w:jc w:val="both"/>
              <w:rPr>
                <w:ins w:id="2889" w:author="usher" w:date="2026-08-13T10:04:00Z"/>
                <w:rFonts w:ascii="Times New Roman" w:eastAsia="Times New Roman" w:hAnsi="Times New Roman"/>
                <w:sz w:val="24"/>
                <w:szCs w:val="24"/>
                <w:lang w:eastAsia="en-GB"/>
              </w:rPr>
            </w:pPr>
            <w:ins w:id="2890" w:author="usher" w:date="2026-08-13T10:04:00Z">
              <w:r>
                <w:rPr>
                  <w:rFonts w:ascii="Times New Roman" w:eastAsia="Times New Roman" w:hAnsi="Times New Roman"/>
                  <w:sz w:val="24"/>
                  <w:szCs w:val="24"/>
                  <w:lang w:eastAsia="en-GB"/>
                </w:rPr>
                <w:t>7.61 (2.71)</w:t>
              </w:r>
            </w:ins>
          </w:p>
        </w:tc>
        <w:tc>
          <w:tcPr>
            <w:tcW w:w="9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91" w:author="Daniel HENRY" w:date="2026-10-06T11:59:00Z">
              <w:tcPr>
                <w:tcW w:w="8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A10586A" w14:textId="77777777" w:rsidR="00B00584" w:rsidRDefault="00B00584">
            <w:pPr>
              <w:spacing w:before="100" w:beforeAutospacing="1" w:after="100" w:afterAutospacing="1" w:line="360" w:lineRule="auto"/>
              <w:jc w:val="both"/>
              <w:rPr>
                <w:ins w:id="2892" w:author="usher" w:date="2026-08-13T10:04:00Z"/>
                <w:rFonts w:ascii="Times New Roman" w:eastAsia="Times New Roman" w:hAnsi="Times New Roman"/>
                <w:sz w:val="24"/>
                <w:szCs w:val="24"/>
                <w:lang w:eastAsia="en-GB"/>
              </w:rPr>
            </w:pPr>
            <w:ins w:id="2893" w:author="usher" w:date="2026-08-13T10:04:00Z">
              <w:r>
                <w:rPr>
                  <w:rFonts w:ascii="Times New Roman" w:eastAsia="Times New Roman" w:hAnsi="Times New Roman"/>
                  <w:sz w:val="24"/>
                  <w:szCs w:val="24"/>
                  <w:lang w:eastAsia="en-GB"/>
                </w:rPr>
                <w:t>2.64</w:t>
              </w:r>
            </w:ins>
          </w:p>
        </w:tc>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94" w:author="Daniel HENRY" w:date="2026-10-06T11:59:00Z">
              <w:tcPr>
                <w:tcW w:w="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01CAAD5" w14:textId="77777777" w:rsidR="00B00584" w:rsidRDefault="00B00584">
            <w:pPr>
              <w:spacing w:before="100" w:beforeAutospacing="1" w:after="100" w:afterAutospacing="1" w:line="360" w:lineRule="auto"/>
              <w:jc w:val="both"/>
              <w:rPr>
                <w:ins w:id="2895" w:author="usher" w:date="2026-08-13T10:04:00Z"/>
                <w:rFonts w:ascii="Times New Roman" w:eastAsia="Times New Roman" w:hAnsi="Times New Roman"/>
                <w:sz w:val="24"/>
                <w:szCs w:val="24"/>
                <w:lang w:eastAsia="en-GB"/>
              </w:rPr>
            </w:pPr>
            <w:ins w:id="2896" w:author="usher" w:date="2026-08-13T10:04:00Z">
              <w:r>
                <w:rPr>
                  <w:rFonts w:ascii="Times New Roman" w:eastAsia="Times New Roman" w:hAnsi="Times New Roman"/>
                  <w:sz w:val="24"/>
                  <w:szCs w:val="24"/>
                  <w:lang w:eastAsia="en-GB"/>
                </w:rPr>
                <w:t>6.78</w:t>
              </w:r>
            </w:ins>
          </w:p>
        </w:tc>
        <w:tc>
          <w:tcPr>
            <w:tcW w:w="4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897" w:author="Daniel HENRY" w:date="2026-10-06T11:59:00Z">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6D27C6D" w14:textId="77777777" w:rsidR="00B00584" w:rsidRDefault="00B00584">
            <w:pPr>
              <w:spacing w:before="100" w:beforeAutospacing="1" w:after="100" w:afterAutospacing="1" w:line="360" w:lineRule="auto"/>
              <w:jc w:val="both"/>
              <w:rPr>
                <w:ins w:id="2898" w:author="usher" w:date="2026-08-13T10:04:00Z"/>
                <w:rFonts w:ascii="Times New Roman" w:eastAsia="Times New Roman" w:hAnsi="Times New Roman"/>
                <w:sz w:val="24"/>
                <w:szCs w:val="24"/>
                <w:lang w:eastAsia="en-GB"/>
              </w:rPr>
            </w:pPr>
            <w:ins w:id="2899" w:author="usher" w:date="2026-08-13T10:04:00Z">
              <w:r>
                <w:rPr>
                  <w:rFonts w:ascii="Times New Roman" w:eastAsia="Times New Roman" w:hAnsi="Times New Roman"/>
                  <w:sz w:val="24"/>
                  <w:szCs w:val="24"/>
                  <w:lang w:eastAsia="en-GB"/>
                </w:rPr>
                <w:t>37</w:t>
              </w:r>
            </w:ins>
          </w:p>
        </w:tc>
        <w:tc>
          <w:tcPr>
            <w:tcW w:w="106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00" w:author="Daniel HENRY" w:date="2026-10-06T11:59:00Z">
              <w:tcPr>
                <w:tcW w:w="9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3FC53A4" w14:textId="77777777" w:rsidR="00B00584" w:rsidRDefault="00B00584">
            <w:pPr>
              <w:spacing w:before="100" w:beforeAutospacing="1" w:after="100" w:afterAutospacing="1" w:line="360" w:lineRule="auto"/>
              <w:jc w:val="both"/>
              <w:rPr>
                <w:ins w:id="2901" w:author="usher" w:date="2026-08-13T10:04:00Z"/>
                <w:rFonts w:ascii="Times New Roman" w:eastAsia="Times New Roman" w:hAnsi="Times New Roman"/>
                <w:sz w:val="24"/>
                <w:szCs w:val="24"/>
                <w:lang w:eastAsia="en-GB"/>
              </w:rPr>
            </w:pPr>
            <w:ins w:id="2902" w:author="usher" w:date="2026-08-13T10:04:00Z">
              <w:r>
                <w:rPr>
                  <w:rFonts w:ascii="Times New Roman" w:eastAsia="Times New Roman" w:hAnsi="Times New Roman"/>
                  <w:sz w:val="24"/>
                  <w:szCs w:val="24"/>
                  <w:lang w:eastAsia="en-GB"/>
                </w:rPr>
                <w:t>&lt; 0.001</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03"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2217FBE" w14:textId="77777777" w:rsidR="00B00584" w:rsidRDefault="00B00584">
            <w:pPr>
              <w:spacing w:before="100" w:beforeAutospacing="1" w:after="100" w:afterAutospacing="1" w:line="360" w:lineRule="auto"/>
              <w:jc w:val="both"/>
              <w:rPr>
                <w:ins w:id="2904" w:author="usher" w:date="2026-08-13T10:04:00Z"/>
                <w:rFonts w:ascii="Times New Roman" w:eastAsia="Times New Roman" w:hAnsi="Times New Roman"/>
                <w:sz w:val="24"/>
                <w:szCs w:val="24"/>
                <w:lang w:eastAsia="en-GB"/>
              </w:rPr>
            </w:pPr>
            <w:ins w:id="2905" w:author="usher" w:date="2026-08-13T10:04:00Z">
              <w:r>
                <w:rPr>
                  <w:rFonts w:ascii="Times New Roman" w:eastAsia="Times New Roman" w:hAnsi="Times New Roman"/>
                  <w:sz w:val="24"/>
                  <w:szCs w:val="24"/>
                  <w:lang w:eastAsia="en-GB"/>
                </w:rPr>
                <w:t>1.85 – 3.43</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06"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A2E423C" w14:textId="77777777" w:rsidR="00B00584" w:rsidRDefault="00B00584">
            <w:pPr>
              <w:spacing w:before="100" w:beforeAutospacing="1" w:after="100" w:afterAutospacing="1" w:line="360" w:lineRule="auto"/>
              <w:jc w:val="both"/>
              <w:rPr>
                <w:ins w:id="2907" w:author="usher" w:date="2026-08-13T10:04:00Z"/>
                <w:rFonts w:ascii="Times New Roman" w:eastAsia="Times New Roman" w:hAnsi="Times New Roman"/>
                <w:sz w:val="24"/>
                <w:szCs w:val="24"/>
                <w:lang w:eastAsia="en-GB"/>
              </w:rPr>
            </w:pPr>
            <w:ins w:id="2908" w:author="usher" w:date="2026-08-13T10:04:00Z">
              <w:r>
                <w:rPr>
                  <w:rFonts w:ascii="Times New Roman" w:eastAsia="Times New Roman" w:hAnsi="Times New Roman"/>
                  <w:sz w:val="24"/>
                  <w:szCs w:val="24"/>
                  <w:lang w:eastAsia="en-GB"/>
                </w:rPr>
                <w:t>1.10</w:t>
              </w:r>
            </w:ins>
          </w:p>
        </w:tc>
      </w:tr>
      <w:tr w:rsidR="00B00584" w14:paraId="257F8DB9" w14:textId="77777777" w:rsidTr="00DA7012">
        <w:trPr>
          <w:trHeight w:val="858"/>
          <w:tblCellSpacing w:w="15" w:type="dxa"/>
          <w:ins w:id="2909" w:author="usher" w:date="2026-08-13T10:04:00Z"/>
          <w:trPrChange w:id="2910" w:author="Daniel HENRY" w:date="2026-10-06T11:59:00Z">
            <w:trPr>
              <w:tblCellSpacing w:w="15" w:type="dxa"/>
            </w:trPr>
          </w:trPrChange>
        </w:trPr>
        <w:tc>
          <w:tcPr>
            <w:tcW w:w="166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11" w:author="Daniel HENRY" w:date="2026-10-06T11:59:00Z">
              <w:tcPr>
                <w:tcW w:w="15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6B358BA" w14:textId="77777777" w:rsidR="00B00584" w:rsidRDefault="00B00584">
            <w:pPr>
              <w:spacing w:before="100" w:beforeAutospacing="1" w:after="100" w:afterAutospacing="1" w:line="360" w:lineRule="auto"/>
              <w:jc w:val="both"/>
              <w:rPr>
                <w:ins w:id="2912" w:author="usher" w:date="2026-08-13T10:04:00Z"/>
                <w:rFonts w:ascii="Times New Roman" w:eastAsia="Times New Roman" w:hAnsi="Times New Roman"/>
                <w:sz w:val="24"/>
                <w:szCs w:val="24"/>
                <w:lang w:eastAsia="en-GB"/>
              </w:rPr>
            </w:pPr>
            <w:ins w:id="2913" w:author="usher" w:date="2026-08-13T10:04:00Z">
              <w:r>
                <w:rPr>
                  <w:rFonts w:ascii="Times New Roman" w:eastAsia="Times New Roman" w:hAnsi="Times New Roman"/>
                  <w:sz w:val="24"/>
                  <w:szCs w:val="24"/>
                  <w:lang w:eastAsia="en-GB"/>
                </w:rPr>
                <w:t>Willingness to Refer</w:t>
              </w:r>
            </w:ins>
          </w:p>
        </w:tc>
        <w:tc>
          <w:tcPr>
            <w:tcW w:w="1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14" w:author="Daniel HENRY" w:date="2026-10-06T11:59:00Z">
              <w:tcPr>
                <w:tcW w:w="12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95FCD83" w14:textId="77777777" w:rsidR="00B00584" w:rsidRDefault="00B00584">
            <w:pPr>
              <w:spacing w:before="100" w:beforeAutospacing="1" w:after="100" w:afterAutospacing="1" w:line="360" w:lineRule="auto"/>
              <w:jc w:val="both"/>
              <w:rPr>
                <w:ins w:id="2915" w:author="usher" w:date="2026-08-13T10:04:00Z"/>
                <w:rFonts w:ascii="Times New Roman" w:eastAsia="Times New Roman" w:hAnsi="Times New Roman"/>
                <w:sz w:val="24"/>
                <w:szCs w:val="24"/>
                <w:lang w:eastAsia="en-GB"/>
              </w:rPr>
            </w:pPr>
            <w:ins w:id="2916" w:author="usher" w:date="2026-08-13T10:04:00Z">
              <w:r>
                <w:rPr>
                  <w:rFonts w:ascii="Times New Roman" w:eastAsia="Times New Roman" w:hAnsi="Times New Roman"/>
                  <w:sz w:val="24"/>
                  <w:szCs w:val="24"/>
                  <w:lang w:eastAsia="en-GB"/>
                </w:rPr>
                <w:t>3.34 (1.52)</w:t>
              </w:r>
            </w:ins>
          </w:p>
        </w:tc>
        <w:tc>
          <w:tcPr>
            <w:tcW w:w="13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17" w:author="Daniel HENRY" w:date="2026-10-06T11:59:00Z">
              <w:tcPr>
                <w:tcW w:w="12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B5BCA52" w14:textId="77777777" w:rsidR="00B00584" w:rsidRDefault="00B00584">
            <w:pPr>
              <w:spacing w:before="100" w:beforeAutospacing="1" w:after="100" w:afterAutospacing="1" w:line="360" w:lineRule="auto"/>
              <w:jc w:val="both"/>
              <w:rPr>
                <w:ins w:id="2918" w:author="usher" w:date="2026-08-13T10:04:00Z"/>
                <w:rFonts w:ascii="Times New Roman" w:eastAsia="Times New Roman" w:hAnsi="Times New Roman"/>
                <w:sz w:val="24"/>
                <w:szCs w:val="24"/>
                <w:lang w:eastAsia="en-GB"/>
              </w:rPr>
            </w:pPr>
            <w:ins w:id="2919" w:author="usher" w:date="2026-08-13T10:04:00Z">
              <w:r>
                <w:rPr>
                  <w:rFonts w:ascii="Times New Roman" w:eastAsia="Times New Roman" w:hAnsi="Times New Roman"/>
                  <w:sz w:val="24"/>
                  <w:szCs w:val="24"/>
                  <w:lang w:eastAsia="en-GB"/>
                </w:rPr>
                <w:t>4.05 (1.41)</w:t>
              </w:r>
            </w:ins>
          </w:p>
        </w:tc>
        <w:tc>
          <w:tcPr>
            <w:tcW w:w="94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20" w:author="Daniel HENRY" w:date="2026-10-06T11:59:00Z">
              <w:tcPr>
                <w:tcW w:w="85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B6D7A50" w14:textId="77777777" w:rsidR="00B00584" w:rsidRDefault="00B00584">
            <w:pPr>
              <w:spacing w:before="100" w:beforeAutospacing="1" w:after="100" w:afterAutospacing="1" w:line="360" w:lineRule="auto"/>
              <w:jc w:val="both"/>
              <w:rPr>
                <w:ins w:id="2921" w:author="usher" w:date="2026-08-13T10:04:00Z"/>
                <w:rFonts w:ascii="Times New Roman" w:eastAsia="Times New Roman" w:hAnsi="Times New Roman"/>
                <w:sz w:val="24"/>
                <w:szCs w:val="24"/>
                <w:lang w:eastAsia="en-GB"/>
              </w:rPr>
            </w:pPr>
            <w:ins w:id="2922" w:author="usher" w:date="2026-08-13T10:04:00Z">
              <w:r>
                <w:rPr>
                  <w:rFonts w:ascii="Times New Roman" w:eastAsia="Times New Roman" w:hAnsi="Times New Roman"/>
                  <w:sz w:val="24"/>
                  <w:szCs w:val="24"/>
                  <w:lang w:eastAsia="en-GB"/>
                </w:rPr>
                <w:t>0.71</w:t>
              </w:r>
            </w:ins>
          </w:p>
        </w:tc>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23" w:author="Daniel HENRY" w:date="2026-10-06T11:59:00Z">
              <w:tcPr>
                <w:tcW w:w="7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41FA36B0" w14:textId="77777777" w:rsidR="00B00584" w:rsidRDefault="00B00584">
            <w:pPr>
              <w:spacing w:before="100" w:beforeAutospacing="1" w:after="100" w:afterAutospacing="1" w:line="360" w:lineRule="auto"/>
              <w:jc w:val="both"/>
              <w:rPr>
                <w:ins w:id="2924" w:author="usher" w:date="2026-08-13T10:04:00Z"/>
                <w:rFonts w:ascii="Times New Roman" w:eastAsia="Times New Roman" w:hAnsi="Times New Roman"/>
                <w:sz w:val="24"/>
                <w:szCs w:val="24"/>
                <w:lang w:eastAsia="en-GB"/>
              </w:rPr>
            </w:pPr>
            <w:ins w:id="2925" w:author="usher" w:date="2026-08-13T10:04:00Z">
              <w:r>
                <w:rPr>
                  <w:rFonts w:ascii="Times New Roman" w:eastAsia="Times New Roman" w:hAnsi="Times New Roman"/>
                  <w:sz w:val="24"/>
                  <w:szCs w:val="24"/>
                  <w:lang w:eastAsia="en-GB"/>
                </w:rPr>
                <w:t>4.12</w:t>
              </w:r>
            </w:ins>
          </w:p>
        </w:tc>
        <w:tc>
          <w:tcPr>
            <w:tcW w:w="43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26" w:author="Daniel HENRY" w:date="2026-10-06T11:59:00Z">
              <w:tcPr>
                <w:tcW w:w="3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710DFCB" w14:textId="77777777" w:rsidR="00B00584" w:rsidRDefault="00B00584">
            <w:pPr>
              <w:spacing w:before="100" w:beforeAutospacing="1" w:after="100" w:afterAutospacing="1" w:line="360" w:lineRule="auto"/>
              <w:jc w:val="both"/>
              <w:rPr>
                <w:ins w:id="2927" w:author="usher" w:date="2026-08-13T10:04:00Z"/>
                <w:rFonts w:ascii="Times New Roman" w:eastAsia="Times New Roman" w:hAnsi="Times New Roman"/>
                <w:sz w:val="24"/>
                <w:szCs w:val="24"/>
                <w:lang w:eastAsia="en-GB"/>
              </w:rPr>
            </w:pPr>
            <w:ins w:id="2928" w:author="usher" w:date="2026-08-13T10:04:00Z">
              <w:r>
                <w:rPr>
                  <w:rFonts w:ascii="Times New Roman" w:eastAsia="Times New Roman" w:hAnsi="Times New Roman"/>
                  <w:sz w:val="24"/>
                  <w:szCs w:val="24"/>
                  <w:lang w:eastAsia="en-GB"/>
                </w:rPr>
                <w:t>37</w:t>
              </w:r>
            </w:ins>
          </w:p>
        </w:tc>
        <w:tc>
          <w:tcPr>
            <w:tcW w:w="106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29" w:author="Daniel HENRY" w:date="2026-10-06T11:59:00Z">
              <w:tcPr>
                <w:tcW w:w="9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D665121" w14:textId="77777777" w:rsidR="00B00584" w:rsidRDefault="00B00584">
            <w:pPr>
              <w:spacing w:before="100" w:beforeAutospacing="1" w:after="100" w:afterAutospacing="1" w:line="360" w:lineRule="auto"/>
              <w:jc w:val="both"/>
              <w:rPr>
                <w:ins w:id="2930" w:author="usher" w:date="2026-08-13T10:04:00Z"/>
                <w:rFonts w:ascii="Times New Roman" w:eastAsia="Times New Roman" w:hAnsi="Times New Roman"/>
                <w:sz w:val="24"/>
                <w:szCs w:val="24"/>
                <w:lang w:eastAsia="en-GB"/>
              </w:rPr>
            </w:pPr>
            <w:ins w:id="2931" w:author="usher" w:date="2026-08-13T10:04:00Z">
              <w:r>
                <w:rPr>
                  <w:rFonts w:ascii="Times New Roman" w:eastAsia="Times New Roman" w:hAnsi="Times New Roman"/>
                  <w:sz w:val="24"/>
                  <w:szCs w:val="24"/>
                  <w:lang w:eastAsia="en-GB"/>
                </w:rPr>
                <w:t>&lt; 0.001</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32"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943256B" w14:textId="77777777" w:rsidR="00B00584" w:rsidRDefault="00B00584">
            <w:pPr>
              <w:spacing w:before="100" w:beforeAutospacing="1" w:after="100" w:afterAutospacing="1" w:line="360" w:lineRule="auto"/>
              <w:jc w:val="both"/>
              <w:rPr>
                <w:ins w:id="2933" w:author="usher" w:date="2026-08-13T10:04:00Z"/>
                <w:rFonts w:ascii="Times New Roman" w:eastAsia="Times New Roman" w:hAnsi="Times New Roman"/>
                <w:sz w:val="24"/>
                <w:szCs w:val="24"/>
                <w:lang w:eastAsia="en-GB"/>
              </w:rPr>
            </w:pPr>
            <w:ins w:id="2934" w:author="usher" w:date="2026-08-13T10:04:00Z">
              <w:r>
                <w:rPr>
                  <w:rFonts w:ascii="Times New Roman" w:eastAsia="Times New Roman" w:hAnsi="Times New Roman"/>
                  <w:sz w:val="24"/>
                  <w:szCs w:val="24"/>
                  <w:lang w:eastAsia="en-GB"/>
                </w:rPr>
                <w:t>0.36 – 1.06</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2935"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FFF702F" w14:textId="77777777" w:rsidR="00B00584" w:rsidRDefault="00B00584">
            <w:pPr>
              <w:spacing w:before="100" w:beforeAutospacing="1" w:after="100" w:afterAutospacing="1" w:line="360" w:lineRule="auto"/>
              <w:jc w:val="both"/>
              <w:rPr>
                <w:ins w:id="2936" w:author="usher" w:date="2026-08-13T10:04:00Z"/>
                <w:rFonts w:ascii="Times New Roman" w:eastAsia="Times New Roman" w:hAnsi="Times New Roman"/>
                <w:sz w:val="24"/>
                <w:szCs w:val="24"/>
                <w:lang w:eastAsia="en-GB"/>
              </w:rPr>
            </w:pPr>
            <w:ins w:id="2937" w:author="usher" w:date="2026-08-13T10:04:00Z">
              <w:r>
                <w:rPr>
                  <w:rFonts w:ascii="Times New Roman" w:eastAsia="Times New Roman" w:hAnsi="Times New Roman"/>
                  <w:sz w:val="24"/>
                  <w:szCs w:val="24"/>
                  <w:lang w:eastAsia="en-GB"/>
                </w:rPr>
                <w:t>0.67</w:t>
              </w:r>
            </w:ins>
          </w:p>
        </w:tc>
      </w:tr>
    </w:tbl>
    <w:p w14:paraId="296CB319" w14:textId="77777777" w:rsidR="00B00584" w:rsidRDefault="00B00584" w:rsidP="00B00584">
      <w:pPr>
        <w:spacing w:before="100" w:beforeAutospacing="1" w:after="100" w:afterAutospacing="1" w:line="360" w:lineRule="auto"/>
        <w:jc w:val="both"/>
        <w:rPr>
          <w:ins w:id="2938" w:author="usher" w:date="2026-08-13T10:04:00Z"/>
          <w:rFonts w:ascii="Times New Roman" w:eastAsia="Times New Roman" w:hAnsi="Times New Roman"/>
          <w:sz w:val="24"/>
          <w:szCs w:val="24"/>
          <w:lang w:eastAsia="en-GB"/>
        </w:rPr>
      </w:pPr>
      <w:ins w:id="2939" w:author="usher" w:date="2026-08-13T10:04:00Z">
        <w:r>
          <w:rPr>
            <w:rFonts w:ascii="Times New Roman" w:eastAsia="Times New Roman" w:hAnsi="Times New Roman"/>
            <w:sz w:val="24"/>
            <w:szCs w:val="24"/>
            <w:lang w:eastAsia="en-GB"/>
          </w:rPr>
          <w:t xml:space="preserve">The findings demonstrate that the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was effective in increasing religious educators’ confidence in </w:t>
        </w:r>
        <w:proofErr w:type="spellStart"/>
        <w:r>
          <w:rPr>
            <w:rFonts w:ascii="Times New Roman" w:eastAsia="Times New Roman" w:hAnsi="Times New Roman"/>
            <w:sz w:val="24"/>
            <w:szCs w:val="24"/>
            <w:lang w:eastAsia="en-GB"/>
          </w:rPr>
          <w:t>recognising</w:t>
        </w:r>
        <w:proofErr w:type="spellEnd"/>
        <w:r>
          <w:rPr>
            <w:rFonts w:ascii="Times New Roman" w:eastAsia="Times New Roman" w:hAnsi="Times New Roman"/>
            <w:sz w:val="24"/>
            <w:szCs w:val="24"/>
            <w:lang w:eastAsia="en-GB"/>
          </w:rPr>
          <w:t xml:space="preserve"> depressive symptoms and in strengthening their intention to refer adolescents for professional help. These improvements are important because </w:t>
        </w:r>
        <w:r>
          <w:rPr>
            <w:rFonts w:ascii="Times New Roman" w:eastAsia="Times New Roman" w:hAnsi="Times New Roman"/>
            <w:sz w:val="24"/>
            <w:szCs w:val="24"/>
            <w:lang w:eastAsia="en-GB"/>
          </w:rPr>
          <w:lastRenderedPageBreak/>
          <w:t>confidence and willingness are necessary steps between knowledge and actual supportive action in church settings.</w:t>
        </w:r>
      </w:ins>
    </w:p>
    <w:p w14:paraId="4A1F8519" w14:textId="77777777" w:rsidR="00B00584" w:rsidRDefault="00B00584" w:rsidP="00B00584">
      <w:pPr>
        <w:spacing w:before="100" w:beforeAutospacing="1" w:after="100" w:afterAutospacing="1" w:line="360" w:lineRule="auto"/>
        <w:jc w:val="both"/>
        <w:rPr>
          <w:ins w:id="2940" w:author="usher" w:date="2026-08-13T10:04:00Z"/>
          <w:rFonts w:ascii="Times New Roman" w:eastAsia="Times New Roman" w:hAnsi="Times New Roman"/>
          <w:sz w:val="24"/>
          <w:szCs w:val="24"/>
          <w:lang w:eastAsia="en-GB"/>
        </w:rPr>
      </w:pPr>
      <w:ins w:id="2941" w:author="usher" w:date="2026-08-13T10:04:00Z">
        <w:r>
          <w:rPr>
            <w:rFonts w:ascii="Times New Roman" w:eastAsia="Times New Roman" w:hAnsi="Times New Roman"/>
            <w:b/>
            <w:bCs/>
            <w:sz w:val="24"/>
            <w:szCs w:val="24"/>
            <w:lang w:eastAsia="en-GB"/>
          </w:rPr>
          <w:t>4.6 Training Satisfaction and Participants’ Feedback</w:t>
        </w:r>
      </w:ins>
    </w:p>
    <w:p w14:paraId="3641E0B5" w14:textId="77777777" w:rsidR="00B00584" w:rsidRDefault="00B00584" w:rsidP="00B00584">
      <w:pPr>
        <w:spacing w:before="100" w:beforeAutospacing="1" w:after="100" w:afterAutospacing="1" w:line="360" w:lineRule="auto"/>
        <w:jc w:val="both"/>
        <w:rPr>
          <w:ins w:id="2942" w:author="usher" w:date="2026-08-13T10:04:00Z"/>
          <w:rFonts w:ascii="Times New Roman" w:eastAsia="Times New Roman" w:hAnsi="Times New Roman"/>
          <w:sz w:val="24"/>
          <w:szCs w:val="24"/>
          <w:lang w:eastAsia="en-GB"/>
        </w:rPr>
      </w:pPr>
      <w:ins w:id="2943" w:author="usher" w:date="2026-08-13T10:04:00Z">
        <w:r>
          <w:rPr>
            <w:rFonts w:ascii="Times New Roman" w:eastAsia="Times New Roman" w:hAnsi="Times New Roman"/>
            <w:sz w:val="24"/>
            <w:szCs w:val="24"/>
            <w:lang w:eastAsia="en-GB"/>
          </w:rPr>
          <w:t xml:space="preserve">This section presents participants’ evaluation of the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and their suggestions for improvement. Satisfaction was measured on a scale ranging from 0 to 9, with higher scores indicating greater satisfaction. Open-ended responses were also collected to capture participants’ views on what they liked, what they did not like, and how the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could be improved.</w:t>
        </w:r>
      </w:ins>
    </w:p>
    <w:p w14:paraId="18564451" w14:textId="77777777" w:rsidR="00B00584" w:rsidRDefault="00B00584" w:rsidP="00B00584">
      <w:pPr>
        <w:spacing w:before="100" w:beforeAutospacing="1" w:after="100" w:afterAutospacing="1" w:line="360" w:lineRule="auto"/>
        <w:jc w:val="both"/>
        <w:rPr>
          <w:ins w:id="2944" w:author="usher" w:date="2026-08-13T10:04:00Z"/>
          <w:rFonts w:ascii="Times New Roman" w:eastAsia="Times New Roman" w:hAnsi="Times New Roman"/>
          <w:sz w:val="24"/>
          <w:szCs w:val="24"/>
          <w:lang w:eastAsia="en-GB"/>
        </w:rPr>
      </w:pPr>
      <w:ins w:id="2945" w:author="usher" w:date="2026-08-13T10:04:00Z">
        <w:r>
          <w:rPr>
            <w:rFonts w:ascii="Times New Roman" w:eastAsia="Times New Roman" w:hAnsi="Times New Roman"/>
            <w:sz w:val="24"/>
            <w:szCs w:val="24"/>
            <w:lang w:eastAsia="en-GB"/>
          </w:rPr>
          <w:t xml:space="preserve">The mean satisfaction rating was 6.92 (SD = 1.98). Most participants rated the training positively, with the modal score being 8. Ratings ranged from 0 to 9. Overall, the majority of participants expressed satisfaction with the knowledge they received and indicated that the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had helped them view adolescent depression from a different perspective.</w:t>
        </w:r>
      </w:ins>
    </w:p>
    <w:p w14:paraId="4087929F" w14:textId="77777777" w:rsidR="00B00584" w:rsidRDefault="00B00584" w:rsidP="00B00584">
      <w:pPr>
        <w:spacing w:before="100" w:beforeAutospacing="1" w:after="100" w:afterAutospacing="1" w:line="360" w:lineRule="auto"/>
        <w:jc w:val="both"/>
        <w:rPr>
          <w:ins w:id="2946" w:author="usher" w:date="2026-08-13T10:04:00Z"/>
          <w:rFonts w:ascii="Times New Roman" w:eastAsia="Times New Roman" w:hAnsi="Times New Roman"/>
          <w:sz w:val="24"/>
          <w:szCs w:val="24"/>
          <w:lang w:eastAsia="en-GB"/>
        </w:rPr>
      </w:pPr>
      <w:ins w:id="2947" w:author="usher" w:date="2026-08-13T10:04:00Z">
        <w:r>
          <w:rPr>
            <w:rFonts w:ascii="Times New Roman" w:eastAsia="Times New Roman" w:hAnsi="Times New Roman"/>
            <w:b/>
            <w:bCs/>
            <w:sz w:val="24"/>
            <w:szCs w:val="24"/>
            <w:lang w:eastAsia="en-GB"/>
          </w:rPr>
          <w:t>Table 4.6: Training Satisfaction Ratings (n = 38)</w:t>
        </w:r>
      </w:ins>
    </w:p>
    <w:tbl>
      <w:tblPr>
        <w:tblW w:w="856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43"/>
        <w:gridCol w:w="2107"/>
        <w:gridCol w:w="3012"/>
      </w:tblGrid>
      <w:tr w:rsidR="00B00584" w14:paraId="7AF64D4A" w14:textId="77777777" w:rsidTr="00B00584">
        <w:trPr>
          <w:trHeight w:val="417"/>
          <w:tblHeader/>
          <w:tblCellSpacing w:w="15" w:type="dxa"/>
          <w:ins w:id="2948"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C10A445" w14:textId="77777777" w:rsidR="00B00584" w:rsidRDefault="00B00584">
            <w:pPr>
              <w:spacing w:before="100" w:beforeAutospacing="1" w:after="100" w:afterAutospacing="1" w:line="360" w:lineRule="auto"/>
              <w:jc w:val="both"/>
              <w:rPr>
                <w:ins w:id="2949" w:author="usher" w:date="2026-08-13T10:04:00Z"/>
                <w:rFonts w:ascii="Times New Roman" w:eastAsia="Times New Roman" w:hAnsi="Times New Roman"/>
                <w:b/>
                <w:bCs/>
                <w:sz w:val="24"/>
                <w:szCs w:val="24"/>
                <w:lang w:eastAsia="en-GB"/>
              </w:rPr>
            </w:pPr>
            <w:ins w:id="2950" w:author="usher" w:date="2026-08-13T10:04:00Z">
              <w:r>
                <w:rPr>
                  <w:rFonts w:ascii="Times New Roman" w:eastAsia="Times New Roman" w:hAnsi="Times New Roman"/>
                  <w:b/>
                  <w:bCs/>
                  <w:sz w:val="24"/>
                  <w:szCs w:val="24"/>
                  <w:lang w:eastAsia="en-GB"/>
                </w:rPr>
                <w:t>Satisfaction Score</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57AC1FC" w14:textId="77777777" w:rsidR="00B00584" w:rsidRDefault="00B00584">
            <w:pPr>
              <w:spacing w:before="100" w:beforeAutospacing="1" w:after="100" w:afterAutospacing="1" w:line="360" w:lineRule="auto"/>
              <w:jc w:val="both"/>
              <w:rPr>
                <w:ins w:id="2951" w:author="usher" w:date="2026-08-13T10:04:00Z"/>
                <w:rFonts w:ascii="Times New Roman" w:eastAsia="Times New Roman" w:hAnsi="Times New Roman"/>
                <w:b/>
                <w:bCs/>
                <w:sz w:val="24"/>
                <w:szCs w:val="24"/>
                <w:lang w:eastAsia="en-GB"/>
              </w:rPr>
            </w:pPr>
            <w:ins w:id="2952" w:author="usher" w:date="2026-08-13T10:04:00Z">
              <w:r>
                <w:rPr>
                  <w:rFonts w:ascii="Times New Roman" w:eastAsia="Times New Roman" w:hAnsi="Times New Roman"/>
                  <w:b/>
                  <w:bCs/>
                  <w:sz w:val="24"/>
                  <w:szCs w:val="24"/>
                  <w:lang w:eastAsia="en-GB"/>
                </w:rPr>
                <w:t>Frequency</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170AF00" w14:textId="77777777" w:rsidR="00B00584" w:rsidRDefault="00B00584">
            <w:pPr>
              <w:spacing w:before="100" w:beforeAutospacing="1" w:after="100" w:afterAutospacing="1" w:line="360" w:lineRule="auto"/>
              <w:jc w:val="both"/>
              <w:rPr>
                <w:ins w:id="2953" w:author="usher" w:date="2026-08-13T10:04:00Z"/>
                <w:rFonts w:ascii="Times New Roman" w:eastAsia="Times New Roman" w:hAnsi="Times New Roman"/>
                <w:b/>
                <w:bCs/>
                <w:sz w:val="24"/>
                <w:szCs w:val="24"/>
                <w:lang w:eastAsia="en-GB"/>
              </w:rPr>
            </w:pPr>
            <w:ins w:id="2954" w:author="usher" w:date="2026-08-13T10:04:00Z">
              <w:r>
                <w:rPr>
                  <w:rFonts w:ascii="Times New Roman" w:eastAsia="Times New Roman" w:hAnsi="Times New Roman"/>
                  <w:b/>
                  <w:bCs/>
                  <w:sz w:val="24"/>
                  <w:szCs w:val="24"/>
                  <w:lang w:eastAsia="en-GB"/>
                </w:rPr>
                <w:t>Percentage (%)</w:t>
              </w:r>
            </w:ins>
          </w:p>
        </w:tc>
      </w:tr>
      <w:tr w:rsidR="00B00584" w14:paraId="5F71E6C4" w14:textId="77777777" w:rsidTr="00B00584">
        <w:trPr>
          <w:trHeight w:val="417"/>
          <w:tblCellSpacing w:w="15" w:type="dxa"/>
          <w:ins w:id="2955"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6001C39" w14:textId="77777777" w:rsidR="00B00584" w:rsidRDefault="00B00584">
            <w:pPr>
              <w:spacing w:before="100" w:beforeAutospacing="1" w:after="100" w:afterAutospacing="1" w:line="360" w:lineRule="auto"/>
              <w:jc w:val="both"/>
              <w:rPr>
                <w:ins w:id="2956" w:author="usher" w:date="2026-08-13T10:04:00Z"/>
                <w:rFonts w:ascii="Times New Roman" w:eastAsia="Times New Roman" w:hAnsi="Times New Roman"/>
                <w:sz w:val="24"/>
                <w:szCs w:val="24"/>
                <w:lang w:eastAsia="en-GB"/>
              </w:rPr>
            </w:pPr>
            <w:ins w:id="2957" w:author="usher" w:date="2026-08-13T10:04:00Z">
              <w:r>
                <w:rPr>
                  <w:rFonts w:ascii="Times New Roman" w:eastAsia="Times New Roman" w:hAnsi="Times New Roman"/>
                  <w:sz w:val="24"/>
                  <w:szCs w:val="24"/>
                  <w:lang w:eastAsia="en-GB"/>
                </w:rPr>
                <w:t>0–2</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D4798C9" w14:textId="77777777" w:rsidR="00B00584" w:rsidRDefault="00B00584">
            <w:pPr>
              <w:spacing w:before="100" w:beforeAutospacing="1" w:after="100" w:afterAutospacing="1" w:line="360" w:lineRule="auto"/>
              <w:jc w:val="both"/>
              <w:rPr>
                <w:ins w:id="2958" w:author="usher" w:date="2026-08-13T10:04:00Z"/>
                <w:rFonts w:ascii="Times New Roman" w:eastAsia="Times New Roman" w:hAnsi="Times New Roman"/>
                <w:sz w:val="24"/>
                <w:szCs w:val="24"/>
                <w:lang w:eastAsia="en-GB"/>
              </w:rPr>
            </w:pPr>
            <w:ins w:id="2959" w:author="usher" w:date="2026-08-13T10:04:00Z">
              <w:r>
                <w:rPr>
                  <w:rFonts w:ascii="Times New Roman" w:eastAsia="Times New Roman" w:hAnsi="Times New Roman"/>
                  <w:sz w:val="24"/>
                  <w:szCs w:val="24"/>
                  <w:lang w:eastAsia="en-GB"/>
                </w:rPr>
                <w:t>3</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BD4E4F" w14:textId="77777777" w:rsidR="00B00584" w:rsidRDefault="00B00584">
            <w:pPr>
              <w:spacing w:before="100" w:beforeAutospacing="1" w:after="100" w:afterAutospacing="1" w:line="360" w:lineRule="auto"/>
              <w:jc w:val="both"/>
              <w:rPr>
                <w:ins w:id="2960" w:author="usher" w:date="2026-08-13T10:04:00Z"/>
                <w:rFonts w:ascii="Times New Roman" w:eastAsia="Times New Roman" w:hAnsi="Times New Roman"/>
                <w:sz w:val="24"/>
                <w:szCs w:val="24"/>
                <w:lang w:eastAsia="en-GB"/>
              </w:rPr>
            </w:pPr>
            <w:ins w:id="2961" w:author="usher" w:date="2026-08-13T10:04:00Z">
              <w:r>
                <w:rPr>
                  <w:rFonts w:ascii="Times New Roman" w:eastAsia="Times New Roman" w:hAnsi="Times New Roman"/>
                  <w:sz w:val="24"/>
                  <w:szCs w:val="24"/>
                  <w:lang w:eastAsia="en-GB"/>
                </w:rPr>
                <w:t>7.9</w:t>
              </w:r>
            </w:ins>
          </w:p>
        </w:tc>
      </w:tr>
      <w:tr w:rsidR="00B00584" w14:paraId="78E876E8" w14:textId="77777777" w:rsidTr="00B00584">
        <w:trPr>
          <w:trHeight w:val="417"/>
          <w:tblCellSpacing w:w="15" w:type="dxa"/>
          <w:ins w:id="2962"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FAEE4A4" w14:textId="77777777" w:rsidR="00B00584" w:rsidRDefault="00B00584">
            <w:pPr>
              <w:spacing w:before="100" w:beforeAutospacing="1" w:after="100" w:afterAutospacing="1" w:line="360" w:lineRule="auto"/>
              <w:jc w:val="both"/>
              <w:rPr>
                <w:ins w:id="2963" w:author="usher" w:date="2026-08-13T10:04:00Z"/>
                <w:rFonts w:ascii="Times New Roman" w:eastAsia="Times New Roman" w:hAnsi="Times New Roman"/>
                <w:sz w:val="24"/>
                <w:szCs w:val="24"/>
                <w:lang w:eastAsia="en-GB"/>
              </w:rPr>
            </w:pPr>
            <w:ins w:id="2964" w:author="usher" w:date="2026-08-13T10:04:00Z">
              <w:r>
                <w:rPr>
                  <w:rFonts w:ascii="Times New Roman" w:eastAsia="Times New Roman" w:hAnsi="Times New Roman"/>
                  <w:sz w:val="24"/>
                  <w:szCs w:val="24"/>
                  <w:lang w:eastAsia="en-GB"/>
                </w:rPr>
                <w:t>3–5</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3862F95" w14:textId="77777777" w:rsidR="00B00584" w:rsidRDefault="00B00584">
            <w:pPr>
              <w:spacing w:before="100" w:beforeAutospacing="1" w:after="100" w:afterAutospacing="1" w:line="360" w:lineRule="auto"/>
              <w:jc w:val="both"/>
              <w:rPr>
                <w:ins w:id="2965" w:author="usher" w:date="2026-08-13T10:04:00Z"/>
                <w:rFonts w:ascii="Times New Roman" w:eastAsia="Times New Roman" w:hAnsi="Times New Roman"/>
                <w:sz w:val="24"/>
                <w:szCs w:val="24"/>
                <w:lang w:eastAsia="en-GB"/>
              </w:rPr>
            </w:pPr>
            <w:ins w:id="2966" w:author="usher" w:date="2026-08-13T10:04:00Z">
              <w:r>
                <w:rPr>
                  <w:rFonts w:ascii="Times New Roman" w:eastAsia="Times New Roman" w:hAnsi="Times New Roman"/>
                  <w:sz w:val="24"/>
                  <w:szCs w:val="24"/>
                  <w:lang w:eastAsia="en-GB"/>
                </w:rPr>
                <w:t>5</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DC5653" w14:textId="77777777" w:rsidR="00B00584" w:rsidRDefault="00B00584">
            <w:pPr>
              <w:spacing w:before="100" w:beforeAutospacing="1" w:after="100" w:afterAutospacing="1" w:line="360" w:lineRule="auto"/>
              <w:jc w:val="both"/>
              <w:rPr>
                <w:ins w:id="2967" w:author="usher" w:date="2026-08-13T10:04:00Z"/>
                <w:rFonts w:ascii="Times New Roman" w:eastAsia="Times New Roman" w:hAnsi="Times New Roman"/>
                <w:sz w:val="24"/>
                <w:szCs w:val="24"/>
                <w:lang w:eastAsia="en-GB"/>
              </w:rPr>
            </w:pPr>
            <w:ins w:id="2968" w:author="usher" w:date="2026-08-13T10:04:00Z">
              <w:r>
                <w:rPr>
                  <w:rFonts w:ascii="Times New Roman" w:eastAsia="Times New Roman" w:hAnsi="Times New Roman"/>
                  <w:sz w:val="24"/>
                  <w:szCs w:val="24"/>
                  <w:lang w:eastAsia="en-GB"/>
                </w:rPr>
                <w:t>13.2</w:t>
              </w:r>
            </w:ins>
          </w:p>
        </w:tc>
      </w:tr>
      <w:tr w:rsidR="00B00584" w14:paraId="28EF8AB8" w14:textId="77777777" w:rsidTr="00B00584">
        <w:trPr>
          <w:trHeight w:val="417"/>
          <w:tblCellSpacing w:w="15" w:type="dxa"/>
          <w:ins w:id="2969"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268A6F" w14:textId="77777777" w:rsidR="00B00584" w:rsidRDefault="00B00584">
            <w:pPr>
              <w:spacing w:before="100" w:beforeAutospacing="1" w:after="100" w:afterAutospacing="1" w:line="360" w:lineRule="auto"/>
              <w:jc w:val="both"/>
              <w:rPr>
                <w:ins w:id="2970" w:author="usher" w:date="2026-08-13T10:04:00Z"/>
                <w:rFonts w:ascii="Times New Roman" w:eastAsia="Times New Roman" w:hAnsi="Times New Roman"/>
                <w:sz w:val="24"/>
                <w:szCs w:val="24"/>
                <w:lang w:eastAsia="en-GB"/>
              </w:rPr>
            </w:pPr>
            <w:ins w:id="2971" w:author="usher" w:date="2026-08-13T10:04:00Z">
              <w:r>
                <w:rPr>
                  <w:rFonts w:ascii="Times New Roman" w:eastAsia="Times New Roman" w:hAnsi="Times New Roman"/>
                  <w:sz w:val="24"/>
                  <w:szCs w:val="24"/>
                  <w:lang w:eastAsia="en-GB"/>
                </w:rPr>
                <w:t>6–7</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6998A62" w14:textId="77777777" w:rsidR="00B00584" w:rsidRDefault="00B00584">
            <w:pPr>
              <w:spacing w:before="100" w:beforeAutospacing="1" w:after="100" w:afterAutospacing="1" w:line="360" w:lineRule="auto"/>
              <w:jc w:val="both"/>
              <w:rPr>
                <w:ins w:id="2972" w:author="usher" w:date="2026-08-13T10:04:00Z"/>
                <w:rFonts w:ascii="Times New Roman" w:eastAsia="Times New Roman" w:hAnsi="Times New Roman"/>
                <w:sz w:val="24"/>
                <w:szCs w:val="24"/>
                <w:lang w:eastAsia="en-GB"/>
              </w:rPr>
            </w:pPr>
            <w:ins w:id="2973" w:author="usher" w:date="2026-08-13T10:04:00Z">
              <w:r>
                <w:rPr>
                  <w:rFonts w:ascii="Times New Roman" w:eastAsia="Times New Roman" w:hAnsi="Times New Roman"/>
                  <w:sz w:val="24"/>
                  <w:szCs w:val="24"/>
                  <w:lang w:eastAsia="en-GB"/>
                </w:rPr>
                <w:t>12</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B5EA512" w14:textId="77777777" w:rsidR="00B00584" w:rsidRDefault="00B00584">
            <w:pPr>
              <w:spacing w:before="100" w:beforeAutospacing="1" w:after="100" w:afterAutospacing="1" w:line="360" w:lineRule="auto"/>
              <w:jc w:val="both"/>
              <w:rPr>
                <w:ins w:id="2974" w:author="usher" w:date="2026-08-13T10:04:00Z"/>
                <w:rFonts w:ascii="Times New Roman" w:eastAsia="Times New Roman" w:hAnsi="Times New Roman"/>
                <w:sz w:val="24"/>
                <w:szCs w:val="24"/>
                <w:lang w:eastAsia="en-GB"/>
              </w:rPr>
            </w:pPr>
            <w:ins w:id="2975" w:author="usher" w:date="2026-08-13T10:04:00Z">
              <w:r>
                <w:rPr>
                  <w:rFonts w:ascii="Times New Roman" w:eastAsia="Times New Roman" w:hAnsi="Times New Roman"/>
                  <w:sz w:val="24"/>
                  <w:szCs w:val="24"/>
                  <w:lang w:eastAsia="en-GB"/>
                </w:rPr>
                <w:t>31.6</w:t>
              </w:r>
            </w:ins>
          </w:p>
        </w:tc>
      </w:tr>
      <w:tr w:rsidR="00B00584" w14:paraId="7B0DC1C5" w14:textId="77777777" w:rsidTr="00B00584">
        <w:trPr>
          <w:trHeight w:val="417"/>
          <w:tblCellSpacing w:w="15" w:type="dxa"/>
          <w:ins w:id="2976"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8A96CF8" w14:textId="77777777" w:rsidR="00B00584" w:rsidRDefault="00B00584">
            <w:pPr>
              <w:spacing w:before="100" w:beforeAutospacing="1" w:after="100" w:afterAutospacing="1" w:line="360" w:lineRule="auto"/>
              <w:jc w:val="both"/>
              <w:rPr>
                <w:ins w:id="2977" w:author="usher" w:date="2026-08-13T10:04:00Z"/>
                <w:rFonts w:ascii="Times New Roman" w:eastAsia="Times New Roman" w:hAnsi="Times New Roman"/>
                <w:sz w:val="24"/>
                <w:szCs w:val="24"/>
                <w:lang w:eastAsia="en-GB"/>
              </w:rPr>
            </w:pPr>
            <w:ins w:id="2978" w:author="usher" w:date="2026-08-13T10:04:00Z">
              <w:r>
                <w:rPr>
                  <w:rFonts w:ascii="Times New Roman" w:eastAsia="Times New Roman" w:hAnsi="Times New Roman"/>
                  <w:sz w:val="24"/>
                  <w:szCs w:val="24"/>
                  <w:lang w:eastAsia="en-GB"/>
                </w:rPr>
                <w:t>8–9</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6C61B71" w14:textId="77777777" w:rsidR="00B00584" w:rsidRDefault="00B00584">
            <w:pPr>
              <w:spacing w:before="100" w:beforeAutospacing="1" w:after="100" w:afterAutospacing="1" w:line="360" w:lineRule="auto"/>
              <w:jc w:val="both"/>
              <w:rPr>
                <w:ins w:id="2979" w:author="usher" w:date="2026-08-13T10:04:00Z"/>
                <w:rFonts w:ascii="Times New Roman" w:eastAsia="Times New Roman" w:hAnsi="Times New Roman"/>
                <w:sz w:val="24"/>
                <w:szCs w:val="24"/>
                <w:lang w:eastAsia="en-GB"/>
              </w:rPr>
            </w:pPr>
            <w:ins w:id="2980" w:author="usher" w:date="2026-08-13T10:04:00Z">
              <w:r>
                <w:rPr>
                  <w:rFonts w:ascii="Times New Roman" w:eastAsia="Times New Roman" w:hAnsi="Times New Roman"/>
                  <w:sz w:val="24"/>
                  <w:szCs w:val="24"/>
                  <w:lang w:eastAsia="en-GB"/>
                </w:rPr>
                <w:t>18</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17A47A" w14:textId="77777777" w:rsidR="00B00584" w:rsidRDefault="00B00584">
            <w:pPr>
              <w:spacing w:before="100" w:beforeAutospacing="1" w:after="100" w:afterAutospacing="1" w:line="360" w:lineRule="auto"/>
              <w:jc w:val="both"/>
              <w:rPr>
                <w:ins w:id="2981" w:author="usher" w:date="2026-08-13T10:04:00Z"/>
                <w:rFonts w:ascii="Times New Roman" w:eastAsia="Times New Roman" w:hAnsi="Times New Roman"/>
                <w:sz w:val="24"/>
                <w:szCs w:val="24"/>
                <w:lang w:eastAsia="en-GB"/>
              </w:rPr>
            </w:pPr>
            <w:ins w:id="2982" w:author="usher" w:date="2026-08-13T10:04:00Z">
              <w:r>
                <w:rPr>
                  <w:rFonts w:ascii="Times New Roman" w:eastAsia="Times New Roman" w:hAnsi="Times New Roman"/>
                  <w:sz w:val="24"/>
                  <w:szCs w:val="24"/>
                  <w:lang w:eastAsia="en-GB"/>
                </w:rPr>
                <w:t>47.3</w:t>
              </w:r>
            </w:ins>
          </w:p>
        </w:tc>
      </w:tr>
      <w:tr w:rsidR="00B00584" w14:paraId="3E195542" w14:textId="77777777" w:rsidTr="00B00584">
        <w:trPr>
          <w:trHeight w:val="417"/>
          <w:tblCellSpacing w:w="15" w:type="dxa"/>
          <w:ins w:id="2983" w:author="usher" w:date="2026-08-13T10:04:00Z"/>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CFA085" w14:textId="77777777" w:rsidR="00B00584" w:rsidRDefault="00B00584">
            <w:pPr>
              <w:spacing w:before="100" w:beforeAutospacing="1" w:after="100" w:afterAutospacing="1" w:line="360" w:lineRule="auto"/>
              <w:jc w:val="both"/>
              <w:rPr>
                <w:ins w:id="2984" w:author="usher" w:date="2026-08-13T10:04:00Z"/>
                <w:rFonts w:ascii="Times New Roman" w:eastAsia="Times New Roman" w:hAnsi="Times New Roman"/>
                <w:sz w:val="24"/>
                <w:szCs w:val="24"/>
                <w:lang w:eastAsia="en-GB"/>
              </w:rPr>
            </w:pPr>
            <w:ins w:id="2985" w:author="usher" w:date="2026-08-13T10:04:00Z">
              <w:r>
                <w:rPr>
                  <w:rFonts w:ascii="Times New Roman" w:eastAsia="Times New Roman" w:hAnsi="Times New Roman"/>
                  <w:b/>
                  <w:bCs/>
                  <w:sz w:val="24"/>
                  <w:szCs w:val="24"/>
                  <w:lang w:eastAsia="en-GB"/>
                </w:rPr>
                <w:t>Mean (SD)</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D4DF532" w14:textId="77777777" w:rsidR="00B00584" w:rsidRDefault="00B00584">
            <w:pPr>
              <w:spacing w:before="100" w:beforeAutospacing="1" w:after="100" w:afterAutospacing="1" w:line="360" w:lineRule="auto"/>
              <w:jc w:val="both"/>
              <w:rPr>
                <w:ins w:id="2986" w:author="usher" w:date="2026-08-13T10:04:00Z"/>
                <w:rFonts w:ascii="Times New Roman" w:eastAsia="Times New Roman" w:hAnsi="Times New Roman"/>
                <w:sz w:val="24"/>
                <w:szCs w:val="24"/>
                <w:lang w:eastAsia="en-GB"/>
              </w:rPr>
            </w:pPr>
            <w:ins w:id="2987" w:author="usher" w:date="2026-08-13T10:04:00Z">
              <w:r>
                <w:rPr>
                  <w:rFonts w:ascii="Times New Roman" w:eastAsia="Times New Roman" w:hAnsi="Times New Roman"/>
                  <w:b/>
                  <w:bCs/>
                  <w:sz w:val="24"/>
                  <w:szCs w:val="24"/>
                  <w:lang w:eastAsia="en-GB"/>
                </w:rPr>
                <w:t>6.92 (1.98)</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2C441B4" w14:textId="77777777" w:rsidR="00B00584" w:rsidRDefault="00B00584">
            <w:pPr>
              <w:spacing w:before="100" w:beforeAutospacing="1" w:after="100" w:afterAutospacing="1" w:line="360" w:lineRule="auto"/>
              <w:jc w:val="both"/>
              <w:rPr>
                <w:ins w:id="2988" w:author="usher" w:date="2026-08-13T10:04:00Z"/>
                <w:rFonts w:ascii="Times New Roman" w:eastAsia="Times New Roman" w:hAnsi="Times New Roman"/>
                <w:sz w:val="24"/>
                <w:szCs w:val="24"/>
                <w:lang w:eastAsia="en-GB"/>
              </w:rPr>
            </w:pPr>
            <w:ins w:id="2989" w:author="usher" w:date="2026-08-13T10:04:00Z">
              <w:r>
                <w:rPr>
                  <w:rFonts w:ascii="Times New Roman" w:eastAsia="Times New Roman" w:hAnsi="Times New Roman"/>
                  <w:sz w:val="24"/>
                  <w:szCs w:val="24"/>
                  <w:lang w:eastAsia="en-GB"/>
                </w:rPr>
                <w:t>–</w:t>
              </w:r>
            </w:ins>
          </w:p>
        </w:tc>
      </w:tr>
    </w:tbl>
    <w:p w14:paraId="6CE887AA" w14:textId="1961D8C3" w:rsidR="00B00584" w:rsidRDefault="00B00584" w:rsidP="00B00584">
      <w:pPr>
        <w:spacing w:before="100" w:beforeAutospacing="1" w:after="100" w:afterAutospacing="1" w:line="360" w:lineRule="auto"/>
        <w:jc w:val="both"/>
        <w:rPr>
          <w:ins w:id="2990" w:author="Daniel HENRY" w:date="2026-10-06T11:59:00Z"/>
          <w:rFonts w:ascii="Times New Roman" w:eastAsia="Times New Roman" w:hAnsi="Times New Roman"/>
          <w:sz w:val="24"/>
          <w:szCs w:val="24"/>
          <w:lang w:eastAsia="en-GB"/>
        </w:rPr>
      </w:pPr>
      <w:ins w:id="2991" w:author="usher" w:date="2026-08-13T10:04:00Z">
        <w:r>
          <w:rPr>
            <w:rFonts w:ascii="Times New Roman" w:eastAsia="Times New Roman" w:hAnsi="Times New Roman"/>
            <w:sz w:val="24"/>
            <w:szCs w:val="24"/>
            <w:lang w:eastAsia="en-GB"/>
          </w:rPr>
          <w:t xml:space="preserve">Participants also provided open-ended feedback. The most frequent suggestion was that the duration of the training was insufficient. Many participants stated that more time was needed to fully understand and </w:t>
        </w:r>
        <w:proofErr w:type="spellStart"/>
        <w:r>
          <w:rPr>
            <w:rFonts w:ascii="Times New Roman" w:eastAsia="Times New Roman" w:hAnsi="Times New Roman"/>
            <w:sz w:val="24"/>
            <w:szCs w:val="24"/>
            <w:lang w:eastAsia="en-GB"/>
          </w:rPr>
          <w:t>practise</w:t>
        </w:r>
        <w:proofErr w:type="spellEnd"/>
        <w:r>
          <w:rPr>
            <w:rFonts w:ascii="Times New Roman" w:eastAsia="Times New Roman" w:hAnsi="Times New Roman"/>
            <w:sz w:val="24"/>
            <w:szCs w:val="24"/>
            <w:lang w:eastAsia="en-GB"/>
          </w:rPr>
          <w:t xml:space="preserve"> the content. Other common suggestions included requests for additional training sessions, the provision of printed handouts, and the inclusion of more practical activities such as role-play.</w:t>
        </w:r>
      </w:ins>
    </w:p>
    <w:p w14:paraId="59C56104" w14:textId="0427CECB" w:rsidR="00DA7012" w:rsidRDefault="00DA7012" w:rsidP="00B00584">
      <w:pPr>
        <w:spacing w:before="100" w:beforeAutospacing="1" w:after="100" w:afterAutospacing="1" w:line="360" w:lineRule="auto"/>
        <w:jc w:val="both"/>
        <w:rPr>
          <w:ins w:id="2992" w:author="Daniel HENRY" w:date="2026-10-06T11:59:00Z"/>
          <w:rFonts w:ascii="Times New Roman" w:eastAsia="Times New Roman" w:hAnsi="Times New Roman"/>
          <w:sz w:val="24"/>
          <w:szCs w:val="24"/>
          <w:lang w:eastAsia="en-GB"/>
        </w:rPr>
      </w:pPr>
    </w:p>
    <w:p w14:paraId="0634EA49" w14:textId="77777777" w:rsidR="00DA7012" w:rsidRDefault="00DA7012" w:rsidP="00B00584">
      <w:pPr>
        <w:spacing w:before="100" w:beforeAutospacing="1" w:after="100" w:afterAutospacing="1" w:line="360" w:lineRule="auto"/>
        <w:jc w:val="both"/>
        <w:rPr>
          <w:ins w:id="2993" w:author="usher" w:date="2026-08-13T10:04:00Z"/>
          <w:rFonts w:ascii="Times New Roman" w:eastAsia="Times New Roman" w:hAnsi="Times New Roman"/>
          <w:sz w:val="24"/>
          <w:szCs w:val="24"/>
          <w:lang w:eastAsia="en-GB"/>
        </w:rPr>
      </w:pPr>
    </w:p>
    <w:p w14:paraId="2FA96890" w14:textId="77777777" w:rsidR="00B00584" w:rsidRDefault="00B00584" w:rsidP="00B00584">
      <w:pPr>
        <w:spacing w:before="100" w:beforeAutospacing="1" w:after="100" w:afterAutospacing="1" w:line="360" w:lineRule="auto"/>
        <w:jc w:val="both"/>
        <w:rPr>
          <w:ins w:id="2994" w:author="usher" w:date="2026-08-13T10:04:00Z"/>
          <w:rFonts w:ascii="Times New Roman" w:eastAsia="Times New Roman" w:hAnsi="Times New Roman"/>
          <w:sz w:val="24"/>
          <w:szCs w:val="24"/>
          <w:lang w:eastAsia="en-GB"/>
        </w:rPr>
      </w:pPr>
      <w:ins w:id="2995" w:author="usher" w:date="2026-08-13T10:04:00Z">
        <w:r>
          <w:rPr>
            <w:rFonts w:ascii="Times New Roman" w:eastAsia="Times New Roman" w:hAnsi="Times New Roman"/>
            <w:sz w:val="24"/>
            <w:szCs w:val="24"/>
            <w:lang w:eastAsia="en-GB"/>
          </w:rPr>
          <w:lastRenderedPageBreak/>
          <w:t>A summary of the main categories of suggestions is presented below.</w:t>
        </w:r>
      </w:ins>
    </w:p>
    <w:tbl>
      <w:tblPr>
        <w:tblW w:w="942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Change w:id="2996" w:author="Daniel HENRY" w:date="2026-10-06T11:59:00Z">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PrChange>
      </w:tblPr>
      <w:tblGrid>
        <w:gridCol w:w="5348"/>
        <w:gridCol w:w="1677"/>
        <w:gridCol w:w="2397"/>
        <w:tblGridChange w:id="2997">
          <w:tblGrid>
            <w:gridCol w:w="3794"/>
            <w:gridCol w:w="1194"/>
            <w:gridCol w:w="1708"/>
          </w:tblGrid>
        </w:tblGridChange>
      </w:tblGrid>
      <w:tr w:rsidR="00B00584" w14:paraId="17D9FCB0" w14:textId="77777777" w:rsidTr="00DA7012">
        <w:trPr>
          <w:trHeight w:val="352"/>
          <w:tblHeader/>
          <w:tblCellSpacing w:w="15" w:type="dxa"/>
          <w:ins w:id="2998" w:author="usher" w:date="2026-08-13T10:04:00Z"/>
          <w:trPrChange w:id="2999" w:author="Daniel HENRY" w:date="2026-10-06T11:59:00Z">
            <w:trPr>
              <w:tblHeader/>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00"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111D340F" w14:textId="77777777" w:rsidR="00B00584" w:rsidRDefault="00B00584">
            <w:pPr>
              <w:spacing w:before="100" w:beforeAutospacing="1" w:after="100" w:afterAutospacing="1" w:line="360" w:lineRule="auto"/>
              <w:jc w:val="both"/>
              <w:rPr>
                <w:ins w:id="3001" w:author="usher" w:date="2026-08-13T10:04:00Z"/>
                <w:rFonts w:ascii="Times New Roman" w:eastAsia="Times New Roman" w:hAnsi="Times New Roman"/>
                <w:b/>
                <w:bCs/>
                <w:sz w:val="24"/>
                <w:szCs w:val="24"/>
                <w:lang w:eastAsia="en-GB"/>
              </w:rPr>
            </w:pPr>
            <w:ins w:id="3002" w:author="usher" w:date="2026-08-13T10:04:00Z">
              <w:r>
                <w:rPr>
                  <w:rFonts w:ascii="Times New Roman" w:eastAsia="Times New Roman" w:hAnsi="Times New Roman"/>
                  <w:b/>
                  <w:bCs/>
                  <w:sz w:val="24"/>
                  <w:szCs w:val="24"/>
                  <w:lang w:eastAsia="en-GB"/>
                </w:rPr>
                <w:t>Suggestion Category</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03"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862CB76" w14:textId="77777777" w:rsidR="00B00584" w:rsidRDefault="00B00584">
            <w:pPr>
              <w:spacing w:before="100" w:beforeAutospacing="1" w:after="100" w:afterAutospacing="1" w:line="360" w:lineRule="auto"/>
              <w:jc w:val="both"/>
              <w:rPr>
                <w:ins w:id="3004" w:author="usher" w:date="2026-08-13T10:04:00Z"/>
                <w:rFonts w:ascii="Times New Roman" w:eastAsia="Times New Roman" w:hAnsi="Times New Roman"/>
                <w:b/>
                <w:bCs/>
                <w:sz w:val="24"/>
                <w:szCs w:val="24"/>
                <w:lang w:eastAsia="en-GB"/>
              </w:rPr>
            </w:pPr>
            <w:ins w:id="3005" w:author="usher" w:date="2026-08-13T10:04:00Z">
              <w:r>
                <w:rPr>
                  <w:rFonts w:ascii="Times New Roman" w:eastAsia="Times New Roman" w:hAnsi="Times New Roman"/>
                  <w:b/>
                  <w:bCs/>
                  <w:sz w:val="24"/>
                  <w:szCs w:val="24"/>
                  <w:lang w:eastAsia="en-GB"/>
                </w:rPr>
                <w:t>Frequency</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06"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124478E" w14:textId="77777777" w:rsidR="00B00584" w:rsidRDefault="00B00584">
            <w:pPr>
              <w:spacing w:before="100" w:beforeAutospacing="1" w:after="100" w:afterAutospacing="1" w:line="360" w:lineRule="auto"/>
              <w:jc w:val="both"/>
              <w:rPr>
                <w:ins w:id="3007" w:author="usher" w:date="2026-08-13T10:04:00Z"/>
                <w:rFonts w:ascii="Times New Roman" w:eastAsia="Times New Roman" w:hAnsi="Times New Roman"/>
                <w:b/>
                <w:bCs/>
                <w:sz w:val="24"/>
                <w:szCs w:val="24"/>
                <w:lang w:eastAsia="en-GB"/>
              </w:rPr>
            </w:pPr>
            <w:ins w:id="3008" w:author="usher" w:date="2026-08-13T10:04:00Z">
              <w:r>
                <w:rPr>
                  <w:rFonts w:ascii="Times New Roman" w:eastAsia="Times New Roman" w:hAnsi="Times New Roman"/>
                  <w:b/>
                  <w:bCs/>
                  <w:sz w:val="24"/>
                  <w:szCs w:val="24"/>
                  <w:lang w:eastAsia="en-GB"/>
                </w:rPr>
                <w:t>Percentage (%)</w:t>
              </w:r>
            </w:ins>
          </w:p>
        </w:tc>
      </w:tr>
      <w:tr w:rsidR="00B00584" w14:paraId="61D4BDD5" w14:textId="77777777" w:rsidTr="00DA7012">
        <w:trPr>
          <w:trHeight w:val="338"/>
          <w:tblCellSpacing w:w="15" w:type="dxa"/>
          <w:ins w:id="3009" w:author="usher" w:date="2026-08-13T10:04:00Z"/>
          <w:trPrChange w:id="3010" w:author="Daniel HENRY" w:date="2026-10-06T11:59:00Z">
            <w:trPr>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11"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0BFA735" w14:textId="77777777" w:rsidR="00B00584" w:rsidRDefault="00B00584">
            <w:pPr>
              <w:spacing w:before="100" w:beforeAutospacing="1" w:after="100" w:afterAutospacing="1" w:line="360" w:lineRule="auto"/>
              <w:jc w:val="both"/>
              <w:rPr>
                <w:ins w:id="3012" w:author="usher" w:date="2026-08-13T10:04:00Z"/>
                <w:rFonts w:ascii="Times New Roman" w:eastAsia="Times New Roman" w:hAnsi="Times New Roman"/>
                <w:sz w:val="24"/>
                <w:szCs w:val="24"/>
                <w:lang w:eastAsia="en-GB"/>
              </w:rPr>
            </w:pPr>
            <w:ins w:id="3013" w:author="usher" w:date="2026-08-13T10:04:00Z">
              <w:r>
                <w:rPr>
                  <w:rFonts w:ascii="Times New Roman" w:eastAsia="Times New Roman" w:hAnsi="Times New Roman"/>
                  <w:sz w:val="24"/>
                  <w:szCs w:val="24"/>
                  <w:lang w:eastAsia="en-GB"/>
                </w:rPr>
                <w:t>Time not enough / Extend duration</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14"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737E69BA" w14:textId="77777777" w:rsidR="00B00584" w:rsidRDefault="00B00584">
            <w:pPr>
              <w:spacing w:before="100" w:beforeAutospacing="1" w:after="100" w:afterAutospacing="1" w:line="360" w:lineRule="auto"/>
              <w:jc w:val="both"/>
              <w:rPr>
                <w:ins w:id="3015" w:author="usher" w:date="2026-08-13T10:04:00Z"/>
                <w:rFonts w:ascii="Times New Roman" w:eastAsia="Times New Roman" w:hAnsi="Times New Roman"/>
                <w:sz w:val="24"/>
                <w:szCs w:val="24"/>
                <w:lang w:eastAsia="en-GB"/>
              </w:rPr>
            </w:pPr>
            <w:ins w:id="3016" w:author="usher" w:date="2026-08-13T10:04:00Z">
              <w:r>
                <w:rPr>
                  <w:rFonts w:ascii="Times New Roman" w:eastAsia="Times New Roman" w:hAnsi="Times New Roman"/>
                  <w:sz w:val="24"/>
                  <w:szCs w:val="24"/>
                  <w:lang w:eastAsia="en-GB"/>
                </w:rPr>
                <w:t>23</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17"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3AAFDBA" w14:textId="77777777" w:rsidR="00B00584" w:rsidRDefault="00B00584">
            <w:pPr>
              <w:spacing w:before="100" w:beforeAutospacing="1" w:after="100" w:afterAutospacing="1" w:line="360" w:lineRule="auto"/>
              <w:jc w:val="both"/>
              <w:rPr>
                <w:ins w:id="3018" w:author="usher" w:date="2026-08-13T10:04:00Z"/>
                <w:rFonts w:ascii="Times New Roman" w:eastAsia="Times New Roman" w:hAnsi="Times New Roman"/>
                <w:sz w:val="24"/>
                <w:szCs w:val="24"/>
                <w:lang w:eastAsia="en-GB"/>
              </w:rPr>
            </w:pPr>
            <w:ins w:id="3019" w:author="usher" w:date="2026-08-13T10:04:00Z">
              <w:r>
                <w:rPr>
                  <w:rFonts w:ascii="Times New Roman" w:eastAsia="Times New Roman" w:hAnsi="Times New Roman"/>
                  <w:sz w:val="24"/>
                  <w:szCs w:val="24"/>
                  <w:lang w:eastAsia="en-GB"/>
                </w:rPr>
                <w:t>60.5</w:t>
              </w:r>
            </w:ins>
          </w:p>
        </w:tc>
      </w:tr>
      <w:tr w:rsidR="00B00584" w14:paraId="5FD90E79" w14:textId="77777777" w:rsidTr="00DA7012">
        <w:trPr>
          <w:trHeight w:val="352"/>
          <w:tblCellSpacing w:w="15" w:type="dxa"/>
          <w:ins w:id="3020" w:author="usher" w:date="2026-08-13T10:04:00Z"/>
          <w:trPrChange w:id="3021" w:author="Daniel HENRY" w:date="2026-10-06T11:59:00Z">
            <w:trPr>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22"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3983787C" w14:textId="77777777" w:rsidR="00B00584" w:rsidRDefault="00B00584">
            <w:pPr>
              <w:spacing w:before="100" w:beforeAutospacing="1" w:after="100" w:afterAutospacing="1" w:line="360" w:lineRule="auto"/>
              <w:jc w:val="both"/>
              <w:rPr>
                <w:ins w:id="3023" w:author="usher" w:date="2026-08-13T10:04:00Z"/>
                <w:rFonts w:ascii="Times New Roman" w:eastAsia="Times New Roman" w:hAnsi="Times New Roman"/>
                <w:sz w:val="24"/>
                <w:szCs w:val="24"/>
                <w:lang w:eastAsia="en-GB"/>
              </w:rPr>
            </w:pPr>
            <w:ins w:id="3024" w:author="usher" w:date="2026-08-13T10:04:00Z">
              <w:r>
                <w:rPr>
                  <w:rFonts w:ascii="Times New Roman" w:eastAsia="Times New Roman" w:hAnsi="Times New Roman"/>
                  <w:sz w:val="24"/>
                  <w:szCs w:val="24"/>
                  <w:lang w:eastAsia="en-GB"/>
                </w:rPr>
                <w:t>More training / Follow-up sessions</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25"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3B1FA4D" w14:textId="77777777" w:rsidR="00B00584" w:rsidRDefault="00B00584">
            <w:pPr>
              <w:spacing w:before="100" w:beforeAutospacing="1" w:after="100" w:afterAutospacing="1" w:line="360" w:lineRule="auto"/>
              <w:jc w:val="both"/>
              <w:rPr>
                <w:ins w:id="3026" w:author="usher" w:date="2026-08-13T10:04:00Z"/>
                <w:rFonts w:ascii="Times New Roman" w:eastAsia="Times New Roman" w:hAnsi="Times New Roman"/>
                <w:sz w:val="24"/>
                <w:szCs w:val="24"/>
                <w:lang w:eastAsia="en-GB"/>
              </w:rPr>
            </w:pPr>
            <w:ins w:id="3027" w:author="usher" w:date="2026-08-13T10:04:00Z">
              <w:r>
                <w:rPr>
                  <w:rFonts w:ascii="Times New Roman" w:eastAsia="Times New Roman" w:hAnsi="Times New Roman"/>
                  <w:sz w:val="24"/>
                  <w:szCs w:val="24"/>
                  <w:lang w:eastAsia="en-GB"/>
                </w:rPr>
                <w:t>8</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28"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DDC19DD" w14:textId="77777777" w:rsidR="00B00584" w:rsidRDefault="00B00584">
            <w:pPr>
              <w:spacing w:before="100" w:beforeAutospacing="1" w:after="100" w:afterAutospacing="1" w:line="360" w:lineRule="auto"/>
              <w:jc w:val="both"/>
              <w:rPr>
                <w:ins w:id="3029" w:author="usher" w:date="2026-08-13T10:04:00Z"/>
                <w:rFonts w:ascii="Times New Roman" w:eastAsia="Times New Roman" w:hAnsi="Times New Roman"/>
                <w:sz w:val="24"/>
                <w:szCs w:val="24"/>
                <w:lang w:eastAsia="en-GB"/>
              </w:rPr>
            </w:pPr>
            <w:ins w:id="3030" w:author="usher" w:date="2026-08-13T10:04:00Z">
              <w:r>
                <w:rPr>
                  <w:rFonts w:ascii="Times New Roman" w:eastAsia="Times New Roman" w:hAnsi="Times New Roman"/>
                  <w:sz w:val="24"/>
                  <w:szCs w:val="24"/>
                  <w:lang w:eastAsia="en-GB"/>
                </w:rPr>
                <w:t>21.1</w:t>
              </w:r>
            </w:ins>
          </w:p>
        </w:tc>
      </w:tr>
      <w:tr w:rsidR="00B00584" w14:paraId="601F0A77" w14:textId="77777777" w:rsidTr="00DA7012">
        <w:trPr>
          <w:trHeight w:val="352"/>
          <w:tblCellSpacing w:w="15" w:type="dxa"/>
          <w:ins w:id="3031" w:author="usher" w:date="2026-08-13T10:04:00Z"/>
          <w:trPrChange w:id="3032" w:author="Daniel HENRY" w:date="2026-10-06T11:59:00Z">
            <w:trPr>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33"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50D13F9" w14:textId="77777777" w:rsidR="00B00584" w:rsidRDefault="00B00584">
            <w:pPr>
              <w:spacing w:before="100" w:beforeAutospacing="1" w:after="100" w:afterAutospacing="1" w:line="360" w:lineRule="auto"/>
              <w:jc w:val="both"/>
              <w:rPr>
                <w:ins w:id="3034" w:author="usher" w:date="2026-08-13T10:04:00Z"/>
                <w:rFonts w:ascii="Times New Roman" w:eastAsia="Times New Roman" w:hAnsi="Times New Roman"/>
                <w:sz w:val="24"/>
                <w:szCs w:val="24"/>
                <w:lang w:eastAsia="en-GB"/>
              </w:rPr>
            </w:pPr>
            <w:ins w:id="3035" w:author="usher" w:date="2026-08-13T10:04:00Z">
              <w:r>
                <w:rPr>
                  <w:rFonts w:ascii="Times New Roman" w:eastAsia="Times New Roman" w:hAnsi="Times New Roman"/>
                  <w:sz w:val="24"/>
                  <w:szCs w:val="24"/>
                  <w:lang w:eastAsia="en-GB"/>
                </w:rPr>
                <w:t>No suggestion / Satisfied</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36"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01C3ED09" w14:textId="77777777" w:rsidR="00B00584" w:rsidRDefault="00B00584">
            <w:pPr>
              <w:spacing w:before="100" w:beforeAutospacing="1" w:after="100" w:afterAutospacing="1" w:line="360" w:lineRule="auto"/>
              <w:jc w:val="both"/>
              <w:rPr>
                <w:ins w:id="3037" w:author="usher" w:date="2026-08-13T10:04:00Z"/>
                <w:rFonts w:ascii="Times New Roman" w:eastAsia="Times New Roman" w:hAnsi="Times New Roman"/>
                <w:sz w:val="24"/>
                <w:szCs w:val="24"/>
                <w:lang w:eastAsia="en-GB"/>
              </w:rPr>
            </w:pPr>
            <w:ins w:id="3038" w:author="usher" w:date="2026-08-13T10:04:00Z">
              <w:r>
                <w:rPr>
                  <w:rFonts w:ascii="Times New Roman" w:eastAsia="Times New Roman" w:hAnsi="Times New Roman"/>
                  <w:sz w:val="24"/>
                  <w:szCs w:val="24"/>
                  <w:lang w:eastAsia="en-GB"/>
                </w:rPr>
                <w:t>5</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39"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46920E0" w14:textId="77777777" w:rsidR="00B00584" w:rsidRDefault="00B00584">
            <w:pPr>
              <w:spacing w:before="100" w:beforeAutospacing="1" w:after="100" w:afterAutospacing="1" w:line="360" w:lineRule="auto"/>
              <w:jc w:val="both"/>
              <w:rPr>
                <w:ins w:id="3040" w:author="usher" w:date="2026-08-13T10:04:00Z"/>
                <w:rFonts w:ascii="Times New Roman" w:eastAsia="Times New Roman" w:hAnsi="Times New Roman"/>
                <w:sz w:val="24"/>
                <w:szCs w:val="24"/>
                <w:lang w:eastAsia="en-GB"/>
              </w:rPr>
            </w:pPr>
            <w:ins w:id="3041" w:author="usher" w:date="2026-08-13T10:04:00Z">
              <w:r>
                <w:rPr>
                  <w:rFonts w:ascii="Times New Roman" w:eastAsia="Times New Roman" w:hAnsi="Times New Roman"/>
                  <w:sz w:val="24"/>
                  <w:szCs w:val="24"/>
                  <w:lang w:eastAsia="en-GB"/>
                </w:rPr>
                <w:t>13.2</w:t>
              </w:r>
            </w:ins>
          </w:p>
        </w:tc>
      </w:tr>
      <w:tr w:rsidR="00B00584" w14:paraId="73CB5C28" w14:textId="77777777" w:rsidTr="00DA7012">
        <w:trPr>
          <w:trHeight w:val="352"/>
          <w:tblCellSpacing w:w="15" w:type="dxa"/>
          <w:ins w:id="3042" w:author="usher" w:date="2026-08-13T10:04:00Z"/>
          <w:trPrChange w:id="3043" w:author="Daniel HENRY" w:date="2026-10-06T11:59:00Z">
            <w:trPr>
              <w:tblCellSpacing w:w="15" w:type="dxa"/>
            </w:trPr>
          </w:trPrChange>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44"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21E166F3" w14:textId="77777777" w:rsidR="00B00584" w:rsidRDefault="00B00584">
            <w:pPr>
              <w:spacing w:before="100" w:beforeAutospacing="1" w:after="100" w:afterAutospacing="1" w:line="360" w:lineRule="auto"/>
              <w:jc w:val="both"/>
              <w:rPr>
                <w:ins w:id="3045" w:author="usher" w:date="2026-08-13T10:04:00Z"/>
                <w:rFonts w:ascii="Times New Roman" w:eastAsia="Times New Roman" w:hAnsi="Times New Roman"/>
                <w:sz w:val="24"/>
                <w:szCs w:val="24"/>
                <w:lang w:eastAsia="en-GB"/>
              </w:rPr>
            </w:pPr>
            <w:ins w:id="3046" w:author="usher" w:date="2026-08-13T10:04:00Z">
              <w:r>
                <w:rPr>
                  <w:rFonts w:ascii="Times New Roman" w:eastAsia="Times New Roman" w:hAnsi="Times New Roman"/>
                  <w:sz w:val="24"/>
                  <w:szCs w:val="24"/>
                  <w:lang w:eastAsia="en-GB"/>
                </w:rPr>
                <w:t>Other (e.g., better planning, materials)</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47"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5F374B72" w14:textId="77777777" w:rsidR="00B00584" w:rsidRDefault="00B00584">
            <w:pPr>
              <w:spacing w:before="100" w:beforeAutospacing="1" w:after="100" w:afterAutospacing="1" w:line="360" w:lineRule="auto"/>
              <w:jc w:val="both"/>
              <w:rPr>
                <w:ins w:id="3048" w:author="usher" w:date="2026-08-13T10:04:00Z"/>
                <w:rFonts w:ascii="Times New Roman" w:eastAsia="Times New Roman" w:hAnsi="Times New Roman"/>
                <w:sz w:val="24"/>
                <w:szCs w:val="24"/>
                <w:lang w:eastAsia="en-GB"/>
              </w:rPr>
            </w:pPr>
            <w:ins w:id="3049" w:author="usher" w:date="2026-08-13T10:04:00Z">
              <w:r>
                <w:rPr>
                  <w:rFonts w:ascii="Times New Roman" w:eastAsia="Times New Roman" w:hAnsi="Times New Roman"/>
                  <w:sz w:val="24"/>
                  <w:szCs w:val="24"/>
                  <w:lang w:eastAsia="en-GB"/>
                </w:rPr>
                <w:t>2</w:t>
              </w:r>
            </w:ins>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Change w:id="3050" w:author="Daniel HENRY" w:date="2026-10-06T11:59:00Z">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tcPrChange>
          </w:tcPr>
          <w:p w14:paraId="67564614" w14:textId="77777777" w:rsidR="00B00584" w:rsidRDefault="00B00584">
            <w:pPr>
              <w:spacing w:before="100" w:beforeAutospacing="1" w:after="100" w:afterAutospacing="1" w:line="360" w:lineRule="auto"/>
              <w:jc w:val="both"/>
              <w:rPr>
                <w:ins w:id="3051" w:author="usher" w:date="2026-08-13T10:04:00Z"/>
                <w:rFonts w:ascii="Times New Roman" w:eastAsia="Times New Roman" w:hAnsi="Times New Roman"/>
                <w:sz w:val="24"/>
                <w:szCs w:val="24"/>
                <w:lang w:eastAsia="en-GB"/>
              </w:rPr>
            </w:pPr>
            <w:ins w:id="3052" w:author="usher" w:date="2026-08-13T10:04:00Z">
              <w:r>
                <w:rPr>
                  <w:rFonts w:ascii="Times New Roman" w:eastAsia="Times New Roman" w:hAnsi="Times New Roman"/>
                  <w:sz w:val="24"/>
                  <w:szCs w:val="24"/>
                  <w:lang w:eastAsia="en-GB"/>
                </w:rPr>
                <w:t>5.3</w:t>
              </w:r>
            </w:ins>
          </w:p>
        </w:tc>
      </w:tr>
    </w:tbl>
    <w:p w14:paraId="76737899" w14:textId="46E68FE6" w:rsidR="0062104F" w:rsidRDefault="00B00584" w:rsidP="00B00584">
      <w:pPr>
        <w:spacing w:before="100" w:beforeAutospacing="1" w:after="100" w:afterAutospacing="1" w:line="360" w:lineRule="auto"/>
        <w:jc w:val="both"/>
        <w:rPr>
          <w:ins w:id="3053" w:author="usher" w:date="2026-08-13T10:04:00Z"/>
          <w:rFonts w:ascii="Times New Roman" w:eastAsia="Times New Roman" w:hAnsi="Times New Roman"/>
          <w:sz w:val="24"/>
          <w:szCs w:val="24"/>
          <w:lang w:eastAsia="en-GB"/>
        </w:rPr>
      </w:pPr>
      <w:ins w:id="3054" w:author="usher" w:date="2026-08-13T10:04:00Z">
        <w:r>
          <w:rPr>
            <w:rFonts w:ascii="Times New Roman" w:eastAsia="Times New Roman" w:hAnsi="Times New Roman"/>
            <w:sz w:val="24"/>
            <w:szCs w:val="24"/>
            <w:lang w:eastAsia="en-GB"/>
          </w:rPr>
          <w:t xml:space="preserve">The feedback indicates that while participants generally found the training useful and relevant, they felt constrained by the limited time available. The strong interest in further training suggests that the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generated genuine engagement and a desire for continued learning. These comments provide useful guidance for improving the structure and duration of future mental health training </w:t>
        </w:r>
        <w:proofErr w:type="spellStart"/>
        <w:r>
          <w:rPr>
            <w:rFonts w:ascii="Times New Roman" w:eastAsia="Times New Roman" w:hAnsi="Times New Roman"/>
            <w:sz w:val="24"/>
            <w:szCs w:val="24"/>
            <w:lang w:eastAsia="en-GB"/>
          </w:rPr>
          <w:t>programmes</w:t>
        </w:r>
        <w:proofErr w:type="spellEnd"/>
        <w:r>
          <w:rPr>
            <w:rFonts w:ascii="Times New Roman" w:eastAsia="Times New Roman" w:hAnsi="Times New Roman"/>
            <w:sz w:val="24"/>
            <w:szCs w:val="24"/>
            <w:lang w:eastAsia="en-GB"/>
          </w:rPr>
          <w:t xml:space="preserve"> for religious educators.</w:t>
        </w:r>
      </w:ins>
    </w:p>
    <w:p w14:paraId="735D8B6C" w14:textId="77777777" w:rsidR="00B00584" w:rsidRDefault="00B00584" w:rsidP="00B00584">
      <w:pPr>
        <w:spacing w:before="100" w:beforeAutospacing="1" w:after="100" w:afterAutospacing="1" w:line="360" w:lineRule="auto"/>
        <w:jc w:val="both"/>
        <w:rPr>
          <w:ins w:id="3055" w:author="usher" w:date="2026-08-13T10:04:00Z"/>
          <w:rFonts w:ascii="Times New Roman" w:eastAsia="Times New Roman" w:hAnsi="Times New Roman"/>
          <w:sz w:val="24"/>
          <w:szCs w:val="24"/>
          <w:lang w:eastAsia="en-GB"/>
        </w:rPr>
      </w:pPr>
      <w:ins w:id="3056" w:author="usher" w:date="2026-08-13T10:04:00Z">
        <w:r>
          <w:rPr>
            <w:rFonts w:ascii="Times New Roman" w:eastAsia="Times New Roman" w:hAnsi="Times New Roman"/>
            <w:b/>
            <w:bCs/>
            <w:sz w:val="24"/>
            <w:szCs w:val="24"/>
            <w:lang w:eastAsia="en-GB"/>
          </w:rPr>
          <w:t>4.7 Summary of Key Findings</w:t>
        </w:r>
      </w:ins>
    </w:p>
    <w:p w14:paraId="66BA9FF9" w14:textId="77777777" w:rsidR="00B00584" w:rsidRDefault="00B00584" w:rsidP="00B00584">
      <w:pPr>
        <w:spacing w:before="100" w:beforeAutospacing="1" w:after="100" w:afterAutospacing="1" w:line="360" w:lineRule="auto"/>
        <w:jc w:val="both"/>
        <w:rPr>
          <w:ins w:id="3057" w:author="usher" w:date="2026-08-13T10:04:00Z"/>
          <w:rFonts w:ascii="Times New Roman" w:eastAsia="Times New Roman" w:hAnsi="Times New Roman"/>
          <w:sz w:val="24"/>
          <w:szCs w:val="24"/>
          <w:lang w:eastAsia="en-GB"/>
        </w:rPr>
      </w:pPr>
      <w:ins w:id="3058" w:author="usher" w:date="2026-08-13T10:04:00Z">
        <w:r>
          <w:rPr>
            <w:rFonts w:ascii="Times New Roman" w:eastAsia="Times New Roman" w:hAnsi="Times New Roman"/>
            <w:sz w:val="24"/>
            <w:szCs w:val="24"/>
            <w:lang w:eastAsia="en-GB"/>
          </w:rPr>
          <w:t xml:space="preserve">This chapter has presented the results of the mental health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for religious educators. The main findings are </w:t>
        </w:r>
        <w:proofErr w:type="spellStart"/>
        <w:r>
          <w:rPr>
            <w:rFonts w:ascii="Times New Roman" w:eastAsia="Times New Roman" w:hAnsi="Times New Roman"/>
            <w:sz w:val="24"/>
            <w:szCs w:val="24"/>
            <w:lang w:eastAsia="en-GB"/>
          </w:rPr>
          <w:t>summarised</w:t>
        </w:r>
        <w:proofErr w:type="spellEnd"/>
        <w:r>
          <w:rPr>
            <w:rFonts w:ascii="Times New Roman" w:eastAsia="Times New Roman" w:hAnsi="Times New Roman"/>
            <w:sz w:val="24"/>
            <w:szCs w:val="24"/>
            <w:lang w:eastAsia="en-GB"/>
          </w:rPr>
          <w:t xml:space="preserve"> below.</w:t>
        </w:r>
      </w:ins>
    </w:p>
    <w:p w14:paraId="20980979" w14:textId="77777777" w:rsidR="00B00584" w:rsidRDefault="00B00584" w:rsidP="00B00584">
      <w:pPr>
        <w:spacing w:before="100" w:beforeAutospacing="1" w:after="100" w:afterAutospacing="1" w:line="360" w:lineRule="auto"/>
        <w:jc w:val="both"/>
        <w:rPr>
          <w:ins w:id="3059" w:author="usher" w:date="2026-08-13T10:04:00Z"/>
          <w:rFonts w:ascii="Times New Roman" w:eastAsia="Times New Roman" w:hAnsi="Times New Roman"/>
          <w:sz w:val="24"/>
          <w:szCs w:val="24"/>
          <w:lang w:eastAsia="en-GB"/>
        </w:rPr>
      </w:pPr>
      <w:ins w:id="3060" w:author="usher" w:date="2026-08-13T10:04:00Z">
        <w:r>
          <w:rPr>
            <w:rFonts w:ascii="Times New Roman" w:eastAsia="Times New Roman" w:hAnsi="Times New Roman"/>
            <w:sz w:val="24"/>
            <w:szCs w:val="24"/>
            <w:lang w:eastAsia="en-GB"/>
          </w:rPr>
          <w:t xml:space="preserve">Knowledge of adolescent depression improved significantly after the training. The mean Knowledge score rose from 70.84 (SD = 19.87) at pre-test to 88.71 (SD = 19.95) at post-test. The paired t-test confirmed that this increase was statistically significant,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10.92, p &lt; 0.001, with a large effect size (Cohen’s d = 1.58).</w:t>
        </w:r>
      </w:ins>
    </w:p>
    <w:p w14:paraId="03B01DA9" w14:textId="77777777" w:rsidR="00B00584" w:rsidRDefault="00B00584" w:rsidP="00B00584">
      <w:pPr>
        <w:spacing w:before="100" w:beforeAutospacing="1" w:after="100" w:afterAutospacing="1" w:line="360" w:lineRule="auto"/>
        <w:jc w:val="both"/>
        <w:rPr>
          <w:ins w:id="3061" w:author="usher" w:date="2026-08-13T10:04:00Z"/>
          <w:rFonts w:ascii="Times New Roman" w:eastAsia="Times New Roman" w:hAnsi="Times New Roman"/>
          <w:sz w:val="24"/>
          <w:szCs w:val="24"/>
          <w:lang w:eastAsia="en-GB"/>
        </w:rPr>
      </w:pPr>
      <w:ins w:id="3062" w:author="usher" w:date="2026-08-13T10:04:00Z">
        <w:r>
          <w:rPr>
            <w:rFonts w:ascii="Times New Roman" w:eastAsia="Times New Roman" w:hAnsi="Times New Roman"/>
            <w:sz w:val="24"/>
            <w:szCs w:val="24"/>
            <w:lang w:eastAsia="en-GB"/>
          </w:rPr>
          <w:t xml:space="preserve">Attitude scores also improved significantly. The mean Attitude score increased from 8.97 (SD = 3.41) to 11.89 (SD = 3.12),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6.84, p &lt; 0.001, Cohen’s d = 1.11. Within the Attitude domain, both willingness to refer and stigma-related scores showed statistically significant positive changes.</w:t>
        </w:r>
      </w:ins>
    </w:p>
    <w:p w14:paraId="166E8070" w14:textId="77777777" w:rsidR="00B00584" w:rsidRDefault="00B00584" w:rsidP="00B00584">
      <w:pPr>
        <w:spacing w:before="100" w:beforeAutospacing="1" w:after="100" w:afterAutospacing="1" w:line="360" w:lineRule="auto"/>
        <w:jc w:val="both"/>
        <w:rPr>
          <w:ins w:id="3063" w:author="usher" w:date="2026-08-13T10:04:00Z"/>
          <w:rFonts w:ascii="Times New Roman" w:eastAsia="Times New Roman" w:hAnsi="Times New Roman"/>
          <w:sz w:val="24"/>
          <w:szCs w:val="24"/>
          <w:lang w:eastAsia="en-GB"/>
        </w:rPr>
      </w:pPr>
      <w:ins w:id="3064" w:author="usher" w:date="2026-08-13T10:04:00Z">
        <w:r>
          <w:rPr>
            <w:rFonts w:ascii="Times New Roman" w:eastAsia="Times New Roman" w:hAnsi="Times New Roman"/>
            <w:sz w:val="24"/>
            <w:szCs w:val="24"/>
            <w:lang w:eastAsia="en-GB"/>
          </w:rPr>
          <w:t xml:space="preserve">Stigma scores increased from a mean of 5.63 (SD = 2.71) before the training to 7.84 (SD = 2.48) after the training,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5.97, p &lt; 0.001, Cohen’s d = 0.97. This change reflects a reduction in negative beliefs about people living with mental health problems.</w:t>
        </w:r>
      </w:ins>
    </w:p>
    <w:p w14:paraId="28420A54" w14:textId="77777777" w:rsidR="00B00584" w:rsidRDefault="00B00584" w:rsidP="00B00584">
      <w:pPr>
        <w:spacing w:before="100" w:beforeAutospacing="1" w:after="100" w:afterAutospacing="1" w:line="360" w:lineRule="auto"/>
        <w:jc w:val="both"/>
        <w:rPr>
          <w:ins w:id="3065" w:author="usher" w:date="2026-08-13T10:04:00Z"/>
          <w:rFonts w:ascii="Times New Roman" w:eastAsia="Times New Roman" w:hAnsi="Times New Roman"/>
          <w:sz w:val="24"/>
          <w:szCs w:val="24"/>
          <w:lang w:eastAsia="en-GB"/>
        </w:rPr>
      </w:pPr>
      <w:ins w:id="3066" w:author="usher" w:date="2026-08-13T10:04:00Z">
        <w:r>
          <w:rPr>
            <w:rFonts w:ascii="Times New Roman" w:eastAsia="Times New Roman" w:hAnsi="Times New Roman"/>
            <w:sz w:val="24"/>
            <w:szCs w:val="24"/>
            <w:lang w:eastAsia="en-GB"/>
          </w:rPr>
          <w:t xml:space="preserve">Perceived confidence in identifying depressive symptoms rose from a mean of 4.97 (SD = 2.64) to 7.61 (SD = 2.71),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 xml:space="preserve">37) = 6.78, p &lt; 0.001, Cohen’s d = 1.10. Willingness to refer adolescents </w:t>
        </w:r>
        <w:r>
          <w:rPr>
            <w:rFonts w:ascii="Times New Roman" w:eastAsia="Times New Roman" w:hAnsi="Times New Roman"/>
            <w:sz w:val="24"/>
            <w:szCs w:val="24"/>
            <w:lang w:eastAsia="en-GB"/>
          </w:rPr>
          <w:lastRenderedPageBreak/>
          <w:t xml:space="preserve">for professional care also increased significantly from 3.34 (SD = 1.52) to 4.05 (SD = 1.41), </w:t>
        </w:r>
        <w:proofErr w:type="gramStart"/>
        <w:r>
          <w:rPr>
            <w:rFonts w:ascii="Times New Roman" w:eastAsia="Times New Roman" w:hAnsi="Times New Roman"/>
            <w:sz w:val="24"/>
            <w:szCs w:val="24"/>
            <w:lang w:eastAsia="en-GB"/>
          </w:rPr>
          <w:t>t(</w:t>
        </w:r>
        <w:proofErr w:type="gramEnd"/>
        <w:r>
          <w:rPr>
            <w:rFonts w:ascii="Times New Roman" w:eastAsia="Times New Roman" w:hAnsi="Times New Roman"/>
            <w:sz w:val="24"/>
            <w:szCs w:val="24"/>
            <w:lang w:eastAsia="en-GB"/>
          </w:rPr>
          <w:t>37) = 4.12, p &lt; 0.001, Cohen’s d = 0.67.</w:t>
        </w:r>
      </w:ins>
    </w:p>
    <w:p w14:paraId="0892F07E" w14:textId="1CAB34B7" w:rsidR="00B00584" w:rsidRDefault="00B00584" w:rsidP="00B00584">
      <w:pPr>
        <w:spacing w:before="100" w:beforeAutospacing="1" w:after="100" w:afterAutospacing="1" w:line="360" w:lineRule="auto"/>
        <w:jc w:val="both"/>
        <w:rPr>
          <w:ins w:id="3067" w:author="usher" w:date="2026-09-07T19:29:00Z"/>
          <w:rFonts w:ascii="Times New Roman" w:eastAsia="Times New Roman" w:hAnsi="Times New Roman"/>
          <w:sz w:val="24"/>
          <w:szCs w:val="24"/>
          <w:lang w:eastAsia="en-GB"/>
        </w:rPr>
      </w:pPr>
      <w:ins w:id="3068" w:author="usher" w:date="2026-08-13T10:04:00Z">
        <w:r>
          <w:rPr>
            <w:rFonts w:ascii="Times New Roman" w:eastAsia="Times New Roman" w:hAnsi="Times New Roman"/>
            <w:sz w:val="24"/>
            <w:szCs w:val="24"/>
            <w:lang w:eastAsia="en-GB"/>
          </w:rPr>
          <w:t>Participants expressed a generally positive evaluation of the training. The mean satisfaction rating was 6.92 (SD = 1.98) on a scale of 0 to 9. The most frequent suggestion for improvement was that more time should be allocated to the training.</w:t>
        </w:r>
      </w:ins>
    </w:p>
    <w:p w14:paraId="21AA3A1E" w14:textId="77777777" w:rsidR="0062104F" w:rsidRPr="00D12C23" w:rsidRDefault="0062104F" w:rsidP="0062104F">
      <w:pPr>
        <w:spacing w:before="100" w:beforeAutospacing="1" w:after="100" w:afterAutospacing="1" w:line="360" w:lineRule="auto"/>
        <w:ind w:left="1440" w:firstLine="720"/>
        <w:jc w:val="both"/>
        <w:rPr>
          <w:ins w:id="3069" w:author="usher" w:date="2026-09-07T19:29:00Z"/>
          <w:rFonts w:ascii="Times New Roman" w:eastAsia="Times New Roman" w:hAnsi="Times New Roman"/>
          <w:b/>
          <w:bCs/>
          <w:sz w:val="24"/>
          <w:szCs w:val="24"/>
          <w:lang w:eastAsia="en-GB"/>
        </w:rPr>
      </w:pPr>
      <w:ins w:id="3070" w:author="usher" w:date="2026-09-07T19:29:00Z">
        <w:r w:rsidRPr="00D12C23">
          <w:rPr>
            <w:rFonts w:ascii="Times New Roman" w:eastAsia="Times New Roman" w:hAnsi="Times New Roman"/>
            <w:b/>
            <w:bCs/>
            <w:sz w:val="24"/>
            <w:szCs w:val="24"/>
            <w:lang w:eastAsia="en-GB"/>
          </w:rPr>
          <w:t>QUALITATIVE ANALYSIS REPORT</w:t>
        </w:r>
      </w:ins>
    </w:p>
    <w:p w14:paraId="1A84529D" w14:textId="77777777" w:rsidR="0062104F" w:rsidRPr="00325C1B" w:rsidRDefault="0062104F" w:rsidP="0062104F">
      <w:pPr>
        <w:spacing w:before="100" w:beforeAutospacing="1" w:after="100" w:afterAutospacing="1" w:line="360" w:lineRule="auto"/>
        <w:jc w:val="both"/>
        <w:rPr>
          <w:ins w:id="3071" w:author="usher" w:date="2026-09-07T19:29:00Z"/>
          <w:rFonts w:ascii="Times New Roman" w:hAnsi="Times New Roman"/>
          <w:b/>
          <w:bCs/>
        </w:rPr>
      </w:pPr>
      <w:ins w:id="3072" w:author="usher" w:date="2026-09-07T19:29:00Z">
        <w:r w:rsidRPr="00325C1B">
          <w:rPr>
            <w:rFonts w:ascii="Times New Roman" w:eastAsia="Times New Roman" w:hAnsi="Times New Roman"/>
            <w:b/>
            <w:bCs/>
            <w:sz w:val="24"/>
            <w:szCs w:val="24"/>
            <w:lang w:eastAsia="en-GB"/>
          </w:rPr>
          <w:t>Question</w:t>
        </w:r>
        <w:r w:rsidRPr="00325C1B">
          <w:rPr>
            <w:rFonts w:ascii="Times New Roman" w:hAnsi="Times New Roman"/>
            <w:b/>
            <w:bCs/>
          </w:rPr>
          <w:t>: What sort of words of phrase might you use to describe someone who experiences mental health problems?</w:t>
        </w:r>
      </w:ins>
    </w:p>
    <w:tbl>
      <w:tblPr>
        <w:tblW w:w="9016" w:type="dxa"/>
        <w:tblCellMar>
          <w:left w:w="10" w:type="dxa"/>
          <w:right w:w="10" w:type="dxa"/>
        </w:tblCellMar>
        <w:tblLook w:val="04A0" w:firstRow="1" w:lastRow="0" w:firstColumn="1" w:lastColumn="0" w:noHBand="0" w:noVBand="1"/>
      </w:tblPr>
      <w:tblGrid>
        <w:gridCol w:w="3005"/>
        <w:gridCol w:w="3005"/>
        <w:gridCol w:w="3006"/>
      </w:tblGrid>
      <w:tr w:rsidR="0062104F" w14:paraId="2532992F" w14:textId="77777777" w:rsidTr="002B16B7">
        <w:trPr>
          <w:ins w:id="3073"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61620FF9" w14:textId="77777777" w:rsidR="0062104F" w:rsidRDefault="0062104F" w:rsidP="002B16B7">
            <w:pPr>
              <w:spacing w:after="0" w:line="240" w:lineRule="auto"/>
              <w:rPr>
                <w:ins w:id="3074" w:author="usher" w:date="2026-09-07T19:29:00Z"/>
                <w:rFonts w:ascii="Times New Roman" w:hAnsi="Times New Roman"/>
                <w:b/>
                <w:bCs/>
                <w:color w:val="000000"/>
                <w:sz w:val="24"/>
                <w:szCs w:val="24"/>
              </w:rPr>
            </w:pPr>
            <w:ins w:id="3075" w:author="usher" w:date="2026-09-07T19:29:00Z">
              <w:r>
                <w:rPr>
                  <w:rFonts w:ascii="Times New Roman" w:hAnsi="Times New Roman"/>
                  <w:b/>
                  <w:bCs/>
                  <w:color w:val="000000"/>
                  <w:sz w:val="24"/>
                  <w:szCs w:val="24"/>
                </w:rPr>
                <w:t>Theme</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0A0BB37A" w14:textId="77777777" w:rsidR="0062104F" w:rsidRDefault="0062104F" w:rsidP="002B16B7">
            <w:pPr>
              <w:spacing w:after="0" w:line="240" w:lineRule="auto"/>
              <w:rPr>
                <w:ins w:id="3076" w:author="usher" w:date="2026-09-07T19:29:00Z"/>
                <w:rFonts w:ascii="Times New Roman" w:hAnsi="Times New Roman"/>
                <w:b/>
                <w:bCs/>
                <w:color w:val="000000"/>
                <w:sz w:val="24"/>
                <w:szCs w:val="24"/>
              </w:rPr>
            </w:pPr>
            <w:ins w:id="3077" w:author="usher" w:date="2026-09-07T19:29:00Z">
              <w:r>
                <w:rPr>
                  <w:rFonts w:ascii="Times New Roman" w:hAnsi="Times New Roman"/>
                  <w:b/>
                  <w:bCs/>
                  <w:color w:val="000000"/>
                  <w:sz w:val="24"/>
                  <w:szCs w:val="24"/>
                </w:rPr>
                <w:t>Pre-Intervention</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7DF117FF" w14:textId="77777777" w:rsidR="0062104F" w:rsidRDefault="0062104F" w:rsidP="002B16B7">
            <w:pPr>
              <w:spacing w:after="0" w:line="240" w:lineRule="auto"/>
              <w:rPr>
                <w:ins w:id="3078" w:author="usher" w:date="2026-09-07T19:29:00Z"/>
                <w:rFonts w:ascii="Times New Roman" w:hAnsi="Times New Roman"/>
                <w:b/>
                <w:bCs/>
                <w:color w:val="000000"/>
                <w:sz w:val="24"/>
                <w:szCs w:val="24"/>
              </w:rPr>
            </w:pPr>
            <w:ins w:id="3079" w:author="usher" w:date="2026-09-07T19:29:00Z">
              <w:r>
                <w:rPr>
                  <w:rFonts w:ascii="Times New Roman" w:hAnsi="Times New Roman"/>
                  <w:b/>
                  <w:bCs/>
                  <w:color w:val="000000"/>
                  <w:sz w:val="24"/>
                  <w:szCs w:val="24"/>
                </w:rPr>
                <w:t>Post-Intervention</w:t>
              </w:r>
            </w:ins>
          </w:p>
        </w:tc>
      </w:tr>
      <w:tr w:rsidR="0062104F" w14:paraId="3289A297" w14:textId="77777777" w:rsidTr="002B16B7">
        <w:trPr>
          <w:ins w:id="3080"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212B6A2E" w14:textId="77777777" w:rsidR="0062104F" w:rsidRDefault="0062104F" w:rsidP="002B16B7">
            <w:pPr>
              <w:spacing w:after="0" w:line="240" w:lineRule="auto"/>
              <w:rPr>
                <w:ins w:id="3081" w:author="usher" w:date="2026-09-07T19:29:00Z"/>
                <w:rFonts w:ascii="Times New Roman" w:hAnsi="Times New Roman"/>
                <w:color w:val="000000"/>
                <w:sz w:val="24"/>
                <w:szCs w:val="24"/>
              </w:rPr>
            </w:pPr>
            <w:ins w:id="3082" w:author="usher" w:date="2026-09-07T19:29:00Z">
              <w:r>
                <w:rPr>
                  <w:rFonts w:ascii="Times New Roman" w:hAnsi="Times New Roman"/>
                  <w:color w:val="000000"/>
                  <w:sz w:val="24"/>
                  <w:szCs w:val="24"/>
                </w:rPr>
                <w:t>Mental Illness labels</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199532D7" w14:textId="77777777" w:rsidR="0062104F" w:rsidRDefault="0062104F" w:rsidP="002B16B7">
            <w:pPr>
              <w:spacing w:after="0" w:line="240" w:lineRule="auto"/>
              <w:rPr>
                <w:ins w:id="3083" w:author="usher" w:date="2026-09-07T19:29:00Z"/>
                <w:rFonts w:ascii="Times New Roman" w:hAnsi="Times New Roman"/>
                <w:color w:val="000000"/>
                <w:sz w:val="24"/>
                <w:szCs w:val="24"/>
              </w:rPr>
            </w:pPr>
            <w:ins w:id="3084" w:author="usher" w:date="2026-09-07T19:29:00Z">
              <w:r>
                <w:rPr>
                  <w:rFonts w:ascii="Times New Roman" w:hAnsi="Times New Roman"/>
                  <w:color w:val="000000"/>
                  <w:sz w:val="24"/>
                  <w:szCs w:val="24"/>
                </w:rPr>
                <w:t>Participants used general or non-clinical terminology to describe mental illness.</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0BCC2A91" w14:textId="77777777" w:rsidR="0062104F" w:rsidRDefault="0062104F" w:rsidP="002B16B7">
            <w:pPr>
              <w:spacing w:after="0" w:line="240" w:lineRule="auto"/>
              <w:rPr>
                <w:ins w:id="3085" w:author="usher" w:date="2026-09-07T19:29:00Z"/>
                <w:rFonts w:ascii="Times New Roman" w:hAnsi="Times New Roman"/>
                <w:color w:val="000000"/>
                <w:sz w:val="24"/>
                <w:szCs w:val="24"/>
              </w:rPr>
            </w:pPr>
            <w:ins w:id="3086" w:author="usher" w:date="2026-09-07T19:29:00Z">
              <w:r>
                <w:rPr>
                  <w:rFonts w:ascii="Times New Roman" w:hAnsi="Times New Roman"/>
                  <w:color w:val="000000"/>
                  <w:sz w:val="24"/>
                  <w:szCs w:val="24"/>
                </w:rPr>
                <w:t>Participants used more specific clinical terminology to describe mental illness.</w:t>
              </w:r>
            </w:ins>
          </w:p>
        </w:tc>
      </w:tr>
      <w:tr w:rsidR="0062104F" w14:paraId="594489C0" w14:textId="77777777" w:rsidTr="002B16B7">
        <w:trPr>
          <w:ins w:id="3087"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652F513F" w14:textId="77777777" w:rsidR="0062104F" w:rsidRDefault="0062104F" w:rsidP="002B16B7">
            <w:pPr>
              <w:spacing w:after="0" w:line="240" w:lineRule="auto"/>
              <w:rPr>
                <w:ins w:id="3088" w:author="usher" w:date="2026-09-07T19:29:00Z"/>
                <w:rFonts w:ascii="Times New Roman" w:hAnsi="Times New Roman"/>
                <w:color w:val="000000"/>
                <w:sz w:val="24"/>
                <w:szCs w:val="24"/>
              </w:rPr>
            </w:pPr>
            <w:proofErr w:type="spellStart"/>
            <w:ins w:id="3089" w:author="usher" w:date="2026-09-07T19:29:00Z">
              <w:r>
                <w:rPr>
                  <w:rFonts w:ascii="Times New Roman" w:hAnsi="Times New Roman"/>
                  <w:color w:val="000000"/>
                  <w:sz w:val="24"/>
                  <w:szCs w:val="24"/>
                </w:rPr>
                <w:t>Behavioural</w:t>
              </w:r>
              <w:proofErr w:type="spellEnd"/>
              <w:r>
                <w:rPr>
                  <w:rFonts w:ascii="Times New Roman" w:hAnsi="Times New Roman"/>
                  <w:color w:val="000000"/>
                  <w:sz w:val="24"/>
                  <w:szCs w:val="24"/>
                </w:rPr>
                <w:t xml:space="preserve"> descriptions</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634CC848" w14:textId="77777777" w:rsidR="0062104F" w:rsidRDefault="0062104F" w:rsidP="002B16B7">
            <w:pPr>
              <w:spacing w:after="0" w:line="240" w:lineRule="auto"/>
              <w:rPr>
                <w:ins w:id="3090" w:author="usher" w:date="2026-09-07T19:29:00Z"/>
                <w:rFonts w:ascii="Times New Roman" w:hAnsi="Times New Roman"/>
                <w:color w:val="000000"/>
                <w:sz w:val="24"/>
                <w:szCs w:val="24"/>
              </w:rPr>
            </w:pPr>
            <w:ins w:id="3091" w:author="usher" w:date="2026-09-07T19:29:00Z">
              <w:r>
                <w:rPr>
                  <w:rFonts w:ascii="Times New Roman" w:hAnsi="Times New Roman"/>
                  <w:color w:val="000000"/>
                  <w:sz w:val="24"/>
                  <w:szCs w:val="24"/>
                </w:rPr>
                <w:t xml:space="preserve">Limited recognition of </w:t>
              </w:r>
              <w:proofErr w:type="spellStart"/>
              <w:r>
                <w:rPr>
                  <w:rFonts w:ascii="Times New Roman" w:hAnsi="Times New Roman"/>
                  <w:color w:val="000000"/>
                  <w:sz w:val="24"/>
                  <w:szCs w:val="24"/>
                </w:rPr>
                <w:t>behavioural</w:t>
              </w:r>
              <w:proofErr w:type="spellEnd"/>
              <w:r>
                <w:rPr>
                  <w:rFonts w:ascii="Times New Roman" w:hAnsi="Times New Roman"/>
                  <w:color w:val="000000"/>
                  <w:sz w:val="24"/>
                  <w:szCs w:val="24"/>
                </w:rPr>
                <w:t xml:space="preserve"> signs of mental illness.</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13AC6FAA" w14:textId="77777777" w:rsidR="0062104F" w:rsidRDefault="0062104F" w:rsidP="002B16B7">
            <w:pPr>
              <w:spacing w:after="0" w:line="240" w:lineRule="auto"/>
              <w:rPr>
                <w:ins w:id="3092" w:author="usher" w:date="2026-09-07T19:29:00Z"/>
                <w:rFonts w:ascii="Times New Roman" w:hAnsi="Times New Roman"/>
                <w:color w:val="000000"/>
                <w:sz w:val="24"/>
                <w:szCs w:val="24"/>
              </w:rPr>
            </w:pPr>
            <w:ins w:id="3093" w:author="usher" w:date="2026-09-07T19:29:00Z">
              <w:r>
                <w:rPr>
                  <w:rFonts w:ascii="Times New Roman" w:hAnsi="Times New Roman"/>
                  <w:color w:val="000000"/>
                  <w:sz w:val="24"/>
                  <w:szCs w:val="24"/>
                </w:rPr>
                <w:t xml:space="preserve">Greater recognition of observable </w:t>
              </w:r>
              <w:proofErr w:type="spellStart"/>
              <w:r>
                <w:rPr>
                  <w:rFonts w:ascii="Times New Roman" w:hAnsi="Times New Roman"/>
                  <w:color w:val="000000"/>
                  <w:sz w:val="24"/>
                  <w:szCs w:val="24"/>
                </w:rPr>
                <w:t>behaviours</w:t>
              </w:r>
              <w:proofErr w:type="spellEnd"/>
              <w:r>
                <w:rPr>
                  <w:rFonts w:ascii="Times New Roman" w:hAnsi="Times New Roman"/>
                  <w:color w:val="000000"/>
                  <w:sz w:val="24"/>
                  <w:szCs w:val="24"/>
                </w:rPr>
                <w:t xml:space="preserve"> such as talking to oneself and social withdrawal.</w:t>
              </w:r>
            </w:ins>
          </w:p>
        </w:tc>
      </w:tr>
      <w:tr w:rsidR="0062104F" w14:paraId="2023FB8C" w14:textId="77777777" w:rsidTr="002B16B7">
        <w:trPr>
          <w:ins w:id="3094"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35655F0C" w14:textId="77777777" w:rsidR="0062104F" w:rsidRDefault="0062104F" w:rsidP="002B16B7">
            <w:pPr>
              <w:spacing w:after="0" w:line="240" w:lineRule="auto"/>
              <w:rPr>
                <w:ins w:id="3095" w:author="usher" w:date="2026-09-07T19:29:00Z"/>
                <w:rFonts w:ascii="Times New Roman" w:hAnsi="Times New Roman"/>
                <w:color w:val="000000"/>
                <w:sz w:val="24"/>
                <w:szCs w:val="24"/>
              </w:rPr>
            </w:pPr>
            <w:ins w:id="3096" w:author="usher" w:date="2026-09-07T19:29:00Z">
              <w:r>
                <w:rPr>
                  <w:rFonts w:ascii="Times New Roman" w:hAnsi="Times New Roman"/>
                  <w:color w:val="000000"/>
                  <w:sz w:val="24"/>
                  <w:szCs w:val="24"/>
                </w:rPr>
                <w:t xml:space="preserve">Emotional descriptions </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0CFC101A" w14:textId="77777777" w:rsidR="0062104F" w:rsidRDefault="0062104F" w:rsidP="002B16B7">
            <w:pPr>
              <w:spacing w:after="0" w:line="240" w:lineRule="auto"/>
              <w:rPr>
                <w:ins w:id="3097" w:author="usher" w:date="2026-09-07T19:29:00Z"/>
                <w:rFonts w:ascii="Times New Roman" w:hAnsi="Times New Roman"/>
                <w:color w:val="000000"/>
                <w:sz w:val="24"/>
                <w:szCs w:val="24"/>
              </w:rPr>
            </w:pPr>
            <w:ins w:id="3098" w:author="usher" w:date="2026-09-07T19:29:00Z">
              <w:r>
                <w:rPr>
                  <w:rFonts w:ascii="Times New Roman" w:hAnsi="Times New Roman"/>
                  <w:color w:val="000000"/>
                  <w:sz w:val="24"/>
                  <w:szCs w:val="24"/>
                </w:rPr>
                <w:t>Emotional distress was commonly mentioned when describing mental health problems.</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3D026686" w14:textId="77777777" w:rsidR="0062104F" w:rsidRDefault="0062104F" w:rsidP="002B16B7">
            <w:pPr>
              <w:spacing w:after="0" w:line="240" w:lineRule="auto"/>
              <w:rPr>
                <w:ins w:id="3099" w:author="usher" w:date="2026-09-07T19:29:00Z"/>
                <w:rFonts w:ascii="Times New Roman" w:hAnsi="Times New Roman"/>
                <w:color w:val="000000"/>
                <w:sz w:val="24"/>
                <w:szCs w:val="24"/>
              </w:rPr>
            </w:pPr>
            <w:ins w:id="3100" w:author="usher" w:date="2026-09-07T19:29:00Z">
              <w:r>
                <w:rPr>
                  <w:rFonts w:ascii="Times New Roman" w:hAnsi="Times New Roman"/>
                  <w:color w:val="000000"/>
                  <w:sz w:val="24"/>
                  <w:szCs w:val="24"/>
                </w:rPr>
                <w:t>Emotional distress remained a common description, with a broader recognition of its manifestations.</w:t>
              </w:r>
            </w:ins>
          </w:p>
        </w:tc>
      </w:tr>
      <w:tr w:rsidR="0062104F" w14:paraId="4D440A7B" w14:textId="77777777" w:rsidTr="002B16B7">
        <w:trPr>
          <w:ins w:id="3101"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1F75EDAC" w14:textId="77777777" w:rsidR="0062104F" w:rsidRDefault="0062104F" w:rsidP="002B16B7">
            <w:pPr>
              <w:spacing w:after="0" w:line="240" w:lineRule="auto"/>
              <w:rPr>
                <w:ins w:id="3102" w:author="usher" w:date="2026-09-07T19:29:00Z"/>
                <w:rFonts w:ascii="Times New Roman" w:hAnsi="Times New Roman"/>
                <w:color w:val="000000"/>
                <w:sz w:val="24"/>
                <w:szCs w:val="24"/>
              </w:rPr>
            </w:pPr>
            <w:proofErr w:type="spellStart"/>
            <w:ins w:id="3103" w:author="usher" w:date="2026-09-07T19:29:00Z">
              <w:r>
                <w:rPr>
                  <w:rFonts w:ascii="Times New Roman" w:hAnsi="Times New Roman"/>
                  <w:color w:val="000000"/>
                  <w:sz w:val="24"/>
                  <w:szCs w:val="24"/>
                </w:rPr>
                <w:t>Stigmatising</w:t>
              </w:r>
              <w:proofErr w:type="spellEnd"/>
              <w:r>
                <w:rPr>
                  <w:rFonts w:ascii="Times New Roman" w:hAnsi="Times New Roman"/>
                  <w:color w:val="000000"/>
                  <w:sz w:val="24"/>
                  <w:szCs w:val="24"/>
                </w:rPr>
                <w:t xml:space="preserve"> perceptions</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0A2BA1B9" w14:textId="77777777" w:rsidR="0062104F" w:rsidRDefault="0062104F" w:rsidP="002B16B7">
            <w:pPr>
              <w:spacing w:after="0" w:line="240" w:lineRule="auto"/>
              <w:rPr>
                <w:ins w:id="3104" w:author="usher" w:date="2026-09-07T19:29:00Z"/>
              </w:rPr>
            </w:pPr>
            <w:ins w:id="3105" w:author="usher" w:date="2026-09-07T19:29:00Z">
              <w:r>
                <w:rPr>
                  <w:rFonts w:ascii="Times New Roman" w:hAnsi="Times New Roman"/>
                  <w:color w:val="000000"/>
                  <w:sz w:val="24"/>
                  <w:szCs w:val="24"/>
                </w:rPr>
                <w:t xml:space="preserve">Participants occasionally used derogatory of </w:t>
              </w:r>
              <w:proofErr w:type="spellStart"/>
              <w:r>
                <w:rPr>
                  <w:rFonts w:ascii="Times New Roman" w:hAnsi="Times New Roman"/>
                  <w:color w:val="000000"/>
                  <w:sz w:val="24"/>
                  <w:szCs w:val="24"/>
                </w:rPr>
                <w:t>stigmatising</w:t>
              </w:r>
              <w:proofErr w:type="spellEnd"/>
              <w:r>
                <w:rPr>
                  <w:rFonts w:ascii="Times New Roman" w:hAnsi="Times New Roman"/>
                  <w:color w:val="000000"/>
                  <w:sz w:val="24"/>
                  <w:szCs w:val="24"/>
                </w:rPr>
                <w:t xml:space="preserve"> labels such as </w:t>
              </w:r>
              <w:proofErr w:type="spellStart"/>
              <w:r>
                <w:rPr>
                  <w:rFonts w:ascii="Times New Roman" w:hAnsi="Times New Roman"/>
                  <w:i/>
                  <w:iCs/>
                  <w:color w:val="000000"/>
                  <w:sz w:val="24"/>
                  <w:szCs w:val="24"/>
                </w:rPr>
                <w:t>Wèrè</w:t>
              </w:r>
              <w:proofErr w:type="spellEnd"/>
              <w:r>
                <w:rPr>
                  <w:rFonts w:ascii="Times New Roman" w:hAnsi="Times New Roman"/>
                  <w:i/>
                  <w:iCs/>
                  <w:color w:val="000000"/>
                  <w:sz w:val="24"/>
                  <w:szCs w:val="24"/>
                </w:rPr>
                <w:t xml:space="preserve"> </w:t>
              </w:r>
              <w:r>
                <w:rPr>
                  <w:rFonts w:ascii="Times New Roman" w:hAnsi="Times New Roman"/>
                  <w:color w:val="000000"/>
                  <w:sz w:val="24"/>
                  <w:szCs w:val="24"/>
                </w:rPr>
                <w:t>(a Yoruba term commonly used to refer to a person perceived as “mad” or mentally ill).</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46E7FF90" w14:textId="77777777" w:rsidR="0062104F" w:rsidRDefault="0062104F" w:rsidP="002B16B7">
            <w:pPr>
              <w:spacing w:after="0" w:line="240" w:lineRule="auto"/>
              <w:rPr>
                <w:ins w:id="3106" w:author="usher" w:date="2026-09-07T19:29:00Z"/>
                <w:rFonts w:ascii="Times New Roman" w:hAnsi="Times New Roman"/>
                <w:color w:val="000000"/>
                <w:sz w:val="24"/>
                <w:szCs w:val="24"/>
              </w:rPr>
            </w:pPr>
            <w:ins w:id="3107" w:author="usher" w:date="2026-09-07T19:29:00Z">
              <w:r>
                <w:rPr>
                  <w:rFonts w:ascii="Times New Roman" w:hAnsi="Times New Roman"/>
                  <w:color w:val="000000"/>
                  <w:sz w:val="24"/>
                  <w:szCs w:val="24"/>
                </w:rPr>
                <w:t>Overt use of derogatory terms reduced, although some negative perceptions remained.</w:t>
              </w:r>
            </w:ins>
          </w:p>
        </w:tc>
      </w:tr>
      <w:tr w:rsidR="0062104F" w14:paraId="2A4220C6" w14:textId="77777777" w:rsidTr="002B16B7">
        <w:trPr>
          <w:ins w:id="3108"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4653025A" w14:textId="77777777" w:rsidR="0062104F" w:rsidRDefault="0062104F" w:rsidP="002B16B7">
            <w:pPr>
              <w:spacing w:after="0" w:line="240" w:lineRule="auto"/>
              <w:rPr>
                <w:ins w:id="3109" w:author="usher" w:date="2026-09-07T19:29:00Z"/>
                <w:rFonts w:ascii="Times New Roman" w:hAnsi="Times New Roman"/>
                <w:color w:val="000000"/>
                <w:sz w:val="24"/>
                <w:szCs w:val="24"/>
              </w:rPr>
            </w:pPr>
            <w:ins w:id="3110" w:author="usher" w:date="2026-09-07T19:29:00Z">
              <w:r>
                <w:rPr>
                  <w:rFonts w:ascii="Times New Roman" w:hAnsi="Times New Roman"/>
                  <w:color w:val="000000"/>
                  <w:sz w:val="24"/>
                  <w:szCs w:val="24"/>
                </w:rPr>
                <w:t>Empathy and support</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798DFF39" w14:textId="77777777" w:rsidR="0062104F" w:rsidRDefault="0062104F" w:rsidP="002B16B7">
            <w:pPr>
              <w:spacing w:after="0" w:line="240" w:lineRule="auto"/>
              <w:rPr>
                <w:ins w:id="3111" w:author="usher" w:date="2026-09-07T19:29:00Z"/>
                <w:rFonts w:ascii="Times New Roman" w:hAnsi="Times New Roman"/>
                <w:color w:val="000000"/>
                <w:sz w:val="24"/>
                <w:szCs w:val="24"/>
              </w:rPr>
            </w:pPr>
            <w:ins w:id="3112" w:author="usher" w:date="2026-09-07T19:29:00Z">
              <w:r>
                <w:rPr>
                  <w:rFonts w:ascii="Times New Roman" w:hAnsi="Times New Roman"/>
                  <w:color w:val="000000"/>
                  <w:sz w:val="24"/>
                  <w:szCs w:val="24"/>
                </w:rPr>
                <w:t>Limited emphasis on supportive responses.</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7852751" w14:textId="77777777" w:rsidR="0062104F" w:rsidRDefault="0062104F" w:rsidP="002B16B7">
            <w:pPr>
              <w:spacing w:after="0" w:line="240" w:lineRule="auto"/>
              <w:rPr>
                <w:ins w:id="3113" w:author="usher" w:date="2026-09-07T19:29:00Z"/>
                <w:rFonts w:ascii="Times New Roman" w:hAnsi="Times New Roman"/>
                <w:color w:val="000000"/>
                <w:sz w:val="24"/>
                <w:szCs w:val="24"/>
              </w:rPr>
            </w:pPr>
            <w:ins w:id="3114" w:author="usher" w:date="2026-09-07T19:29:00Z">
              <w:r>
                <w:rPr>
                  <w:rFonts w:ascii="Times New Roman" w:hAnsi="Times New Roman"/>
                  <w:color w:val="000000"/>
                  <w:sz w:val="24"/>
                  <w:szCs w:val="24"/>
                </w:rPr>
                <w:t>Greater emphasis on showing love, friendship and providing support to affected individuals.</w:t>
              </w:r>
            </w:ins>
          </w:p>
        </w:tc>
      </w:tr>
      <w:tr w:rsidR="0062104F" w14:paraId="32366951" w14:textId="77777777" w:rsidTr="002B16B7">
        <w:trPr>
          <w:ins w:id="3115"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45F0174F" w14:textId="77777777" w:rsidR="0062104F" w:rsidRDefault="0062104F" w:rsidP="002B16B7">
            <w:pPr>
              <w:spacing w:after="0" w:line="240" w:lineRule="auto"/>
              <w:rPr>
                <w:ins w:id="3116" w:author="usher" w:date="2026-09-07T19:29:00Z"/>
                <w:rFonts w:ascii="Times New Roman" w:hAnsi="Times New Roman"/>
                <w:color w:val="000000"/>
                <w:sz w:val="24"/>
                <w:szCs w:val="24"/>
              </w:rPr>
            </w:pPr>
            <w:ins w:id="3117" w:author="usher" w:date="2026-09-07T19:29:00Z">
              <w:r>
                <w:rPr>
                  <w:rFonts w:ascii="Times New Roman" w:hAnsi="Times New Roman"/>
                  <w:color w:val="000000"/>
                  <w:sz w:val="24"/>
                  <w:szCs w:val="24"/>
                </w:rPr>
                <w:t>Perceived contributing experiences or factors.</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26BB0133" w14:textId="77777777" w:rsidR="0062104F" w:rsidRDefault="0062104F" w:rsidP="002B16B7">
            <w:pPr>
              <w:spacing w:after="0" w:line="240" w:lineRule="auto"/>
              <w:rPr>
                <w:ins w:id="3118" w:author="usher" w:date="2026-09-07T19:29:00Z"/>
                <w:rFonts w:ascii="Times New Roman" w:hAnsi="Times New Roman"/>
                <w:color w:val="000000"/>
                <w:sz w:val="24"/>
                <w:szCs w:val="24"/>
              </w:rPr>
            </w:pPr>
            <w:ins w:id="3119" w:author="usher" w:date="2026-09-07T19:29:00Z">
              <w:r>
                <w:rPr>
                  <w:rFonts w:ascii="Times New Roman" w:hAnsi="Times New Roman"/>
                  <w:color w:val="000000"/>
                  <w:sz w:val="24"/>
                  <w:szCs w:val="24"/>
                </w:rPr>
                <w:t>Few references to experiences contributing to mental health problems.</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6F29D0A6" w14:textId="77777777" w:rsidR="0062104F" w:rsidRDefault="0062104F" w:rsidP="002B16B7">
            <w:pPr>
              <w:spacing w:after="0" w:line="240" w:lineRule="auto"/>
              <w:rPr>
                <w:ins w:id="3120" w:author="usher" w:date="2026-09-07T19:29:00Z"/>
                <w:rFonts w:ascii="Times New Roman" w:hAnsi="Times New Roman"/>
                <w:color w:val="000000"/>
                <w:sz w:val="24"/>
                <w:szCs w:val="24"/>
              </w:rPr>
            </w:pPr>
            <w:ins w:id="3121" w:author="usher" w:date="2026-09-07T19:29:00Z">
              <w:r>
                <w:rPr>
                  <w:rFonts w:ascii="Times New Roman" w:hAnsi="Times New Roman"/>
                  <w:color w:val="000000"/>
                  <w:sz w:val="24"/>
                  <w:szCs w:val="24"/>
                </w:rPr>
                <w:t>Participants identified abuse and bullying as possible contributing experiences.</w:t>
              </w:r>
            </w:ins>
          </w:p>
        </w:tc>
      </w:tr>
      <w:tr w:rsidR="0062104F" w14:paraId="0E4BC35B" w14:textId="77777777" w:rsidTr="002B16B7">
        <w:trPr>
          <w:ins w:id="3122" w:author="usher" w:date="2026-09-07T19:29:00Z"/>
        </w:trPr>
        <w:tc>
          <w:tcPr>
            <w:tcW w:w="3005"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6C730963" w14:textId="77777777" w:rsidR="0062104F" w:rsidRDefault="0062104F" w:rsidP="002B16B7">
            <w:pPr>
              <w:spacing w:after="0" w:line="240" w:lineRule="auto"/>
              <w:rPr>
                <w:ins w:id="3123" w:author="usher" w:date="2026-09-07T19:29:00Z"/>
                <w:rFonts w:ascii="Times New Roman" w:hAnsi="Times New Roman"/>
                <w:color w:val="000000"/>
                <w:sz w:val="24"/>
                <w:szCs w:val="24"/>
              </w:rPr>
            </w:pPr>
            <w:ins w:id="3124" w:author="usher" w:date="2026-09-07T19:29:00Z">
              <w:r>
                <w:rPr>
                  <w:rFonts w:ascii="Times New Roman" w:hAnsi="Times New Roman"/>
                  <w:color w:val="000000"/>
                  <w:sz w:val="24"/>
                  <w:szCs w:val="24"/>
                </w:rPr>
                <w:t>Severe psychological distress.</w:t>
              </w:r>
            </w:ins>
          </w:p>
        </w:tc>
        <w:tc>
          <w:tcPr>
            <w:tcW w:w="3005" w:type="dxa"/>
            <w:tcBorders>
              <w:top w:val="single" w:sz="4" w:space="0" w:color="000000"/>
              <w:left w:val="nil"/>
              <w:bottom w:val="single" w:sz="4" w:space="0" w:color="000000"/>
              <w:right w:val="nil"/>
            </w:tcBorders>
            <w:tcMar>
              <w:top w:w="0" w:type="dxa"/>
              <w:left w:w="108" w:type="dxa"/>
              <w:bottom w:w="0" w:type="dxa"/>
              <w:right w:w="108" w:type="dxa"/>
            </w:tcMar>
            <w:hideMark/>
          </w:tcPr>
          <w:p w14:paraId="143C0750" w14:textId="77777777" w:rsidR="0062104F" w:rsidRDefault="0062104F" w:rsidP="002B16B7">
            <w:pPr>
              <w:spacing w:after="0" w:line="240" w:lineRule="auto"/>
              <w:rPr>
                <w:ins w:id="3125" w:author="usher" w:date="2026-09-07T19:29:00Z"/>
                <w:rFonts w:ascii="Times New Roman" w:hAnsi="Times New Roman"/>
                <w:color w:val="000000"/>
                <w:sz w:val="24"/>
                <w:szCs w:val="24"/>
              </w:rPr>
            </w:pPr>
            <w:ins w:id="3126" w:author="usher" w:date="2026-09-07T19:29:00Z">
              <w:r>
                <w:rPr>
                  <w:rFonts w:ascii="Times New Roman" w:hAnsi="Times New Roman"/>
                  <w:color w:val="000000"/>
                  <w:sz w:val="24"/>
                  <w:szCs w:val="24"/>
                </w:rPr>
                <w:t>Little or no recognition of severe warning signs.</w:t>
              </w:r>
            </w:ins>
          </w:p>
        </w:tc>
        <w:tc>
          <w:tcPr>
            <w:tcW w:w="300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DF154B6" w14:textId="77777777" w:rsidR="0062104F" w:rsidRDefault="0062104F" w:rsidP="002B16B7">
            <w:pPr>
              <w:spacing w:after="0" w:line="240" w:lineRule="auto"/>
              <w:rPr>
                <w:ins w:id="3127" w:author="usher" w:date="2026-09-07T19:29:00Z"/>
                <w:rFonts w:ascii="Times New Roman" w:hAnsi="Times New Roman"/>
                <w:color w:val="000000"/>
                <w:sz w:val="24"/>
                <w:szCs w:val="24"/>
              </w:rPr>
            </w:pPr>
            <w:ins w:id="3128" w:author="usher" w:date="2026-09-07T19:29:00Z">
              <w:r>
                <w:rPr>
                  <w:rFonts w:ascii="Times New Roman" w:hAnsi="Times New Roman"/>
                  <w:color w:val="000000"/>
                  <w:sz w:val="24"/>
                  <w:szCs w:val="24"/>
                </w:rPr>
                <w:t>One participant identified suicidal ideation (“I want to die”) as an indicator of severe distress.</w:t>
              </w:r>
            </w:ins>
          </w:p>
        </w:tc>
      </w:tr>
    </w:tbl>
    <w:p w14:paraId="0B92297E" w14:textId="77777777" w:rsidR="0062104F" w:rsidRDefault="0062104F" w:rsidP="0062104F">
      <w:pPr>
        <w:rPr>
          <w:ins w:id="3129" w:author="usher" w:date="2026-09-07T19:29:00Z"/>
          <w:rFonts w:ascii="Times New Roman" w:hAnsi="Times New Roman"/>
          <w:b/>
          <w:bCs/>
          <w:color w:val="000000"/>
          <w:sz w:val="24"/>
          <w:szCs w:val="24"/>
        </w:rPr>
      </w:pPr>
      <w:ins w:id="3130" w:author="usher" w:date="2026-09-07T19:29:00Z">
        <w:r>
          <w:rPr>
            <w:rFonts w:ascii="Times New Roman" w:hAnsi="Times New Roman"/>
            <w:b/>
            <w:bCs/>
            <w:color w:val="000000"/>
            <w:sz w:val="24"/>
            <w:szCs w:val="24"/>
          </w:rPr>
          <w:t xml:space="preserve">Table 4.8 Comparison of Pre- and Post-Intervention Qualitative Findings. </w:t>
        </w:r>
      </w:ins>
    </w:p>
    <w:p w14:paraId="014E796E" w14:textId="34BC43A6" w:rsidR="0062104F" w:rsidRDefault="0062104F" w:rsidP="0062104F">
      <w:pPr>
        <w:rPr>
          <w:ins w:id="3131" w:author="Daniel HENRY" w:date="2026-10-06T12:00:00Z"/>
          <w:rFonts w:ascii="Times New Roman" w:hAnsi="Times New Roman"/>
          <w:color w:val="000000"/>
          <w:sz w:val="24"/>
          <w:szCs w:val="24"/>
        </w:rPr>
      </w:pPr>
    </w:p>
    <w:p w14:paraId="357C1531" w14:textId="77777777" w:rsidR="00DA7012" w:rsidRDefault="00DA7012" w:rsidP="0062104F">
      <w:pPr>
        <w:rPr>
          <w:ins w:id="3132" w:author="usher" w:date="2026-09-07T19:29:00Z"/>
          <w:rFonts w:ascii="Times New Roman" w:hAnsi="Times New Roman"/>
          <w:color w:val="000000"/>
          <w:sz w:val="24"/>
          <w:szCs w:val="24"/>
        </w:rPr>
      </w:pPr>
    </w:p>
    <w:p w14:paraId="3A951C58" w14:textId="77777777" w:rsidR="0062104F" w:rsidRDefault="0062104F" w:rsidP="0062104F">
      <w:pPr>
        <w:spacing w:line="360" w:lineRule="auto"/>
        <w:rPr>
          <w:ins w:id="3133" w:author="usher" w:date="2026-09-07T19:29:00Z"/>
          <w:rFonts w:ascii="Times New Roman" w:hAnsi="Times New Roman"/>
          <w:b/>
          <w:bCs/>
          <w:color w:val="000000"/>
          <w:sz w:val="24"/>
          <w:szCs w:val="24"/>
        </w:rPr>
      </w:pPr>
      <w:ins w:id="3134" w:author="usher" w:date="2026-09-07T19:29:00Z">
        <w:r>
          <w:rPr>
            <w:rFonts w:ascii="Times New Roman" w:hAnsi="Times New Roman"/>
            <w:b/>
            <w:bCs/>
            <w:color w:val="000000"/>
            <w:sz w:val="24"/>
            <w:szCs w:val="24"/>
          </w:rPr>
          <w:lastRenderedPageBreak/>
          <w:t>Comparison of Pre- and Post-Intervention Qualitative Findings</w:t>
        </w:r>
      </w:ins>
    </w:p>
    <w:p w14:paraId="056D3C55" w14:textId="77777777" w:rsidR="0062104F" w:rsidRDefault="0062104F" w:rsidP="0062104F">
      <w:pPr>
        <w:spacing w:line="360" w:lineRule="auto"/>
        <w:jc w:val="both"/>
        <w:rPr>
          <w:ins w:id="3135" w:author="usher" w:date="2026-09-07T19:29:00Z"/>
        </w:rPr>
      </w:pPr>
      <w:ins w:id="3136" w:author="usher" w:date="2026-09-07T19:29:00Z">
        <w:r>
          <w:rPr>
            <w:rFonts w:ascii="Times New Roman" w:hAnsi="Times New Roman"/>
            <w:color w:val="000000"/>
            <w:sz w:val="24"/>
            <w:szCs w:val="24"/>
          </w:rPr>
          <w:t xml:space="preserve">The qualitative responses obtained before and after the mental health training </w:t>
        </w:r>
        <w:proofErr w:type="spellStart"/>
        <w:r>
          <w:rPr>
            <w:rFonts w:ascii="Times New Roman" w:hAnsi="Times New Roman"/>
            <w:color w:val="000000"/>
            <w:sz w:val="24"/>
            <w:szCs w:val="24"/>
          </w:rPr>
          <w:t>programme</w:t>
        </w:r>
        <w:proofErr w:type="spellEnd"/>
        <w:r>
          <w:rPr>
            <w:rFonts w:ascii="Times New Roman" w:hAnsi="Times New Roman"/>
            <w:color w:val="000000"/>
            <w:sz w:val="24"/>
            <w:szCs w:val="24"/>
          </w:rPr>
          <w:t xml:space="preserve"> demonstrated notable changes in participants’ perceptions and understanding of mental health problems. Following the intervention, respondents showed a greater tendency to use specific clinical terms when describing individuals experiencing mental health problems, indicating an improvement in mental health literacy.</w:t>
        </w:r>
      </w:ins>
    </w:p>
    <w:p w14:paraId="4AB03815" w14:textId="77777777" w:rsidR="0062104F" w:rsidRDefault="0062104F" w:rsidP="0062104F">
      <w:pPr>
        <w:spacing w:line="360" w:lineRule="auto"/>
        <w:jc w:val="both"/>
        <w:rPr>
          <w:ins w:id="3137" w:author="usher" w:date="2026-09-07T19:29:00Z"/>
        </w:rPr>
      </w:pPr>
      <w:ins w:id="3138" w:author="usher" w:date="2026-09-07T19:29:00Z">
        <w:r>
          <w:rPr>
            <w:rFonts w:ascii="Times New Roman" w:hAnsi="Times New Roman"/>
            <w:color w:val="000000"/>
            <w:sz w:val="24"/>
            <w:szCs w:val="24"/>
          </w:rPr>
          <w:t xml:space="preserve">Similarly, participants' descriptions of mental health problems became more </w:t>
        </w:r>
        <w:proofErr w:type="spellStart"/>
        <w:r>
          <w:rPr>
            <w:rFonts w:ascii="Times New Roman" w:hAnsi="Times New Roman"/>
            <w:color w:val="000000"/>
            <w:sz w:val="24"/>
            <w:szCs w:val="24"/>
          </w:rPr>
          <w:t>behaviourally</w:t>
        </w:r>
        <w:proofErr w:type="spellEnd"/>
        <w:r>
          <w:rPr>
            <w:rFonts w:ascii="Times New Roman" w:hAnsi="Times New Roman"/>
            <w:color w:val="000000"/>
            <w:sz w:val="24"/>
            <w:szCs w:val="24"/>
          </w:rPr>
          <w:t xml:space="preserve"> oriented after the training. Respondents increasingly identified observable symptoms such as talking to oneself and social withdrawal, reflecting an enhanced ability to </w:t>
        </w:r>
        <w:proofErr w:type="spellStart"/>
        <w:r>
          <w:rPr>
            <w:rFonts w:ascii="Times New Roman" w:hAnsi="Times New Roman"/>
            <w:color w:val="000000"/>
            <w:sz w:val="24"/>
            <w:szCs w:val="24"/>
          </w:rPr>
          <w:t>recognise</w:t>
        </w:r>
        <w:proofErr w:type="spellEnd"/>
        <w:r>
          <w:rPr>
            <w:rFonts w:ascii="Times New Roman" w:hAnsi="Times New Roman"/>
            <w:color w:val="000000"/>
            <w:sz w:val="24"/>
            <w:szCs w:val="24"/>
          </w:rPr>
          <w:t xml:space="preserve"> common </w:t>
        </w:r>
        <w:proofErr w:type="spellStart"/>
        <w:r>
          <w:rPr>
            <w:rFonts w:ascii="Times New Roman" w:hAnsi="Times New Roman"/>
            <w:color w:val="000000"/>
            <w:sz w:val="24"/>
            <w:szCs w:val="24"/>
          </w:rPr>
          <w:t>behavioural</w:t>
        </w:r>
        <w:proofErr w:type="spellEnd"/>
        <w:r>
          <w:rPr>
            <w:rFonts w:ascii="Times New Roman" w:hAnsi="Times New Roman"/>
            <w:color w:val="000000"/>
            <w:sz w:val="24"/>
            <w:szCs w:val="24"/>
          </w:rPr>
          <w:t xml:space="preserve"> manifestations of mental illness. Emotional distress remained one of the most frequently identified characteristics of individuals experiencing mental health problems both before and after the intervention. However, post-intervention responses demonstrated a broader understanding of the emotional experiences associated with mental illness. </w:t>
        </w:r>
        <w:r>
          <w:rPr>
            <w:rFonts w:ascii="Times New Roman" w:hAnsi="Times New Roman"/>
            <w:color w:val="000000"/>
            <w:sz w:val="24"/>
            <w:szCs w:val="24"/>
          </w:rPr>
          <w:br/>
          <w:t xml:space="preserve">The intervention also appeared to reduce overtly </w:t>
        </w:r>
        <w:proofErr w:type="spellStart"/>
        <w:r>
          <w:rPr>
            <w:rFonts w:ascii="Times New Roman" w:hAnsi="Times New Roman"/>
            <w:color w:val="000000"/>
            <w:sz w:val="24"/>
            <w:szCs w:val="24"/>
          </w:rPr>
          <w:t>stigmatising</w:t>
        </w:r>
        <w:proofErr w:type="spellEnd"/>
        <w:r>
          <w:rPr>
            <w:rFonts w:ascii="Times New Roman" w:hAnsi="Times New Roman"/>
            <w:color w:val="000000"/>
            <w:sz w:val="24"/>
            <w:szCs w:val="24"/>
          </w:rPr>
          <w:t xml:space="preserve"> terminology. Although some negative perceptions of mental illness persisted among a few participants, the use derogatory labels declined following the training. Before the intervention, some participants described individuals with mental illness using </w:t>
        </w:r>
        <w:proofErr w:type="spellStart"/>
        <w:r>
          <w:rPr>
            <w:rFonts w:ascii="Times New Roman" w:hAnsi="Times New Roman"/>
            <w:color w:val="000000"/>
            <w:sz w:val="24"/>
            <w:szCs w:val="24"/>
          </w:rPr>
          <w:t>stigmatising</w:t>
        </w:r>
        <w:proofErr w:type="spellEnd"/>
        <w:r>
          <w:rPr>
            <w:rFonts w:ascii="Times New Roman" w:hAnsi="Times New Roman"/>
            <w:color w:val="000000"/>
            <w:sz w:val="24"/>
            <w:szCs w:val="24"/>
          </w:rPr>
          <w:t xml:space="preserve"> terms. For example, one respondent used the Yoruba word </w:t>
        </w:r>
        <w:proofErr w:type="spellStart"/>
        <w:r>
          <w:rPr>
            <w:rFonts w:ascii="Times New Roman" w:hAnsi="Times New Roman"/>
            <w:i/>
            <w:iCs/>
            <w:color w:val="000000"/>
            <w:sz w:val="24"/>
            <w:szCs w:val="24"/>
          </w:rPr>
          <w:t>Wèrè</w:t>
        </w:r>
        <w:proofErr w:type="spellEnd"/>
        <w:r>
          <w:rPr>
            <w:rFonts w:ascii="Times New Roman" w:hAnsi="Times New Roman"/>
            <w:i/>
            <w:iCs/>
            <w:color w:val="000000"/>
            <w:sz w:val="24"/>
            <w:szCs w:val="24"/>
          </w:rPr>
          <w:t xml:space="preserve">, </w:t>
        </w:r>
        <w:r>
          <w:rPr>
            <w:rFonts w:ascii="Times New Roman" w:hAnsi="Times New Roman"/>
            <w:color w:val="000000"/>
            <w:sz w:val="24"/>
            <w:szCs w:val="24"/>
          </w:rPr>
          <w:t xml:space="preserve">a derogatory term commonly used to refer to a person perceived as “mad” or mentally ill. Following the intervention, the use of such </w:t>
        </w:r>
        <w:proofErr w:type="spellStart"/>
        <w:r>
          <w:rPr>
            <w:rFonts w:ascii="Times New Roman" w:hAnsi="Times New Roman"/>
            <w:color w:val="000000"/>
            <w:sz w:val="24"/>
            <w:szCs w:val="24"/>
          </w:rPr>
          <w:t>stigmatising</w:t>
        </w:r>
        <w:proofErr w:type="spellEnd"/>
        <w:r>
          <w:rPr>
            <w:rFonts w:ascii="Times New Roman" w:hAnsi="Times New Roman"/>
            <w:color w:val="000000"/>
            <w:sz w:val="24"/>
            <w:szCs w:val="24"/>
          </w:rPr>
          <w:t xml:space="preserve"> language declined. Suggesting a positive shift in attitudes towards individuals with mental health conditions. </w:t>
        </w:r>
      </w:ins>
    </w:p>
    <w:p w14:paraId="6564681A" w14:textId="77777777" w:rsidR="0062104F" w:rsidRDefault="0062104F" w:rsidP="0062104F">
      <w:pPr>
        <w:spacing w:line="360" w:lineRule="auto"/>
        <w:jc w:val="both"/>
        <w:rPr>
          <w:ins w:id="3139" w:author="usher" w:date="2026-09-07T19:29:00Z"/>
          <w:rFonts w:ascii="Times New Roman" w:hAnsi="Times New Roman"/>
          <w:color w:val="000000"/>
          <w:sz w:val="24"/>
          <w:szCs w:val="24"/>
        </w:rPr>
      </w:pPr>
      <w:ins w:id="3140" w:author="usher" w:date="2026-09-07T19:29:00Z">
        <w:r>
          <w:rPr>
            <w:rFonts w:ascii="Times New Roman" w:hAnsi="Times New Roman"/>
            <w:color w:val="000000"/>
            <w:sz w:val="24"/>
            <w:szCs w:val="24"/>
          </w:rPr>
          <w:t xml:space="preserve">Furthermore, respondents placed greater emphasis on empathy and supportive responses after the intervention. Participants increasingly highlighted the importance of showing love, friendship, acceptance, and practical support to individuals experiencing mental health problems.  </w:t>
        </w:r>
      </w:ins>
    </w:p>
    <w:p w14:paraId="57FA8B8E" w14:textId="77777777" w:rsidR="0062104F" w:rsidRDefault="0062104F" w:rsidP="0062104F">
      <w:pPr>
        <w:spacing w:line="360" w:lineRule="auto"/>
        <w:jc w:val="both"/>
        <w:rPr>
          <w:ins w:id="3141" w:author="usher" w:date="2026-09-07T19:29:00Z"/>
          <w:rFonts w:ascii="Times New Roman" w:hAnsi="Times New Roman"/>
          <w:color w:val="000000"/>
          <w:sz w:val="24"/>
          <w:szCs w:val="24"/>
        </w:rPr>
      </w:pPr>
      <w:ins w:id="3142" w:author="usher" w:date="2026-09-07T19:29:00Z">
        <w:r>
          <w:rPr>
            <w:rFonts w:ascii="Times New Roman" w:hAnsi="Times New Roman"/>
            <w:color w:val="000000"/>
            <w:sz w:val="24"/>
            <w:szCs w:val="24"/>
          </w:rPr>
          <w:t xml:space="preserve">Another notable finding was the emergence of references to adverse life experiences, including abuse and bullying, as potential contributing factors to mental health problems. This suggests that participants developed a more comprehensive understanding of the psychosocial determinants of mental illness following the training. Finally, one respondent specifically </w:t>
        </w:r>
        <w:proofErr w:type="spellStart"/>
        <w:r>
          <w:rPr>
            <w:rFonts w:ascii="Times New Roman" w:hAnsi="Times New Roman"/>
            <w:color w:val="000000"/>
            <w:sz w:val="24"/>
            <w:szCs w:val="24"/>
          </w:rPr>
          <w:t>recognised</w:t>
        </w:r>
        <w:proofErr w:type="spellEnd"/>
        <w:r>
          <w:rPr>
            <w:rFonts w:ascii="Times New Roman" w:hAnsi="Times New Roman"/>
            <w:color w:val="000000"/>
            <w:sz w:val="24"/>
            <w:szCs w:val="24"/>
          </w:rPr>
          <w:t xml:space="preserve"> suicidal ideation by identifying the statement, "I want to die," as an indicator of severe psychological distress. This finding suggests improved awareness of a critical warning sign requiring immediate attention and appropriate referral.</w:t>
        </w:r>
      </w:ins>
    </w:p>
    <w:p w14:paraId="2DC1572E" w14:textId="77777777" w:rsidR="0062104F" w:rsidRDefault="0062104F" w:rsidP="0062104F">
      <w:pPr>
        <w:spacing w:line="360" w:lineRule="auto"/>
        <w:jc w:val="both"/>
        <w:rPr>
          <w:ins w:id="3143" w:author="usher" w:date="2026-09-07T19:29:00Z"/>
          <w:rFonts w:ascii="Times New Roman" w:hAnsi="Times New Roman"/>
          <w:color w:val="000000"/>
          <w:sz w:val="24"/>
          <w:szCs w:val="24"/>
        </w:rPr>
      </w:pPr>
      <w:ins w:id="3144" w:author="usher" w:date="2026-09-07T19:29:00Z">
        <w:r>
          <w:rPr>
            <w:rFonts w:ascii="Times New Roman" w:hAnsi="Times New Roman"/>
            <w:color w:val="000000"/>
            <w:sz w:val="24"/>
            <w:szCs w:val="24"/>
          </w:rPr>
          <w:lastRenderedPageBreak/>
          <w:t xml:space="preserve">Overall, the qualitative findings indicate that the mental health training </w:t>
        </w:r>
        <w:proofErr w:type="spellStart"/>
        <w:r>
          <w:rPr>
            <w:rFonts w:ascii="Times New Roman" w:hAnsi="Times New Roman"/>
            <w:color w:val="000000"/>
            <w:sz w:val="24"/>
            <w:szCs w:val="24"/>
          </w:rPr>
          <w:t>programme</w:t>
        </w:r>
        <w:proofErr w:type="spellEnd"/>
        <w:r>
          <w:rPr>
            <w:rFonts w:ascii="Times New Roman" w:hAnsi="Times New Roman"/>
            <w:color w:val="000000"/>
            <w:sz w:val="24"/>
            <w:szCs w:val="24"/>
          </w:rPr>
          <w:t xml:space="preserve"> enhanced participants' knowledge of mental health, improved their recognition of </w:t>
        </w:r>
        <w:proofErr w:type="spellStart"/>
        <w:r>
          <w:rPr>
            <w:rFonts w:ascii="Times New Roman" w:hAnsi="Times New Roman"/>
            <w:color w:val="000000"/>
            <w:sz w:val="24"/>
            <w:szCs w:val="24"/>
          </w:rPr>
          <w:t>behavioural</w:t>
        </w:r>
        <w:proofErr w:type="spellEnd"/>
        <w:r>
          <w:rPr>
            <w:rFonts w:ascii="Times New Roman" w:hAnsi="Times New Roman"/>
            <w:color w:val="000000"/>
            <w:sz w:val="24"/>
            <w:szCs w:val="24"/>
          </w:rPr>
          <w:t xml:space="preserve"> and emotional symptoms, promoted more empathetic attitudes, and reduced derogatory terminology perceptions towards individuals experiencing mental health problems.</w:t>
        </w:r>
      </w:ins>
    </w:p>
    <w:p w14:paraId="0820B931" w14:textId="6707B540" w:rsidR="00B00584" w:rsidRPr="0062104F" w:rsidRDefault="00B00584">
      <w:pPr>
        <w:spacing w:line="360" w:lineRule="auto"/>
        <w:jc w:val="both"/>
        <w:rPr>
          <w:ins w:id="3145" w:author="usher" w:date="2026-08-13T10:04:00Z"/>
          <w:rFonts w:ascii="Times New Roman" w:hAnsi="Times New Roman"/>
          <w:color w:val="000000"/>
          <w:sz w:val="24"/>
          <w:szCs w:val="24"/>
          <w:rPrChange w:id="3146" w:author="usher" w:date="2026-09-07T19:29:00Z">
            <w:rPr>
              <w:ins w:id="3147" w:author="usher" w:date="2026-08-13T10:04:00Z"/>
              <w:rFonts w:ascii="Times New Roman" w:eastAsia="Times New Roman" w:hAnsi="Times New Roman"/>
              <w:sz w:val="24"/>
              <w:szCs w:val="24"/>
              <w:lang w:eastAsia="en-GB"/>
            </w:rPr>
          </w:rPrChange>
        </w:rPr>
        <w:pPrChange w:id="3148" w:author="usher" w:date="2026-09-07T19:29:00Z">
          <w:pPr>
            <w:spacing w:before="100" w:beforeAutospacing="1" w:after="100" w:afterAutospacing="1" w:line="360" w:lineRule="auto"/>
            <w:jc w:val="both"/>
          </w:pPr>
        </w:pPrChange>
      </w:pPr>
      <w:ins w:id="3149" w:author="usher" w:date="2026-08-13T10:04:00Z">
        <w:r>
          <w:rPr>
            <w:rFonts w:ascii="Times New Roman" w:eastAsia="Times New Roman" w:hAnsi="Times New Roman"/>
            <w:sz w:val="24"/>
            <w:szCs w:val="24"/>
            <w:lang w:eastAsia="en-GB"/>
          </w:rPr>
          <w:t xml:space="preserve">In summary, the training </w:t>
        </w:r>
        <w:proofErr w:type="spellStart"/>
        <w:r>
          <w:rPr>
            <w:rFonts w:ascii="Times New Roman" w:eastAsia="Times New Roman" w:hAnsi="Times New Roman"/>
            <w:sz w:val="24"/>
            <w:szCs w:val="24"/>
            <w:lang w:eastAsia="en-GB"/>
          </w:rPr>
          <w:t>programme</w:t>
        </w:r>
        <w:proofErr w:type="spellEnd"/>
        <w:r>
          <w:rPr>
            <w:rFonts w:ascii="Times New Roman" w:eastAsia="Times New Roman" w:hAnsi="Times New Roman"/>
            <w:sz w:val="24"/>
            <w:szCs w:val="24"/>
            <w:lang w:eastAsia="en-GB"/>
          </w:rPr>
          <w:t xml:space="preserve"> produced statistically significant improvements in Knowledge, Attitude, confidence in identification, willingness to refer, and reduction in stigma among the religious educators who completed the study.</w:t>
        </w:r>
      </w:ins>
    </w:p>
    <w:p w14:paraId="6A6D2EBE" w14:textId="77777777" w:rsidR="00B00584" w:rsidRDefault="00B00584" w:rsidP="00B00584">
      <w:pPr>
        <w:spacing w:before="100" w:beforeAutospacing="1" w:after="100" w:afterAutospacing="1" w:line="360" w:lineRule="auto"/>
        <w:jc w:val="both"/>
        <w:rPr>
          <w:ins w:id="3150" w:author="usher" w:date="2026-08-13T10:04:00Z"/>
          <w:rFonts w:ascii="Times New Roman" w:eastAsia="Times New Roman" w:hAnsi="Times New Roman"/>
          <w:sz w:val="24"/>
          <w:szCs w:val="24"/>
          <w:lang w:eastAsia="en-GB"/>
        </w:rPr>
      </w:pPr>
    </w:p>
    <w:p w14:paraId="79A713B9" w14:textId="77777777" w:rsidR="00B00584" w:rsidRDefault="00B00584" w:rsidP="00B00584">
      <w:pPr>
        <w:spacing w:before="100" w:beforeAutospacing="1" w:after="100" w:afterAutospacing="1" w:line="360" w:lineRule="auto"/>
        <w:jc w:val="both"/>
        <w:rPr>
          <w:ins w:id="3151" w:author="usher" w:date="2026-08-13T10:04:00Z"/>
          <w:rFonts w:ascii="Times New Roman" w:eastAsia="Times New Roman" w:hAnsi="Times New Roman"/>
          <w:sz w:val="24"/>
          <w:szCs w:val="24"/>
          <w:lang w:eastAsia="en-GB"/>
        </w:rPr>
      </w:pPr>
    </w:p>
    <w:p w14:paraId="19ACA535" w14:textId="77777777" w:rsidR="00B00584" w:rsidRDefault="00B00584" w:rsidP="00B00584">
      <w:pPr>
        <w:spacing w:before="100" w:beforeAutospacing="1" w:after="100" w:afterAutospacing="1" w:line="360" w:lineRule="auto"/>
        <w:jc w:val="both"/>
        <w:rPr>
          <w:ins w:id="3152" w:author="usher" w:date="2026-08-13T10:04:00Z"/>
          <w:rFonts w:ascii="Times New Roman" w:eastAsia="Times New Roman" w:hAnsi="Times New Roman"/>
          <w:sz w:val="24"/>
          <w:szCs w:val="24"/>
          <w:lang w:eastAsia="en-GB"/>
        </w:rPr>
      </w:pPr>
    </w:p>
    <w:p w14:paraId="0F4AA59E" w14:textId="77777777" w:rsidR="00B00584" w:rsidRDefault="00B00584" w:rsidP="00B00584">
      <w:pPr>
        <w:spacing w:before="100" w:beforeAutospacing="1" w:after="100" w:afterAutospacing="1" w:line="360" w:lineRule="auto"/>
        <w:jc w:val="both"/>
        <w:rPr>
          <w:ins w:id="3153" w:author="usher" w:date="2026-08-13T10:04:00Z"/>
          <w:rFonts w:ascii="Times New Roman" w:eastAsia="Times New Roman" w:hAnsi="Times New Roman"/>
          <w:sz w:val="24"/>
          <w:szCs w:val="24"/>
          <w:lang w:eastAsia="en-GB"/>
        </w:rPr>
      </w:pPr>
    </w:p>
    <w:p w14:paraId="3DC05D30" w14:textId="77777777" w:rsidR="00B00584" w:rsidRDefault="00B00584" w:rsidP="00B00584">
      <w:pPr>
        <w:spacing w:line="360" w:lineRule="auto"/>
        <w:jc w:val="both"/>
        <w:rPr>
          <w:ins w:id="3154" w:author="usher" w:date="2026-08-13T10:04:00Z"/>
          <w:rFonts w:ascii="Times New Roman" w:eastAsiaTheme="minorHAnsi" w:hAnsi="Times New Roman"/>
          <w:sz w:val="24"/>
          <w:szCs w:val="24"/>
        </w:rPr>
      </w:pPr>
    </w:p>
    <w:p w14:paraId="17C3DC85" w14:textId="77777777" w:rsidR="00B00584" w:rsidRDefault="00B00584" w:rsidP="00B00584">
      <w:pPr>
        <w:spacing w:line="360" w:lineRule="auto"/>
        <w:jc w:val="both"/>
        <w:rPr>
          <w:ins w:id="3155" w:author="usher" w:date="2026-08-13T10:04:00Z"/>
          <w:rFonts w:ascii="Times New Roman" w:hAnsi="Times New Roman"/>
          <w:sz w:val="24"/>
          <w:szCs w:val="24"/>
        </w:rPr>
      </w:pPr>
    </w:p>
    <w:p w14:paraId="4FEFAB3D" w14:textId="77777777" w:rsidR="00B00584" w:rsidRDefault="00B00584" w:rsidP="00B00584">
      <w:pPr>
        <w:spacing w:line="360" w:lineRule="auto"/>
        <w:jc w:val="both"/>
        <w:rPr>
          <w:ins w:id="3156" w:author="usher" w:date="2026-08-13T10:04:00Z"/>
          <w:rFonts w:ascii="Times New Roman" w:hAnsi="Times New Roman"/>
          <w:sz w:val="24"/>
          <w:szCs w:val="24"/>
        </w:rPr>
      </w:pPr>
    </w:p>
    <w:p w14:paraId="38892398" w14:textId="77777777" w:rsidR="00B00584" w:rsidRDefault="00B00584" w:rsidP="00B00584">
      <w:pPr>
        <w:spacing w:line="360" w:lineRule="auto"/>
        <w:jc w:val="both"/>
        <w:rPr>
          <w:ins w:id="3157" w:author="usher" w:date="2026-08-13T10:04:00Z"/>
          <w:rFonts w:ascii="Times New Roman" w:hAnsi="Times New Roman"/>
          <w:sz w:val="24"/>
          <w:szCs w:val="24"/>
        </w:rPr>
      </w:pPr>
    </w:p>
    <w:p w14:paraId="00274F4C" w14:textId="77777777" w:rsidR="00B00584" w:rsidRDefault="00B00584" w:rsidP="00B00584">
      <w:pPr>
        <w:spacing w:line="360" w:lineRule="auto"/>
        <w:jc w:val="both"/>
        <w:rPr>
          <w:ins w:id="3158" w:author="usher" w:date="2026-08-13T10:04:00Z"/>
          <w:rFonts w:ascii="Times New Roman" w:hAnsi="Times New Roman"/>
          <w:sz w:val="24"/>
          <w:szCs w:val="24"/>
        </w:rPr>
      </w:pPr>
    </w:p>
    <w:p w14:paraId="7F19B840" w14:textId="77777777" w:rsidR="00B00584" w:rsidRDefault="00B00584" w:rsidP="00B00584">
      <w:pPr>
        <w:spacing w:line="360" w:lineRule="auto"/>
        <w:jc w:val="both"/>
        <w:rPr>
          <w:ins w:id="3159" w:author="usher" w:date="2026-08-13T10:04:00Z"/>
          <w:rFonts w:ascii="Times New Roman" w:hAnsi="Times New Roman"/>
          <w:sz w:val="24"/>
          <w:szCs w:val="24"/>
        </w:rPr>
      </w:pPr>
    </w:p>
    <w:p w14:paraId="18BE5E73" w14:textId="77777777" w:rsidR="00B00584" w:rsidRDefault="00B00584" w:rsidP="00B00584">
      <w:pPr>
        <w:spacing w:line="360" w:lineRule="auto"/>
        <w:jc w:val="both"/>
        <w:rPr>
          <w:ins w:id="3160" w:author="usher" w:date="2026-08-13T10:04:00Z"/>
          <w:rFonts w:ascii="Times New Roman" w:hAnsi="Times New Roman"/>
          <w:sz w:val="24"/>
          <w:szCs w:val="24"/>
        </w:rPr>
      </w:pPr>
    </w:p>
    <w:p w14:paraId="5A3A128E" w14:textId="77777777" w:rsidR="00B00584" w:rsidRDefault="00B00584" w:rsidP="00B00584">
      <w:pPr>
        <w:spacing w:line="360" w:lineRule="auto"/>
        <w:jc w:val="both"/>
        <w:rPr>
          <w:ins w:id="3161" w:author="usher" w:date="2026-08-13T10:04:00Z"/>
          <w:rFonts w:ascii="Times New Roman" w:hAnsi="Times New Roman"/>
          <w:sz w:val="24"/>
          <w:szCs w:val="24"/>
        </w:rPr>
      </w:pPr>
    </w:p>
    <w:p w14:paraId="00E6B4F2" w14:textId="77777777" w:rsidR="00B00584" w:rsidRDefault="00B00584" w:rsidP="00B00584">
      <w:pPr>
        <w:spacing w:line="360" w:lineRule="auto"/>
        <w:jc w:val="both"/>
        <w:rPr>
          <w:ins w:id="3162" w:author="usher" w:date="2026-08-13T10:04:00Z"/>
          <w:rFonts w:ascii="Times New Roman" w:hAnsi="Times New Roman"/>
          <w:sz w:val="24"/>
          <w:szCs w:val="24"/>
        </w:rPr>
      </w:pPr>
    </w:p>
    <w:p w14:paraId="2DB855D9" w14:textId="77777777" w:rsidR="00B00584" w:rsidRDefault="00B00584" w:rsidP="00B00584">
      <w:pPr>
        <w:spacing w:line="360" w:lineRule="auto"/>
        <w:jc w:val="both"/>
        <w:rPr>
          <w:ins w:id="3163" w:author="usher" w:date="2026-08-13T10:04:00Z"/>
          <w:rFonts w:ascii="Times New Roman" w:hAnsi="Times New Roman"/>
          <w:sz w:val="24"/>
          <w:szCs w:val="24"/>
        </w:rPr>
      </w:pPr>
    </w:p>
    <w:p w14:paraId="13C22693" w14:textId="77777777" w:rsidR="00B00584" w:rsidRDefault="00B00584" w:rsidP="00B00584">
      <w:pPr>
        <w:spacing w:line="360" w:lineRule="auto"/>
        <w:jc w:val="both"/>
        <w:rPr>
          <w:ins w:id="3164" w:author="usher" w:date="2026-08-13T10:04:00Z"/>
          <w:rFonts w:ascii="Times New Roman" w:hAnsi="Times New Roman"/>
          <w:sz w:val="24"/>
          <w:szCs w:val="24"/>
        </w:rPr>
      </w:pPr>
    </w:p>
    <w:p w14:paraId="1A4E91FC" w14:textId="77777777" w:rsidR="00B00584" w:rsidRDefault="00B00584" w:rsidP="00B00584">
      <w:pPr>
        <w:spacing w:line="360" w:lineRule="auto"/>
        <w:jc w:val="both"/>
        <w:rPr>
          <w:ins w:id="3165" w:author="usher" w:date="2026-08-13T10:04:00Z"/>
          <w:rFonts w:ascii="Times New Roman" w:hAnsi="Times New Roman"/>
          <w:sz w:val="24"/>
          <w:szCs w:val="24"/>
        </w:rPr>
      </w:pPr>
    </w:p>
    <w:p w14:paraId="60D6FC22" w14:textId="63F67C3A" w:rsidR="009A4657" w:rsidRPr="000F026B" w:rsidDel="00B00584" w:rsidRDefault="001A30E1">
      <w:pPr>
        <w:pStyle w:val="Heading3"/>
        <w:keepNext w:val="0"/>
        <w:keepLines w:val="0"/>
        <w:spacing w:before="280" w:line="360" w:lineRule="auto"/>
        <w:jc w:val="center"/>
        <w:rPr>
          <w:del w:id="3166" w:author="usher" w:date="2026-08-13T10:04:00Z"/>
          <w:rFonts w:ascii="Times New Roman" w:hAnsi="Times New Roman"/>
          <w:b/>
          <w:color w:val="000000"/>
        </w:rPr>
      </w:pPr>
      <w:del w:id="3167" w:author="usher" w:date="2026-08-13T10:04:00Z">
        <w:r w:rsidRPr="000F026B" w:rsidDel="00B00584">
          <w:rPr>
            <w:rFonts w:ascii="Times New Roman" w:hAnsi="Times New Roman"/>
            <w:b/>
            <w:color w:val="000000"/>
          </w:rPr>
          <w:delText>CHAPTER FOUR</w:delText>
        </w:r>
      </w:del>
    </w:p>
    <w:p w14:paraId="32938DED" w14:textId="21977788" w:rsidR="009A4657" w:rsidRPr="000F026B" w:rsidDel="00B00584" w:rsidRDefault="001A30E1">
      <w:pPr>
        <w:pStyle w:val="Heading2"/>
        <w:keepNext w:val="0"/>
        <w:keepLines w:val="0"/>
        <w:spacing w:after="80" w:line="360" w:lineRule="auto"/>
        <w:jc w:val="center"/>
        <w:rPr>
          <w:del w:id="3168" w:author="usher" w:date="2026-08-13T10:04:00Z"/>
          <w:rFonts w:ascii="Times New Roman" w:hAnsi="Times New Roman"/>
          <w:b/>
          <w:color w:val="000000"/>
          <w:sz w:val="24"/>
          <w:szCs w:val="24"/>
        </w:rPr>
      </w:pPr>
      <w:bookmarkStart w:id="3169" w:name="_n0f6edcipmff"/>
      <w:bookmarkEnd w:id="3169"/>
      <w:del w:id="3170" w:author="usher" w:date="2026-08-13T10:04:00Z">
        <w:r w:rsidRPr="000F026B" w:rsidDel="00B00584">
          <w:rPr>
            <w:rFonts w:ascii="Times New Roman" w:hAnsi="Times New Roman"/>
            <w:b/>
            <w:color w:val="000000"/>
            <w:sz w:val="24"/>
            <w:szCs w:val="24"/>
          </w:rPr>
          <w:delText>DATA ANALYSIS AND RESULTS</w:delText>
        </w:r>
      </w:del>
    </w:p>
    <w:p w14:paraId="61B89450" w14:textId="5B7993B2" w:rsidR="009A4657" w:rsidRPr="000F026B" w:rsidDel="00B00584" w:rsidRDefault="001A30E1">
      <w:pPr>
        <w:spacing w:line="360" w:lineRule="auto"/>
        <w:jc w:val="both"/>
        <w:rPr>
          <w:del w:id="3171" w:author="usher" w:date="2026-08-13T10:04:00Z"/>
          <w:rFonts w:ascii="Times New Roman" w:eastAsia="Times New Roman" w:hAnsi="Times New Roman"/>
          <w:b/>
          <w:sz w:val="24"/>
          <w:szCs w:val="24"/>
        </w:rPr>
      </w:pPr>
      <w:bookmarkStart w:id="3172" w:name="_dswprfc12ri4"/>
      <w:bookmarkEnd w:id="3172"/>
      <w:del w:id="3173" w:author="usher" w:date="2026-08-13T10:04:00Z">
        <w:r w:rsidRPr="000F026B" w:rsidDel="00B00584">
          <w:rPr>
            <w:rFonts w:ascii="Times New Roman" w:eastAsia="Times New Roman" w:hAnsi="Times New Roman"/>
            <w:b/>
            <w:sz w:val="24"/>
            <w:szCs w:val="24"/>
          </w:rPr>
          <w:delText>4.1 Introduction</w:delText>
        </w:r>
      </w:del>
    </w:p>
    <w:p w14:paraId="011EAB64" w14:textId="37814173" w:rsidR="009A4657" w:rsidRPr="000F026B" w:rsidDel="00B00584" w:rsidRDefault="001A30E1">
      <w:pPr>
        <w:spacing w:line="360" w:lineRule="auto"/>
        <w:jc w:val="both"/>
        <w:rPr>
          <w:del w:id="3174" w:author="usher" w:date="2026-08-13T10:04:00Z"/>
          <w:rFonts w:ascii="Times New Roman" w:eastAsia="Times New Roman" w:hAnsi="Times New Roman"/>
          <w:sz w:val="24"/>
          <w:szCs w:val="24"/>
        </w:rPr>
      </w:pPr>
      <w:del w:id="3175" w:author="usher" w:date="2026-08-13T10:04:00Z">
        <w:r w:rsidRPr="000F026B" w:rsidDel="00B00584">
          <w:rPr>
            <w:rFonts w:ascii="Times New Roman" w:eastAsia="Times New Roman" w:hAnsi="Times New Roman"/>
            <w:sz w:val="24"/>
            <w:szCs w:val="24"/>
          </w:rPr>
          <w:delText xml:space="preserve">This chapter outlines the findings of a mental health training programme designed to enhance the capacity of religious educators in Oyo State, Nigeria, to recognize depression and provide psychosocial support for adolescents. The results are derived from data collected from </w:delText>
        </w:r>
        <w:commentRangeStart w:id="3176"/>
        <w:r w:rsidRPr="000F026B" w:rsidDel="00B00584">
          <w:rPr>
            <w:rFonts w:ascii="Times New Roman" w:eastAsia="Times New Roman" w:hAnsi="Times New Roman"/>
            <w:sz w:val="24"/>
            <w:szCs w:val="24"/>
          </w:rPr>
          <w:delText>3</w:delText>
        </w:r>
      </w:del>
      <w:del w:id="3177" w:author="usher" w:date="2026-02-14T04:06:00Z">
        <w:r w:rsidRPr="000F026B" w:rsidDel="00A608D0">
          <w:rPr>
            <w:rFonts w:ascii="Times New Roman" w:eastAsia="Times New Roman" w:hAnsi="Times New Roman"/>
            <w:sz w:val="24"/>
            <w:szCs w:val="24"/>
          </w:rPr>
          <w:delText>9</w:delText>
        </w:r>
      </w:del>
      <w:del w:id="3178" w:author="usher" w:date="2026-08-13T10:04:00Z">
        <w:r w:rsidRPr="000F026B" w:rsidDel="00B00584">
          <w:rPr>
            <w:rFonts w:ascii="Times New Roman" w:eastAsia="Times New Roman" w:hAnsi="Times New Roman"/>
            <w:sz w:val="24"/>
            <w:szCs w:val="24"/>
          </w:rPr>
          <w:delText xml:space="preserve"> </w:delText>
        </w:r>
        <w:commentRangeEnd w:id="3176"/>
        <w:r w:rsidR="00B144FA" w:rsidRPr="000F026B" w:rsidDel="00B00584">
          <w:rPr>
            <w:rStyle w:val="CommentReference"/>
            <w:rFonts w:ascii="Times New Roman" w:eastAsia="Times New Roman" w:hAnsi="Times New Roman"/>
            <w:sz w:val="24"/>
            <w:szCs w:val="24"/>
          </w:rPr>
          <w:commentReference w:id="3176"/>
        </w:r>
        <w:r w:rsidRPr="000F026B" w:rsidDel="00B00584">
          <w:rPr>
            <w:rFonts w:ascii="Times New Roman" w:eastAsia="Times New Roman" w:hAnsi="Times New Roman"/>
            <w:sz w:val="24"/>
            <w:szCs w:val="24"/>
          </w:rPr>
          <w:delText xml:space="preserve">respondents, as detailed in the raw score table within the appendix, and are presented to address the study’s revised research objectives, questions, and hypotheses. </w:delText>
        </w:r>
      </w:del>
    </w:p>
    <w:p w14:paraId="10A1C524" w14:textId="2A016E1B" w:rsidR="009A4657" w:rsidRPr="000F026B" w:rsidDel="00B00584" w:rsidRDefault="001A30E1">
      <w:pPr>
        <w:spacing w:line="360" w:lineRule="auto"/>
        <w:jc w:val="both"/>
        <w:rPr>
          <w:del w:id="3179" w:author="usher" w:date="2026-08-13T10:04:00Z"/>
          <w:rFonts w:ascii="Times New Roman" w:eastAsia="Times New Roman" w:hAnsi="Times New Roman"/>
          <w:sz w:val="24"/>
          <w:szCs w:val="24"/>
        </w:rPr>
      </w:pPr>
      <w:del w:id="3180" w:author="usher" w:date="2026-08-13T10:04:00Z">
        <w:r w:rsidRPr="000F026B" w:rsidDel="00B00584">
          <w:rPr>
            <w:rFonts w:ascii="Times New Roman" w:eastAsia="Times New Roman" w:hAnsi="Times New Roman"/>
            <w:sz w:val="24"/>
            <w:szCs w:val="24"/>
          </w:rPr>
          <w:delText>The analysis focuses exclusively on the 3</w:delText>
        </w:r>
      </w:del>
      <w:del w:id="3181" w:author="usher" w:date="2026-02-14T04:06:00Z">
        <w:r w:rsidRPr="000F026B" w:rsidDel="00A608D0">
          <w:rPr>
            <w:rFonts w:ascii="Times New Roman" w:eastAsia="Times New Roman" w:hAnsi="Times New Roman"/>
            <w:sz w:val="24"/>
            <w:szCs w:val="24"/>
          </w:rPr>
          <w:delText>9</w:delText>
        </w:r>
      </w:del>
      <w:del w:id="3182" w:author="usher" w:date="2026-08-13T10:04:00Z">
        <w:r w:rsidRPr="000F026B" w:rsidDel="00B00584">
          <w:rPr>
            <w:rFonts w:ascii="Times New Roman" w:eastAsia="Times New Roman" w:hAnsi="Times New Roman"/>
            <w:sz w:val="24"/>
            <w:szCs w:val="24"/>
          </w:rPr>
          <w:delText xml:space="preserve"> participants, reflecting an adjustment from the initially planned sample of 50 due to logistical constraints. </w:delText>
        </w:r>
      </w:del>
    </w:p>
    <w:p w14:paraId="2914B732" w14:textId="0938538C" w:rsidR="009A4657" w:rsidRPr="000F026B" w:rsidDel="00B00584" w:rsidRDefault="001A30E1">
      <w:pPr>
        <w:spacing w:line="360" w:lineRule="auto"/>
        <w:jc w:val="both"/>
        <w:rPr>
          <w:del w:id="3183" w:author="usher" w:date="2026-08-13T10:04:00Z"/>
          <w:rFonts w:ascii="Times New Roman" w:hAnsi="Times New Roman"/>
          <w:b/>
          <w:sz w:val="24"/>
          <w:szCs w:val="24"/>
        </w:rPr>
      </w:pPr>
      <w:del w:id="3184" w:author="usher" w:date="2026-08-13T10:04:00Z">
        <w:r w:rsidRPr="000F026B" w:rsidDel="00B00584">
          <w:rPr>
            <w:rFonts w:ascii="Times New Roman" w:hAnsi="Times New Roman"/>
            <w:b/>
            <w:sz w:val="24"/>
            <w:szCs w:val="24"/>
          </w:rPr>
          <w:delText>Sample Description</w:delText>
        </w:r>
      </w:del>
    </w:p>
    <w:p w14:paraId="1AC4B239" w14:textId="24DD914B" w:rsidR="009A4657" w:rsidRPr="000F026B" w:rsidDel="00B00584" w:rsidRDefault="001A30E1">
      <w:pPr>
        <w:spacing w:line="360" w:lineRule="auto"/>
        <w:jc w:val="both"/>
        <w:rPr>
          <w:del w:id="3185" w:author="usher" w:date="2026-08-13T10:04:00Z"/>
          <w:rFonts w:ascii="Times New Roman" w:hAnsi="Times New Roman"/>
          <w:sz w:val="24"/>
          <w:szCs w:val="24"/>
        </w:rPr>
      </w:pPr>
      <w:del w:id="3186" w:author="usher" w:date="2026-08-13T10:04:00Z">
        <w:r w:rsidRPr="000F026B" w:rsidDel="00B00584">
          <w:rPr>
            <w:rFonts w:ascii="Times New Roman" w:hAnsi="Times New Roman"/>
            <w:sz w:val="24"/>
            <w:szCs w:val="24"/>
          </w:rPr>
          <w:delText>Data was collected from participants (religious educators) using self-administered questionnaires. A total of forty four (44) participants gave consents and filled the pre-test. A total of</w:delText>
        </w:r>
      </w:del>
      <w:del w:id="3187" w:author="usher" w:date="2026-02-14T04:08:00Z">
        <w:r w:rsidRPr="000F026B" w:rsidDel="00E26F42">
          <w:rPr>
            <w:rFonts w:ascii="Times New Roman" w:hAnsi="Times New Roman"/>
            <w:sz w:val="24"/>
            <w:szCs w:val="24"/>
          </w:rPr>
          <w:delText xml:space="preserve"> five</w:delText>
        </w:r>
      </w:del>
      <w:del w:id="3188" w:author="usher" w:date="2026-08-13T10:04:00Z">
        <w:r w:rsidRPr="000F026B" w:rsidDel="00B00584">
          <w:rPr>
            <w:rFonts w:ascii="Times New Roman" w:hAnsi="Times New Roman"/>
            <w:sz w:val="24"/>
            <w:szCs w:val="24"/>
          </w:rPr>
          <w:delText xml:space="preserve"> religious educators were excluded for; missing items on the questionnaire, withdrawing consent to participate in the study and inability to complete the training</w:delText>
        </w:r>
      </w:del>
      <w:ins w:id="3189" w:author="BELLA- AWUSAH, TOLULOPE (PGR)" w:date="2026-01-29T15:36:00Z">
        <w:del w:id="3190" w:author="usher" w:date="2026-08-13T10:04:00Z">
          <w:r w:rsidR="00B144FA" w:rsidRPr="000F026B" w:rsidDel="00B00584">
            <w:rPr>
              <w:rFonts w:ascii="Times New Roman" w:hAnsi="Times New Roman"/>
              <w:sz w:val="24"/>
              <w:szCs w:val="24"/>
            </w:rPr>
            <w:delText xml:space="preserve"> </w:delText>
          </w:r>
          <w:r w:rsidR="00B144FA" w:rsidRPr="000F026B" w:rsidDel="00B00584">
            <w:rPr>
              <w:rFonts w:ascii="Times New Roman" w:hAnsi="Times New Roman"/>
              <w:b/>
              <w:bCs/>
              <w:sz w:val="24"/>
              <w:szCs w:val="24"/>
              <w:rPrChange w:id="3191" w:author="usher" w:date="2026-06-05T05:43:00Z">
                <w:rPr>
                  <w:rFonts w:ascii="Times New Roman" w:hAnsi="Times New Roman"/>
                  <w:sz w:val="24"/>
                  <w:szCs w:val="24"/>
                </w:rPr>
              </w:rPrChange>
            </w:rPr>
            <w:delText>pls break this down  you need a diagram to represent this</w:delText>
          </w:r>
        </w:del>
      </w:ins>
      <w:del w:id="3192" w:author="usher" w:date="2026-08-13T10:04:00Z">
        <w:r w:rsidRPr="000F026B" w:rsidDel="00B00584">
          <w:rPr>
            <w:rFonts w:ascii="Times New Roman" w:hAnsi="Times New Roman"/>
            <w:b/>
            <w:bCs/>
            <w:sz w:val="24"/>
            <w:szCs w:val="24"/>
            <w:rPrChange w:id="3193" w:author="usher" w:date="2026-06-05T05:43:00Z">
              <w:rPr>
                <w:rFonts w:ascii="Times New Roman" w:hAnsi="Times New Roman"/>
                <w:sz w:val="24"/>
                <w:szCs w:val="24"/>
              </w:rPr>
            </w:rPrChange>
          </w:rPr>
          <w:delText>.</w:delText>
        </w:r>
      </w:del>
    </w:p>
    <w:p w14:paraId="06F6079E" w14:textId="71A4A527" w:rsidR="009A4657" w:rsidRPr="000F026B" w:rsidDel="00B00584" w:rsidRDefault="001A30E1">
      <w:pPr>
        <w:spacing w:line="360" w:lineRule="auto"/>
        <w:jc w:val="both"/>
        <w:rPr>
          <w:del w:id="3194" w:author="usher" w:date="2026-08-13T10:04:00Z"/>
          <w:rFonts w:ascii="Times New Roman" w:hAnsi="Times New Roman"/>
          <w:sz w:val="24"/>
          <w:szCs w:val="24"/>
        </w:rPr>
      </w:pPr>
      <w:del w:id="3195" w:author="usher" w:date="2026-08-13T10:04:00Z">
        <w:r w:rsidRPr="000F026B" w:rsidDel="00B00584">
          <w:rPr>
            <w:rFonts w:ascii="Times New Roman" w:hAnsi="Times New Roman"/>
            <w:sz w:val="24"/>
            <w:szCs w:val="24"/>
          </w:rPr>
          <w:delText xml:space="preserve">At the onset of the intervention in one of the intervention sites, two religious educators refused to participate further after filling the pre-test. One said she was a Masters’ degree holder and knew all that </w:delText>
        </w:r>
        <w:r w:rsidR="00CB2B26" w:rsidRPr="000F026B" w:rsidDel="00B00584">
          <w:rPr>
            <w:rFonts w:ascii="Times New Roman" w:hAnsi="Times New Roman"/>
            <w:sz w:val="24"/>
            <w:szCs w:val="24"/>
          </w:rPr>
          <w:delText>would</w:delText>
        </w:r>
        <w:r w:rsidRPr="000F026B" w:rsidDel="00B00584">
          <w:rPr>
            <w:rFonts w:ascii="Times New Roman" w:hAnsi="Times New Roman"/>
            <w:sz w:val="24"/>
            <w:szCs w:val="24"/>
          </w:rPr>
          <w:delText xml:space="preserve"> be taught during the intervention. The other said she was very busy and saw no need for the intervention. In another training site, during the course of the training, a participant took permission to leave. She said she wanted to participate but she had a very important meeting to attend. Another participant who had attended two sessions of the training fell ill during the course of the intervention and could not attend the concluding part.</w:delText>
        </w:r>
      </w:del>
    </w:p>
    <w:p w14:paraId="278EFE7F" w14:textId="5460B2BE" w:rsidR="009A4657" w:rsidRPr="000F026B" w:rsidDel="00B00584" w:rsidRDefault="009A4657">
      <w:pPr>
        <w:spacing w:line="360" w:lineRule="auto"/>
        <w:jc w:val="both"/>
        <w:rPr>
          <w:del w:id="3196" w:author="usher" w:date="2026-08-13T10:04:00Z"/>
          <w:rFonts w:ascii="Times New Roman" w:hAnsi="Times New Roman"/>
          <w:sz w:val="24"/>
          <w:szCs w:val="24"/>
        </w:rPr>
      </w:pPr>
    </w:p>
    <w:p w14:paraId="33C611E9" w14:textId="10F02F1D" w:rsidR="009A4657" w:rsidRPr="000F026B" w:rsidDel="00B00584" w:rsidRDefault="001A30E1">
      <w:pPr>
        <w:spacing w:line="360" w:lineRule="auto"/>
        <w:jc w:val="both"/>
        <w:rPr>
          <w:del w:id="3197" w:author="usher" w:date="2026-08-13T10:04:00Z"/>
          <w:rFonts w:ascii="Times New Roman" w:hAnsi="Times New Roman"/>
          <w:sz w:val="24"/>
          <w:szCs w:val="24"/>
          <w:rPrChange w:id="3198" w:author="usher" w:date="2026-06-05T05:43:00Z">
            <w:rPr>
              <w:del w:id="3199" w:author="usher" w:date="2026-08-13T10:04:00Z"/>
            </w:rPr>
          </w:rPrChange>
        </w:rPr>
      </w:pPr>
      <w:del w:id="3200" w:author="usher" w:date="2026-08-13T10:04:00Z">
        <w:r w:rsidRPr="000F026B" w:rsidDel="00B00584">
          <w:rPr>
            <w:rFonts w:ascii="Times New Roman" w:eastAsia="Times New Roman" w:hAnsi="Times New Roman"/>
            <w:b/>
            <w:sz w:val="24"/>
            <w:szCs w:val="24"/>
          </w:rPr>
          <w:delText>4.2 Socio-</w:delText>
        </w:r>
        <w:r w:rsidRPr="000F026B" w:rsidDel="00B00584">
          <w:rPr>
            <w:rFonts w:ascii="Times New Roman" w:eastAsia="Times New Roman" w:hAnsi="Times New Roman"/>
            <w:b/>
            <w:color w:val="000000"/>
            <w:sz w:val="24"/>
            <w:szCs w:val="24"/>
            <w:rPrChange w:id="3201" w:author="usher" w:date="2026-06-05T05:43:00Z">
              <w:rPr>
                <w:rFonts w:ascii="Times New Roman" w:eastAsia="Times New Roman" w:hAnsi="Times New Roman"/>
                <w:b/>
                <w:color w:val="000000"/>
              </w:rPr>
            </w:rPrChange>
          </w:rPr>
          <w:delText>Demographic Characteristics of Respondents</w:delText>
        </w:r>
      </w:del>
    </w:p>
    <w:p w14:paraId="50A9E994" w14:textId="072D99EF" w:rsidR="009A4657" w:rsidRPr="000F026B" w:rsidDel="00B00584" w:rsidRDefault="001A30E1">
      <w:pPr>
        <w:spacing w:line="360" w:lineRule="auto"/>
        <w:jc w:val="both"/>
        <w:rPr>
          <w:del w:id="3202" w:author="usher" w:date="2026-08-13T10:04:00Z"/>
          <w:rFonts w:ascii="Times New Roman" w:hAnsi="Times New Roman"/>
          <w:sz w:val="24"/>
          <w:szCs w:val="24"/>
          <w:rPrChange w:id="3203" w:author="usher" w:date="2026-06-05T05:43:00Z">
            <w:rPr>
              <w:del w:id="3204" w:author="usher" w:date="2026-08-13T10:04:00Z"/>
            </w:rPr>
          </w:rPrChange>
        </w:rPr>
      </w:pPr>
      <w:del w:id="3205" w:author="usher" w:date="2026-08-13T10:04:00Z">
        <w:r w:rsidRPr="000F026B" w:rsidDel="00B00584">
          <w:rPr>
            <w:rFonts w:ascii="Times New Roman" w:eastAsia="Times New Roman" w:hAnsi="Times New Roman"/>
            <w:sz w:val="24"/>
            <w:szCs w:val="24"/>
          </w:rPr>
          <w:delText xml:space="preserve">This section presents the sociodemographic profile of the 39 Religious educators from Ibadan Southwest, Ibadan, Oyo State, Nigeria, who participated in the mental health training programme. The sample comprises 30 females (76.92%) and 9 males (23.08%), with ages ranging from 18 to 67 years, the mean age is calculated as 37.9 years (standard deviation, SD = 11.2). Education levels vary, with the majority holding a Bachelor’s degree (20, 51.28%), followed by Masters (5, 12.82%), Secondary education (4, 10.26%), HND (3, 7.69%), and other qualifications </w:delText>
        </w:r>
        <w:r w:rsidRPr="000F026B" w:rsidDel="00B00584">
          <w:rPr>
            <w:rFonts w:ascii="Times New Roman" w:eastAsia="Times New Roman" w:hAnsi="Times New Roman"/>
            <w:sz w:val="24"/>
            <w:szCs w:val="24"/>
            <w:shd w:val="clear" w:color="auto" w:fill="00FF00"/>
          </w:rPr>
          <w:delText>(</w:delText>
        </w:r>
        <w:commentRangeStart w:id="3206"/>
        <w:r w:rsidRPr="000F026B" w:rsidDel="00B00584">
          <w:rPr>
            <w:rFonts w:ascii="Times New Roman" w:eastAsia="Times New Roman" w:hAnsi="Times New Roman"/>
            <w:sz w:val="24"/>
            <w:szCs w:val="24"/>
            <w:shd w:val="clear" w:color="auto" w:fill="00FF00"/>
          </w:rPr>
          <w:delText>non-formal education</w:delText>
        </w:r>
        <w:r w:rsidRPr="000F026B" w:rsidDel="00B00584">
          <w:rPr>
            <w:rFonts w:ascii="Times New Roman" w:eastAsia="Times New Roman" w:hAnsi="Times New Roman"/>
            <w:sz w:val="24"/>
            <w:szCs w:val="24"/>
          </w:rPr>
          <w:delText xml:space="preserve">) (7, 17.95%). </w:delText>
        </w:r>
        <w:commentRangeEnd w:id="3206"/>
        <w:r w:rsidR="00E644F2" w:rsidRPr="000F026B" w:rsidDel="00B00584">
          <w:rPr>
            <w:rStyle w:val="CommentReference"/>
            <w:rFonts w:ascii="Times New Roman" w:eastAsia="Times New Roman" w:hAnsi="Times New Roman"/>
            <w:sz w:val="24"/>
            <w:szCs w:val="24"/>
          </w:rPr>
          <w:commentReference w:id="3206"/>
        </w:r>
        <w:r w:rsidRPr="000F026B" w:rsidDel="00B00584">
          <w:rPr>
            <w:rFonts w:ascii="Times New Roman" w:eastAsia="Times New Roman" w:hAnsi="Times New Roman"/>
            <w:sz w:val="24"/>
            <w:szCs w:val="24"/>
          </w:rPr>
          <w:delText xml:space="preserve">Regarding prior mental health training, only one participant (2.56%) reported prior exposure, contrasting with 38 (97.44%) who had none. To mitigate this imbalance, </w:delText>
        </w:r>
        <w:r w:rsidRPr="000F026B" w:rsidDel="00B00584">
          <w:rPr>
            <w:rFonts w:ascii="Times New Roman" w:eastAsia="Times New Roman" w:hAnsi="Times New Roman"/>
            <w:sz w:val="24"/>
            <w:szCs w:val="24"/>
            <w:shd w:val="clear" w:color="auto" w:fill="00FF00"/>
          </w:rPr>
          <w:delText>the trained respondent has been excluded from statistical comparisons,</w:delText>
        </w:r>
        <w:r w:rsidRPr="000F026B" w:rsidDel="00B00584">
          <w:rPr>
            <w:rFonts w:ascii="Times New Roman" w:eastAsia="Times New Roman" w:hAnsi="Times New Roman"/>
            <w:sz w:val="24"/>
            <w:szCs w:val="24"/>
          </w:rPr>
          <w:delText xml:space="preserve"> though this limitation is acknowledged as it reduces the sample to 38 for relevant analyses.</w:delText>
        </w:r>
      </w:del>
      <w:ins w:id="3207" w:author="BELLA- AWUSAH, TOLULOPE (PGR)" w:date="2026-01-29T15:41:00Z">
        <w:del w:id="3208" w:author="usher" w:date="2026-08-13T10:04:00Z">
          <w:r w:rsidR="00E644F2" w:rsidRPr="000F026B" w:rsidDel="00B00584">
            <w:rPr>
              <w:rFonts w:ascii="Times New Roman" w:eastAsia="Times New Roman" w:hAnsi="Times New Roman"/>
              <w:sz w:val="24"/>
              <w:szCs w:val="24"/>
            </w:rPr>
            <w:delText xml:space="preserve"> So just exclude and don’t put in your nalyssis at all. </w:delText>
          </w:r>
        </w:del>
      </w:ins>
    </w:p>
    <w:p w14:paraId="2172B15D" w14:textId="3C6E1A64" w:rsidR="009A4657" w:rsidRPr="000F026B" w:rsidDel="00B00584" w:rsidRDefault="001A30E1">
      <w:pPr>
        <w:spacing w:line="360" w:lineRule="auto"/>
        <w:jc w:val="both"/>
        <w:rPr>
          <w:del w:id="3209" w:author="usher" w:date="2026-08-13T10:04:00Z"/>
          <w:rFonts w:ascii="Times New Roman" w:hAnsi="Times New Roman"/>
          <w:sz w:val="24"/>
          <w:szCs w:val="24"/>
          <w:rPrChange w:id="3210" w:author="usher" w:date="2026-06-05T05:43:00Z">
            <w:rPr>
              <w:del w:id="3211" w:author="usher" w:date="2026-08-13T10:04:00Z"/>
            </w:rPr>
          </w:rPrChange>
        </w:rPr>
      </w:pPr>
      <w:del w:id="3212" w:author="usher" w:date="2026-08-13T10:04:00Z">
        <w:r w:rsidRPr="000F026B" w:rsidDel="00B00584">
          <w:rPr>
            <w:rFonts w:ascii="Times New Roman" w:eastAsia="Times New Roman" w:hAnsi="Times New Roman"/>
            <w:sz w:val="24"/>
            <w:szCs w:val="24"/>
          </w:rPr>
          <w:delText xml:space="preserve">Additional variables include years as a teacher and church type. Teaching experience ranges from 1 to 30 years, with 14 participants (35.90%) having 1-5 years, 10 (25.64%) with 6-10 years, 8 (20.51%) with 11-20 years, and 7 (17.95%) with 21-30 years. Church affiliation is distributed across Gospel Faith Mission International (GOFAMINT, 12, 30.77%), Redeemed Christian Church of God (RCCG, 7, 17.95%), Molete Baptist Church (6, 15.38%), New Covenant Church (8, 20.51%), </w:delText>
        </w:r>
        <w:r w:rsidRPr="000F026B" w:rsidDel="00B00584">
          <w:rPr>
            <w:rFonts w:ascii="Times New Roman" w:eastAsia="Times New Roman" w:hAnsi="Times New Roman"/>
            <w:sz w:val="24"/>
            <w:szCs w:val="24"/>
            <w:shd w:val="clear" w:color="auto" w:fill="00FF00"/>
          </w:rPr>
          <w:delText>and those who omitted their church while filling the survey; categorized as unspecified (4, 10.26%)</w:delText>
        </w:r>
        <w:r w:rsidRPr="000F026B" w:rsidDel="00B00584">
          <w:rPr>
            <w:rFonts w:ascii="Times New Roman" w:eastAsia="Times New Roman" w:hAnsi="Times New Roman"/>
            <w:sz w:val="24"/>
            <w:szCs w:val="24"/>
          </w:rPr>
          <w:delText>. These characteristics provide context for interpreting the training’s impact. The data is summarised in Table 4.1 for clarity.</w:delText>
        </w:r>
      </w:del>
    </w:p>
    <w:p w14:paraId="480B0FCE" w14:textId="66F736DB" w:rsidR="009A4657" w:rsidRPr="000F026B" w:rsidDel="00B00584" w:rsidRDefault="009A4657">
      <w:pPr>
        <w:spacing w:line="360" w:lineRule="auto"/>
        <w:jc w:val="both"/>
        <w:rPr>
          <w:del w:id="3213" w:author="usher" w:date="2026-08-13T10:04:00Z"/>
          <w:rFonts w:ascii="Times New Roman" w:eastAsia="Times New Roman" w:hAnsi="Times New Roman"/>
          <w:sz w:val="24"/>
          <w:szCs w:val="24"/>
          <w:shd w:val="clear" w:color="auto" w:fill="FFFF00"/>
        </w:rPr>
      </w:pPr>
    </w:p>
    <w:p w14:paraId="6B6A3590" w14:textId="6BCF68E4" w:rsidR="009A4657" w:rsidRPr="000F026B" w:rsidDel="00B00584" w:rsidRDefault="001A30E1">
      <w:pPr>
        <w:spacing w:before="280" w:after="80" w:line="240" w:lineRule="auto"/>
        <w:jc w:val="both"/>
        <w:outlineLvl w:val="2"/>
        <w:rPr>
          <w:del w:id="3214" w:author="usher" w:date="2026-08-13T10:04:00Z"/>
          <w:rFonts w:ascii="Times New Roman" w:eastAsia="Times New Roman" w:hAnsi="Times New Roman"/>
          <w:b/>
          <w:bCs/>
          <w:color w:val="000000"/>
          <w:sz w:val="24"/>
          <w:szCs w:val="24"/>
          <w:lang w:eastAsia="en-GB"/>
          <w:rPrChange w:id="3215" w:author="usher" w:date="2026-06-05T05:43:00Z">
            <w:rPr>
              <w:del w:id="3216" w:author="usher" w:date="2026-08-13T10:04:00Z"/>
              <w:rFonts w:ascii="Times New Roman" w:eastAsia="Times New Roman" w:hAnsi="Times New Roman"/>
              <w:b/>
              <w:bCs/>
              <w:color w:val="000000"/>
              <w:sz w:val="26"/>
              <w:szCs w:val="26"/>
              <w:lang w:eastAsia="en-GB"/>
            </w:rPr>
          </w:rPrChange>
        </w:rPr>
      </w:pPr>
      <w:del w:id="3217" w:author="usher" w:date="2026-08-13T10:04:00Z">
        <w:r w:rsidRPr="000F026B" w:rsidDel="00B00584">
          <w:rPr>
            <w:rFonts w:ascii="Times New Roman" w:eastAsia="Times New Roman" w:hAnsi="Times New Roman"/>
            <w:b/>
            <w:bCs/>
            <w:color w:val="000000"/>
            <w:sz w:val="24"/>
            <w:szCs w:val="24"/>
            <w:lang w:eastAsia="en-GB"/>
            <w:rPrChange w:id="3218" w:author="usher" w:date="2026-06-05T05:43:00Z">
              <w:rPr>
                <w:rFonts w:ascii="Times New Roman" w:eastAsia="Times New Roman" w:hAnsi="Times New Roman"/>
                <w:b/>
                <w:bCs/>
                <w:color w:val="000000"/>
                <w:sz w:val="26"/>
                <w:szCs w:val="26"/>
                <w:lang w:eastAsia="en-GB"/>
              </w:rPr>
            </w:rPrChange>
          </w:rPr>
          <w:delText>Table 4.1: Sociodemographic Characteristics of Participants (n=39)</w:delText>
        </w:r>
      </w:del>
    </w:p>
    <w:tbl>
      <w:tblPr>
        <w:tblW w:w="8997" w:type="dxa"/>
        <w:tblCellMar>
          <w:left w:w="10" w:type="dxa"/>
          <w:right w:w="10" w:type="dxa"/>
        </w:tblCellMar>
        <w:tblLook w:val="0000" w:firstRow="0" w:lastRow="0" w:firstColumn="0" w:lastColumn="0" w:noHBand="0" w:noVBand="0"/>
      </w:tblPr>
      <w:tblGrid>
        <w:gridCol w:w="3150"/>
        <w:gridCol w:w="2797"/>
        <w:gridCol w:w="1294"/>
        <w:gridCol w:w="1756"/>
      </w:tblGrid>
      <w:tr w:rsidR="009A4657" w:rsidRPr="000F026B" w:rsidDel="00B00584" w14:paraId="3EA29039" w14:textId="1CB92692">
        <w:trPr>
          <w:trHeight w:val="500"/>
          <w:del w:id="3219"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495CC72" w14:textId="55FD30A4" w:rsidR="009A4657" w:rsidRPr="000F026B" w:rsidDel="00B00584" w:rsidRDefault="001A30E1">
            <w:pPr>
              <w:spacing w:after="0" w:line="240" w:lineRule="auto"/>
              <w:jc w:val="center"/>
              <w:rPr>
                <w:del w:id="3220" w:author="usher" w:date="2026-08-13T10:04:00Z"/>
                <w:rFonts w:ascii="Times New Roman" w:hAnsi="Times New Roman"/>
                <w:sz w:val="24"/>
                <w:szCs w:val="24"/>
                <w:rPrChange w:id="3221" w:author="usher" w:date="2026-06-05T05:43:00Z">
                  <w:rPr>
                    <w:del w:id="3222" w:author="usher" w:date="2026-08-13T10:04:00Z"/>
                  </w:rPr>
                </w:rPrChange>
              </w:rPr>
            </w:pPr>
            <w:del w:id="3223" w:author="usher" w:date="2026-08-13T10:04:00Z">
              <w:r w:rsidRPr="000F026B" w:rsidDel="00B00584">
                <w:rPr>
                  <w:rFonts w:ascii="Times New Roman" w:eastAsia="Times New Roman" w:hAnsi="Times New Roman"/>
                  <w:b/>
                  <w:bCs/>
                  <w:color w:val="000000"/>
                  <w:sz w:val="24"/>
                  <w:szCs w:val="24"/>
                  <w:lang w:eastAsia="en-GB"/>
                </w:rPr>
                <w:delText>Variable</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1D12A6C" w14:textId="45800AA8" w:rsidR="009A4657" w:rsidRPr="000F026B" w:rsidDel="00B00584" w:rsidRDefault="001A30E1">
            <w:pPr>
              <w:spacing w:after="0" w:line="240" w:lineRule="auto"/>
              <w:jc w:val="center"/>
              <w:rPr>
                <w:del w:id="3224" w:author="usher" w:date="2026-08-13T10:04:00Z"/>
                <w:rFonts w:ascii="Times New Roman" w:hAnsi="Times New Roman"/>
                <w:sz w:val="24"/>
                <w:szCs w:val="24"/>
                <w:rPrChange w:id="3225" w:author="usher" w:date="2026-06-05T05:43:00Z">
                  <w:rPr>
                    <w:del w:id="3226" w:author="usher" w:date="2026-08-13T10:04:00Z"/>
                  </w:rPr>
                </w:rPrChange>
              </w:rPr>
            </w:pPr>
            <w:del w:id="3227" w:author="usher" w:date="2026-08-13T10:04:00Z">
              <w:r w:rsidRPr="000F026B" w:rsidDel="00B00584">
                <w:rPr>
                  <w:rFonts w:ascii="Times New Roman" w:eastAsia="Times New Roman" w:hAnsi="Times New Roman"/>
                  <w:b/>
                  <w:bCs/>
                  <w:color w:val="000000"/>
                  <w:sz w:val="24"/>
                  <w:szCs w:val="24"/>
                  <w:lang w:eastAsia="en-GB"/>
                </w:rPr>
                <w:delText>Category / Value</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55587D" w14:textId="2B36CB69" w:rsidR="009A4657" w:rsidRPr="000F026B" w:rsidDel="00B00584" w:rsidRDefault="001A30E1">
            <w:pPr>
              <w:spacing w:after="0" w:line="240" w:lineRule="auto"/>
              <w:jc w:val="center"/>
              <w:rPr>
                <w:del w:id="3228" w:author="usher" w:date="2026-08-13T10:04:00Z"/>
                <w:rFonts w:ascii="Times New Roman" w:hAnsi="Times New Roman"/>
                <w:sz w:val="24"/>
                <w:szCs w:val="24"/>
                <w:rPrChange w:id="3229" w:author="usher" w:date="2026-06-05T05:43:00Z">
                  <w:rPr>
                    <w:del w:id="3230" w:author="usher" w:date="2026-08-13T10:04:00Z"/>
                  </w:rPr>
                </w:rPrChange>
              </w:rPr>
            </w:pPr>
            <w:del w:id="3231" w:author="usher" w:date="2026-08-13T10:04:00Z">
              <w:r w:rsidRPr="000F026B" w:rsidDel="00B00584">
                <w:rPr>
                  <w:rFonts w:ascii="Times New Roman" w:eastAsia="Times New Roman" w:hAnsi="Times New Roman"/>
                  <w:b/>
                  <w:bCs/>
                  <w:color w:val="000000"/>
                  <w:sz w:val="24"/>
                  <w:szCs w:val="24"/>
                  <w:lang w:eastAsia="en-GB"/>
                </w:rPr>
                <w:delText>Frequency</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530726D" w14:textId="0724756A" w:rsidR="009A4657" w:rsidRPr="000F026B" w:rsidDel="00B00584" w:rsidRDefault="001A30E1">
            <w:pPr>
              <w:spacing w:after="0" w:line="240" w:lineRule="auto"/>
              <w:jc w:val="center"/>
              <w:rPr>
                <w:del w:id="3232" w:author="usher" w:date="2026-08-13T10:04:00Z"/>
                <w:rFonts w:ascii="Times New Roman" w:hAnsi="Times New Roman"/>
                <w:sz w:val="24"/>
                <w:szCs w:val="24"/>
                <w:rPrChange w:id="3233" w:author="usher" w:date="2026-06-05T05:43:00Z">
                  <w:rPr>
                    <w:del w:id="3234" w:author="usher" w:date="2026-08-13T10:04:00Z"/>
                  </w:rPr>
                </w:rPrChange>
              </w:rPr>
            </w:pPr>
            <w:del w:id="3235" w:author="usher" w:date="2026-08-13T10:04:00Z">
              <w:r w:rsidRPr="000F026B" w:rsidDel="00B00584">
                <w:rPr>
                  <w:rFonts w:ascii="Times New Roman" w:eastAsia="Times New Roman" w:hAnsi="Times New Roman"/>
                  <w:b/>
                  <w:bCs/>
                  <w:color w:val="000000"/>
                  <w:sz w:val="24"/>
                  <w:szCs w:val="24"/>
                  <w:lang w:eastAsia="en-GB"/>
                </w:rPr>
                <w:delText>Percentage (%)</w:delText>
              </w:r>
            </w:del>
          </w:p>
        </w:tc>
      </w:tr>
      <w:tr w:rsidR="009A4657" w:rsidRPr="000F026B" w:rsidDel="00B00584" w14:paraId="101CEFFC" w14:textId="1C7B782F">
        <w:trPr>
          <w:trHeight w:val="500"/>
          <w:del w:id="3236"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D839F43" w14:textId="3459ADFE" w:rsidR="009A4657" w:rsidRPr="000F026B" w:rsidDel="00B00584" w:rsidRDefault="001A30E1">
            <w:pPr>
              <w:spacing w:after="0" w:line="240" w:lineRule="auto"/>
              <w:jc w:val="both"/>
              <w:rPr>
                <w:del w:id="3237" w:author="usher" w:date="2026-08-13T10:04:00Z"/>
                <w:rFonts w:ascii="Times New Roman" w:hAnsi="Times New Roman"/>
                <w:sz w:val="24"/>
                <w:szCs w:val="24"/>
                <w:rPrChange w:id="3238" w:author="usher" w:date="2026-06-05T05:43:00Z">
                  <w:rPr>
                    <w:del w:id="3239" w:author="usher" w:date="2026-08-13T10:04:00Z"/>
                  </w:rPr>
                </w:rPrChange>
              </w:rPr>
            </w:pPr>
            <w:del w:id="3240" w:author="usher" w:date="2026-08-13T10:04:00Z">
              <w:r w:rsidRPr="000F026B" w:rsidDel="00B00584">
                <w:rPr>
                  <w:rFonts w:ascii="Times New Roman" w:eastAsia="Times New Roman" w:hAnsi="Times New Roman"/>
                  <w:b/>
                  <w:bCs/>
                  <w:color w:val="000000"/>
                  <w:sz w:val="24"/>
                  <w:szCs w:val="24"/>
                  <w:lang w:eastAsia="en-GB"/>
                </w:rPr>
                <w:delText>Gender</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D81D543" w14:textId="6BDE732E" w:rsidR="009A4657" w:rsidRPr="000F026B" w:rsidDel="00B00584" w:rsidRDefault="001A30E1">
            <w:pPr>
              <w:spacing w:after="0" w:line="240" w:lineRule="auto"/>
              <w:jc w:val="both"/>
              <w:rPr>
                <w:del w:id="3241" w:author="usher" w:date="2026-08-13T10:04:00Z"/>
                <w:rFonts w:ascii="Times New Roman" w:hAnsi="Times New Roman"/>
                <w:sz w:val="24"/>
                <w:szCs w:val="24"/>
                <w:rPrChange w:id="3242" w:author="usher" w:date="2026-06-05T05:43:00Z">
                  <w:rPr>
                    <w:del w:id="3243" w:author="usher" w:date="2026-08-13T10:04:00Z"/>
                  </w:rPr>
                </w:rPrChange>
              </w:rPr>
            </w:pPr>
            <w:del w:id="3244" w:author="usher" w:date="2026-08-13T10:04:00Z">
              <w:r w:rsidRPr="000F026B" w:rsidDel="00B00584">
                <w:rPr>
                  <w:rFonts w:ascii="Times New Roman" w:eastAsia="Times New Roman" w:hAnsi="Times New Roman"/>
                  <w:color w:val="000000"/>
                  <w:sz w:val="24"/>
                  <w:szCs w:val="24"/>
                  <w:lang w:eastAsia="en-GB"/>
                </w:rPr>
                <w:delText>Female</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8DF31FF" w14:textId="1E5E06EE" w:rsidR="009A4657" w:rsidRPr="000F026B" w:rsidDel="00B00584" w:rsidRDefault="001A30E1">
            <w:pPr>
              <w:spacing w:after="0" w:line="240" w:lineRule="auto"/>
              <w:jc w:val="both"/>
              <w:rPr>
                <w:del w:id="3245" w:author="usher" w:date="2026-08-13T10:04:00Z"/>
                <w:rFonts w:ascii="Times New Roman" w:hAnsi="Times New Roman"/>
                <w:sz w:val="24"/>
                <w:szCs w:val="24"/>
                <w:rPrChange w:id="3246" w:author="usher" w:date="2026-06-05T05:43:00Z">
                  <w:rPr>
                    <w:del w:id="3247" w:author="usher" w:date="2026-08-13T10:04:00Z"/>
                  </w:rPr>
                </w:rPrChange>
              </w:rPr>
            </w:pPr>
            <w:del w:id="3248" w:author="usher" w:date="2026-08-13T10:04:00Z">
              <w:r w:rsidRPr="000F026B" w:rsidDel="00B00584">
                <w:rPr>
                  <w:rFonts w:ascii="Times New Roman" w:eastAsia="Times New Roman" w:hAnsi="Times New Roman"/>
                  <w:color w:val="000000"/>
                  <w:sz w:val="24"/>
                  <w:szCs w:val="24"/>
                  <w:lang w:eastAsia="en-GB"/>
                </w:rPr>
                <w:delText>30</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58DE87D" w14:textId="688048F3" w:rsidR="009A4657" w:rsidRPr="000F026B" w:rsidDel="00B00584" w:rsidRDefault="001A30E1">
            <w:pPr>
              <w:spacing w:after="0" w:line="240" w:lineRule="auto"/>
              <w:jc w:val="both"/>
              <w:rPr>
                <w:del w:id="3249" w:author="usher" w:date="2026-08-13T10:04:00Z"/>
                <w:rFonts w:ascii="Times New Roman" w:hAnsi="Times New Roman"/>
                <w:sz w:val="24"/>
                <w:szCs w:val="24"/>
                <w:rPrChange w:id="3250" w:author="usher" w:date="2026-06-05T05:43:00Z">
                  <w:rPr>
                    <w:del w:id="3251" w:author="usher" w:date="2026-08-13T10:04:00Z"/>
                  </w:rPr>
                </w:rPrChange>
              </w:rPr>
            </w:pPr>
            <w:del w:id="3252" w:author="usher" w:date="2026-08-13T10:04:00Z">
              <w:r w:rsidRPr="000F026B" w:rsidDel="00B00584">
                <w:rPr>
                  <w:rFonts w:ascii="Times New Roman" w:eastAsia="Times New Roman" w:hAnsi="Times New Roman"/>
                  <w:color w:val="000000"/>
                  <w:sz w:val="24"/>
                  <w:szCs w:val="24"/>
                  <w:lang w:eastAsia="en-GB"/>
                </w:rPr>
                <w:delText>76.92</w:delText>
              </w:r>
            </w:del>
          </w:p>
        </w:tc>
      </w:tr>
      <w:tr w:rsidR="009A4657" w:rsidRPr="000F026B" w:rsidDel="00B00584" w14:paraId="4FED1FDD" w14:textId="0C5E871E">
        <w:trPr>
          <w:trHeight w:val="500"/>
          <w:del w:id="3253"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12F5197" w14:textId="47BE57C0" w:rsidR="009A4657" w:rsidRPr="000F026B" w:rsidDel="00B00584" w:rsidRDefault="009A4657">
            <w:pPr>
              <w:spacing w:after="0" w:line="240" w:lineRule="auto"/>
              <w:rPr>
                <w:del w:id="3254"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F59ECCA" w14:textId="68C638D4" w:rsidR="009A4657" w:rsidRPr="000F026B" w:rsidDel="00B00584" w:rsidRDefault="001A30E1">
            <w:pPr>
              <w:spacing w:after="0" w:line="240" w:lineRule="auto"/>
              <w:jc w:val="both"/>
              <w:rPr>
                <w:del w:id="3255" w:author="usher" w:date="2026-08-13T10:04:00Z"/>
                <w:rFonts w:ascii="Times New Roman" w:hAnsi="Times New Roman"/>
                <w:sz w:val="24"/>
                <w:szCs w:val="24"/>
                <w:rPrChange w:id="3256" w:author="usher" w:date="2026-06-05T05:43:00Z">
                  <w:rPr>
                    <w:del w:id="3257" w:author="usher" w:date="2026-08-13T10:04:00Z"/>
                  </w:rPr>
                </w:rPrChange>
              </w:rPr>
            </w:pPr>
            <w:del w:id="3258" w:author="usher" w:date="2026-08-13T10:04:00Z">
              <w:r w:rsidRPr="000F026B" w:rsidDel="00B00584">
                <w:rPr>
                  <w:rFonts w:ascii="Times New Roman" w:eastAsia="Times New Roman" w:hAnsi="Times New Roman"/>
                  <w:color w:val="000000"/>
                  <w:sz w:val="24"/>
                  <w:szCs w:val="24"/>
                  <w:lang w:eastAsia="en-GB"/>
                </w:rPr>
                <w:delText>Male</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7DDE08B" w14:textId="01BC0897" w:rsidR="009A4657" w:rsidRPr="000F026B" w:rsidDel="00B00584" w:rsidRDefault="001A30E1">
            <w:pPr>
              <w:spacing w:after="0" w:line="240" w:lineRule="auto"/>
              <w:jc w:val="both"/>
              <w:rPr>
                <w:del w:id="3259" w:author="usher" w:date="2026-08-13T10:04:00Z"/>
                <w:rFonts w:ascii="Times New Roman" w:hAnsi="Times New Roman"/>
                <w:sz w:val="24"/>
                <w:szCs w:val="24"/>
                <w:rPrChange w:id="3260" w:author="usher" w:date="2026-06-05T05:43:00Z">
                  <w:rPr>
                    <w:del w:id="3261" w:author="usher" w:date="2026-08-13T10:04:00Z"/>
                  </w:rPr>
                </w:rPrChange>
              </w:rPr>
            </w:pPr>
            <w:del w:id="3262" w:author="usher" w:date="2026-08-13T10:04:00Z">
              <w:r w:rsidRPr="000F026B" w:rsidDel="00B00584">
                <w:rPr>
                  <w:rFonts w:ascii="Times New Roman" w:eastAsia="Times New Roman" w:hAnsi="Times New Roman"/>
                  <w:color w:val="000000"/>
                  <w:sz w:val="24"/>
                  <w:szCs w:val="24"/>
                  <w:lang w:eastAsia="en-GB"/>
                </w:rPr>
                <w:delText>9</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5FC0233" w14:textId="5B955EB1" w:rsidR="009A4657" w:rsidRPr="000F026B" w:rsidDel="00B00584" w:rsidRDefault="001A30E1">
            <w:pPr>
              <w:spacing w:after="0" w:line="240" w:lineRule="auto"/>
              <w:jc w:val="both"/>
              <w:rPr>
                <w:del w:id="3263" w:author="usher" w:date="2026-08-13T10:04:00Z"/>
                <w:rFonts w:ascii="Times New Roman" w:hAnsi="Times New Roman"/>
                <w:sz w:val="24"/>
                <w:szCs w:val="24"/>
                <w:rPrChange w:id="3264" w:author="usher" w:date="2026-06-05T05:43:00Z">
                  <w:rPr>
                    <w:del w:id="3265" w:author="usher" w:date="2026-08-13T10:04:00Z"/>
                  </w:rPr>
                </w:rPrChange>
              </w:rPr>
            </w:pPr>
            <w:del w:id="3266" w:author="usher" w:date="2026-08-13T10:04:00Z">
              <w:r w:rsidRPr="000F026B" w:rsidDel="00B00584">
                <w:rPr>
                  <w:rFonts w:ascii="Times New Roman" w:eastAsia="Times New Roman" w:hAnsi="Times New Roman"/>
                  <w:color w:val="000000"/>
                  <w:sz w:val="24"/>
                  <w:szCs w:val="24"/>
                  <w:lang w:eastAsia="en-GB"/>
                </w:rPr>
                <w:delText>23.08</w:delText>
              </w:r>
            </w:del>
          </w:p>
        </w:tc>
      </w:tr>
      <w:tr w:rsidR="009A4657" w:rsidRPr="000F026B" w:rsidDel="00B00584" w14:paraId="44A2B59F" w14:textId="0CA09670">
        <w:trPr>
          <w:trHeight w:val="500"/>
          <w:del w:id="3267"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6EC4A1C" w14:textId="3783D3B8" w:rsidR="009A4657" w:rsidRPr="000F026B" w:rsidDel="00B00584" w:rsidRDefault="001A30E1">
            <w:pPr>
              <w:spacing w:after="0" w:line="240" w:lineRule="auto"/>
              <w:jc w:val="both"/>
              <w:rPr>
                <w:del w:id="3268" w:author="usher" w:date="2026-08-13T10:04:00Z"/>
                <w:rFonts w:ascii="Times New Roman" w:hAnsi="Times New Roman"/>
                <w:sz w:val="24"/>
                <w:szCs w:val="24"/>
                <w:rPrChange w:id="3269" w:author="usher" w:date="2026-06-05T05:43:00Z">
                  <w:rPr>
                    <w:del w:id="3270" w:author="usher" w:date="2026-08-13T10:04:00Z"/>
                  </w:rPr>
                </w:rPrChange>
              </w:rPr>
            </w:pPr>
            <w:del w:id="3271" w:author="usher" w:date="2026-08-13T10:04:00Z">
              <w:r w:rsidRPr="000F026B" w:rsidDel="00B00584">
                <w:rPr>
                  <w:rFonts w:ascii="Times New Roman" w:eastAsia="Times New Roman" w:hAnsi="Times New Roman"/>
                  <w:b/>
                  <w:bCs/>
                  <w:color w:val="000000"/>
                  <w:sz w:val="24"/>
                  <w:szCs w:val="24"/>
                  <w:lang w:eastAsia="en-GB"/>
                </w:rPr>
                <w:delText>Age Group</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1E3F26F" w14:textId="4E233DE3" w:rsidR="009A4657" w:rsidRPr="000F026B" w:rsidDel="00B00584" w:rsidRDefault="001A30E1">
            <w:pPr>
              <w:spacing w:after="0" w:line="240" w:lineRule="auto"/>
              <w:jc w:val="both"/>
              <w:rPr>
                <w:del w:id="3272" w:author="usher" w:date="2026-08-13T10:04:00Z"/>
                <w:rFonts w:ascii="Times New Roman" w:hAnsi="Times New Roman"/>
                <w:sz w:val="24"/>
                <w:szCs w:val="24"/>
                <w:rPrChange w:id="3273" w:author="usher" w:date="2026-06-05T05:43:00Z">
                  <w:rPr>
                    <w:del w:id="3274" w:author="usher" w:date="2026-08-13T10:04:00Z"/>
                  </w:rPr>
                </w:rPrChange>
              </w:rPr>
            </w:pPr>
            <w:del w:id="3275" w:author="usher" w:date="2026-08-13T10:04:00Z">
              <w:r w:rsidRPr="000F026B" w:rsidDel="00B00584">
                <w:rPr>
                  <w:rFonts w:ascii="Times New Roman" w:eastAsia="Times New Roman" w:hAnsi="Times New Roman"/>
                  <w:color w:val="000000"/>
                  <w:sz w:val="24"/>
                  <w:szCs w:val="24"/>
                  <w:lang w:eastAsia="en-GB"/>
                </w:rPr>
                <w:delText>≤ 20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0D85321" w14:textId="4ECD23C5" w:rsidR="009A4657" w:rsidRPr="000F026B" w:rsidDel="00B00584" w:rsidRDefault="001A30E1">
            <w:pPr>
              <w:spacing w:after="0" w:line="240" w:lineRule="auto"/>
              <w:jc w:val="both"/>
              <w:rPr>
                <w:del w:id="3276" w:author="usher" w:date="2026-08-13T10:04:00Z"/>
                <w:rFonts w:ascii="Times New Roman" w:hAnsi="Times New Roman"/>
                <w:sz w:val="24"/>
                <w:szCs w:val="24"/>
                <w:rPrChange w:id="3277" w:author="usher" w:date="2026-06-05T05:43:00Z">
                  <w:rPr>
                    <w:del w:id="3278" w:author="usher" w:date="2026-08-13T10:04:00Z"/>
                  </w:rPr>
                </w:rPrChange>
              </w:rPr>
            </w:pPr>
            <w:del w:id="3279" w:author="usher" w:date="2026-08-13T10:04:00Z">
              <w:r w:rsidRPr="000F026B" w:rsidDel="00B00584">
                <w:rPr>
                  <w:rFonts w:ascii="Times New Roman" w:eastAsia="Times New Roman" w:hAnsi="Times New Roman"/>
                  <w:color w:val="000000"/>
                  <w:sz w:val="24"/>
                  <w:szCs w:val="24"/>
                  <w:lang w:eastAsia="en-GB"/>
                </w:rPr>
                <w:delText>2</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5FA0BC7" w14:textId="31E72C70" w:rsidR="009A4657" w:rsidRPr="000F026B" w:rsidDel="00B00584" w:rsidRDefault="001A30E1">
            <w:pPr>
              <w:spacing w:after="0" w:line="240" w:lineRule="auto"/>
              <w:jc w:val="both"/>
              <w:rPr>
                <w:del w:id="3280" w:author="usher" w:date="2026-08-13T10:04:00Z"/>
                <w:rFonts w:ascii="Times New Roman" w:hAnsi="Times New Roman"/>
                <w:sz w:val="24"/>
                <w:szCs w:val="24"/>
                <w:rPrChange w:id="3281" w:author="usher" w:date="2026-06-05T05:43:00Z">
                  <w:rPr>
                    <w:del w:id="3282" w:author="usher" w:date="2026-08-13T10:04:00Z"/>
                  </w:rPr>
                </w:rPrChange>
              </w:rPr>
            </w:pPr>
            <w:del w:id="3283" w:author="usher" w:date="2026-08-13T10:04:00Z">
              <w:r w:rsidRPr="000F026B" w:rsidDel="00B00584">
                <w:rPr>
                  <w:rFonts w:ascii="Times New Roman" w:eastAsia="Times New Roman" w:hAnsi="Times New Roman"/>
                  <w:color w:val="000000"/>
                  <w:sz w:val="24"/>
                  <w:szCs w:val="24"/>
                  <w:lang w:eastAsia="en-GB"/>
                </w:rPr>
                <w:delText>5.13</w:delText>
              </w:r>
            </w:del>
          </w:p>
        </w:tc>
      </w:tr>
      <w:tr w:rsidR="009A4657" w:rsidRPr="000F026B" w:rsidDel="00B00584" w14:paraId="68A9F261" w14:textId="17515187">
        <w:trPr>
          <w:trHeight w:val="500"/>
          <w:del w:id="3284"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11E76EB" w14:textId="2A3CF657" w:rsidR="009A4657" w:rsidRPr="000F026B" w:rsidDel="00B00584" w:rsidRDefault="00B144FA">
            <w:pPr>
              <w:spacing w:after="0" w:line="240" w:lineRule="auto"/>
              <w:rPr>
                <w:del w:id="3285" w:author="usher" w:date="2026-08-13T10:04:00Z"/>
                <w:rFonts w:ascii="Times New Roman" w:eastAsia="Times New Roman" w:hAnsi="Times New Roman"/>
                <w:sz w:val="24"/>
                <w:szCs w:val="24"/>
                <w:lang w:eastAsia="en-GB"/>
              </w:rPr>
            </w:pPr>
            <w:ins w:id="3286" w:author="BELLA- AWUSAH, TOLULOPE (PGR)" w:date="2026-01-29T15:38:00Z">
              <w:del w:id="3287" w:author="usher" w:date="2026-08-13T10:04:00Z">
                <w:r w:rsidRPr="000F026B" w:rsidDel="00B00584">
                  <w:rPr>
                    <w:rFonts w:ascii="Times New Roman" w:eastAsia="Times New Roman" w:hAnsi="Times New Roman"/>
                    <w:sz w:val="24"/>
                    <w:szCs w:val="24"/>
                    <w:highlight w:val="green"/>
                    <w:lang w:eastAsia="en-GB"/>
                    <w:rPrChange w:id="3288" w:author="usher" w:date="2026-06-05T05:43:00Z">
                      <w:rPr>
                        <w:rFonts w:ascii="Times New Roman" w:eastAsia="Times New Roman" w:hAnsi="Times New Roman"/>
                        <w:sz w:val="24"/>
                        <w:szCs w:val="24"/>
                        <w:lang w:eastAsia="en-GB"/>
                      </w:rPr>
                    </w:rPrChange>
                  </w:rPr>
                  <w:delText>Less than 25</w:delText>
                </w:r>
              </w:del>
            </w:ins>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8C4ED42" w14:textId="7E17A216" w:rsidR="009A4657" w:rsidRPr="000F026B" w:rsidDel="00B00584" w:rsidRDefault="001A30E1">
            <w:pPr>
              <w:spacing w:after="0" w:line="240" w:lineRule="auto"/>
              <w:jc w:val="both"/>
              <w:rPr>
                <w:del w:id="3289" w:author="usher" w:date="2026-08-13T10:04:00Z"/>
                <w:rFonts w:ascii="Times New Roman" w:hAnsi="Times New Roman"/>
                <w:sz w:val="24"/>
                <w:szCs w:val="24"/>
                <w:rPrChange w:id="3290" w:author="usher" w:date="2026-06-05T05:43:00Z">
                  <w:rPr>
                    <w:del w:id="3291" w:author="usher" w:date="2026-08-13T10:04:00Z"/>
                  </w:rPr>
                </w:rPrChange>
              </w:rPr>
            </w:pPr>
            <w:del w:id="3292" w:author="usher" w:date="2026-08-13T10:04:00Z">
              <w:r w:rsidRPr="000F026B" w:rsidDel="00B00584">
                <w:rPr>
                  <w:rFonts w:ascii="Times New Roman" w:eastAsia="Times New Roman" w:hAnsi="Times New Roman"/>
                  <w:color w:val="000000"/>
                  <w:sz w:val="24"/>
                  <w:szCs w:val="24"/>
                  <w:lang w:eastAsia="en-GB"/>
                </w:rPr>
                <w:delText>21–30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5CEFFA7" w14:textId="2BF1A39A" w:rsidR="009A4657" w:rsidRPr="000F026B" w:rsidDel="00B00584" w:rsidRDefault="001A30E1">
            <w:pPr>
              <w:spacing w:after="0" w:line="240" w:lineRule="auto"/>
              <w:jc w:val="both"/>
              <w:rPr>
                <w:del w:id="3293" w:author="usher" w:date="2026-08-13T10:04:00Z"/>
                <w:rFonts w:ascii="Times New Roman" w:hAnsi="Times New Roman"/>
                <w:sz w:val="24"/>
                <w:szCs w:val="24"/>
                <w:rPrChange w:id="3294" w:author="usher" w:date="2026-06-05T05:43:00Z">
                  <w:rPr>
                    <w:del w:id="3295" w:author="usher" w:date="2026-08-13T10:04:00Z"/>
                  </w:rPr>
                </w:rPrChange>
              </w:rPr>
            </w:pPr>
            <w:del w:id="3296" w:author="usher" w:date="2026-08-13T10:04:00Z">
              <w:r w:rsidRPr="000F026B" w:rsidDel="00B00584">
                <w:rPr>
                  <w:rFonts w:ascii="Times New Roman" w:eastAsia="Times New Roman" w:hAnsi="Times New Roman"/>
                  <w:color w:val="000000"/>
                  <w:sz w:val="24"/>
                  <w:szCs w:val="24"/>
                  <w:lang w:eastAsia="en-GB"/>
                </w:rPr>
                <w:delText>8</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1327B1D" w14:textId="4EE08B6A" w:rsidR="009A4657" w:rsidRPr="000F026B" w:rsidDel="00B00584" w:rsidRDefault="001A30E1">
            <w:pPr>
              <w:spacing w:after="0" w:line="240" w:lineRule="auto"/>
              <w:jc w:val="both"/>
              <w:rPr>
                <w:del w:id="3297" w:author="usher" w:date="2026-08-13T10:04:00Z"/>
                <w:rFonts w:ascii="Times New Roman" w:hAnsi="Times New Roman"/>
                <w:sz w:val="24"/>
                <w:szCs w:val="24"/>
                <w:rPrChange w:id="3298" w:author="usher" w:date="2026-06-05T05:43:00Z">
                  <w:rPr>
                    <w:del w:id="3299" w:author="usher" w:date="2026-08-13T10:04:00Z"/>
                  </w:rPr>
                </w:rPrChange>
              </w:rPr>
            </w:pPr>
            <w:del w:id="3300" w:author="usher" w:date="2026-08-13T10:04:00Z">
              <w:r w:rsidRPr="000F026B" w:rsidDel="00B00584">
                <w:rPr>
                  <w:rFonts w:ascii="Times New Roman" w:eastAsia="Times New Roman" w:hAnsi="Times New Roman"/>
                  <w:color w:val="000000"/>
                  <w:sz w:val="24"/>
                  <w:szCs w:val="24"/>
                  <w:lang w:eastAsia="en-GB"/>
                </w:rPr>
                <w:delText>20.51</w:delText>
              </w:r>
            </w:del>
          </w:p>
        </w:tc>
      </w:tr>
      <w:tr w:rsidR="009A4657" w:rsidRPr="000F026B" w:rsidDel="00B00584" w14:paraId="46116EA4" w14:textId="29553443">
        <w:trPr>
          <w:trHeight w:val="500"/>
          <w:del w:id="3301"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AC47430" w14:textId="233E4A64" w:rsidR="009A4657" w:rsidRPr="000F026B" w:rsidDel="00B00584" w:rsidRDefault="00B144FA">
            <w:pPr>
              <w:spacing w:after="0" w:line="240" w:lineRule="auto"/>
              <w:rPr>
                <w:del w:id="3302" w:author="usher" w:date="2026-08-13T10:04:00Z"/>
                <w:rFonts w:ascii="Times New Roman" w:eastAsia="Times New Roman" w:hAnsi="Times New Roman"/>
                <w:sz w:val="24"/>
                <w:szCs w:val="24"/>
                <w:lang w:eastAsia="en-GB"/>
              </w:rPr>
            </w:pPr>
            <w:ins w:id="3303" w:author="BELLA- AWUSAH, TOLULOPE (PGR)" w:date="2026-01-29T15:38:00Z">
              <w:del w:id="3304" w:author="usher" w:date="2026-08-13T10:04:00Z">
                <w:r w:rsidRPr="000F026B" w:rsidDel="00B00584">
                  <w:rPr>
                    <w:rFonts w:ascii="Times New Roman" w:eastAsia="Times New Roman" w:hAnsi="Times New Roman"/>
                    <w:sz w:val="24"/>
                    <w:szCs w:val="24"/>
                    <w:highlight w:val="green"/>
                    <w:lang w:eastAsia="en-GB"/>
                    <w:rPrChange w:id="3305" w:author="usher" w:date="2026-06-05T05:43:00Z">
                      <w:rPr>
                        <w:rFonts w:ascii="Times New Roman" w:eastAsia="Times New Roman" w:hAnsi="Times New Roman"/>
                        <w:sz w:val="24"/>
                        <w:szCs w:val="24"/>
                        <w:lang w:eastAsia="en-GB"/>
                      </w:rPr>
                    </w:rPrChange>
                  </w:rPr>
                  <w:delText>26 to 50</w:delText>
                </w:r>
              </w:del>
            </w:ins>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DAA466E" w14:textId="721F9694" w:rsidR="009A4657" w:rsidRPr="000F026B" w:rsidDel="00B00584" w:rsidRDefault="001A30E1">
            <w:pPr>
              <w:spacing w:after="0" w:line="240" w:lineRule="auto"/>
              <w:jc w:val="both"/>
              <w:rPr>
                <w:del w:id="3306" w:author="usher" w:date="2026-08-13T10:04:00Z"/>
                <w:rFonts w:ascii="Times New Roman" w:hAnsi="Times New Roman"/>
                <w:sz w:val="24"/>
                <w:szCs w:val="24"/>
                <w:rPrChange w:id="3307" w:author="usher" w:date="2026-06-05T05:43:00Z">
                  <w:rPr>
                    <w:del w:id="3308" w:author="usher" w:date="2026-08-13T10:04:00Z"/>
                  </w:rPr>
                </w:rPrChange>
              </w:rPr>
            </w:pPr>
            <w:del w:id="3309" w:author="usher" w:date="2026-08-13T10:04:00Z">
              <w:r w:rsidRPr="000F026B" w:rsidDel="00B00584">
                <w:rPr>
                  <w:rFonts w:ascii="Times New Roman" w:eastAsia="Times New Roman" w:hAnsi="Times New Roman"/>
                  <w:color w:val="000000"/>
                  <w:sz w:val="24"/>
                  <w:szCs w:val="24"/>
                  <w:lang w:eastAsia="en-GB"/>
                </w:rPr>
                <w:delText>31–40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85CC081" w14:textId="043551CF" w:rsidR="009A4657" w:rsidRPr="000F026B" w:rsidDel="00B00584" w:rsidRDefault="001A30E1">
            <w:pPr>
              <w:spacing w:after="0" w:line="240" w:lineRule="auto"/>
              <w:jc w:val="both"/>
              <w:rPr>
                <w:del w:id="3310" w:author="usher" w:date="2026-08-13T10:04:00Z"/>
                <w:rFonts w:ascii="Times New Roman" w:hAnsi="Times New Roman"/>
                <w:sz w:val="24"/>
                <w:szCs w:val="24"/>
                <w:rPrChange w:id="3311" w:author="usher" w:date="2026-06-05T05:43:00Z">
                  <w:rPr>
                    <w:del w:id="3312" w:author="usher" w:date="2026-08-13T10:04:00Z"/>
                  </w:rPr>
                </w:rPrChange>
              </w:rPr>
            </w:pPr>
            <w:del w:id="3313" w:author="usher" w:date="2026-08-13T10:04:00Z">
              <w:r w:rsidRPr="000F026B" w:rsidDel="00B00584">
                <w:rPr>
                  <w:rFonts w:ascii="Times New Roman" w:eastAsia="Times New Roman" w:hAnsi="Times New Roman"/>
                  <w:color w:val="000000"/>
                  <w:sz w:val="24"/>
                  <w:szCs w:val="24"/>
                  <w:lang w:eastAsia="en-GB"/>
                </w:rPr>
                <w:delText>14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951E6D6" w14:textId="131BB757" w:rsidR="009A4657" w:rsidRPr="000F026B" w:rsidDel="00B00584" w:rsidRDefault="001A30E1">
            <w:pPr>
              <w:spacing w:after="0" w:line="240" w:lineRule="auto"/>
              <w:jc w:val="both"/>
              <w:rPr>
                <w:del w:id="3314" w:author="usher" w:date="2026-08-13T10:04:00Z"/>
                <w:rFonts w:ascii="Times New Roman" w:hAnsi="Times New Roman"/>
                <w:sz w:val="24"/>
                <w:szCs w:val="24"/>
                <w:rPrChange w:id="3315" w:author="usher" w:date="2026-06-05T05:43:00Z">
                  <w:rPr>
                    <w:del w:id="3316" w:author="usher" w:date="2026-08-13T10:04:00Z"/>
                  </w:rPr>
                </w:rPrChange>
              </w:rPr>
            </w:pPr>
            <w:del w:id="3317" w:author="usher" w:date="2026-08-13T10:04:00Z">
              <w:r w:rsidRPr="000F026B" w:rsidDel="00B00584">
                <w:rPr>
                  <w:rFonts w:ascii="Times New Roman" w:eastAsia="Times New Roman" w:hAnsi="Times New Roman"/>
                  <w:color w:val="000000"/>
                  <w:sz w:val="24"/>
                  <w:szCs w:val="24"/>
                  <w:lang w:eastAsia="en-GB"/>
                </w:rPr>
                <w:delText>35.90</w:delText>
              </w:r>
            </w:del>
          </w:p>
        </w:tc>
      </w:tr>
      <w:tr w:rsidR="009A4657" w:rsidRPr="000F026B" w:rsidDel="00B00584" w14:paraId="3ECC8759" w14:textId="3F4AB597">
        <w:trPr>
          <w:trHeight w:val="500"/>
          <w:del w:id="3318"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5CE6DAF" w14:textId="7CC8FDEF" w:rsidR="009A4657" w:rsidRPr="000F026B" w:rsidDel="00B00584" w:rsidRDefault="00B144FA">
            <w:pPr>
              <w:spacing w:after="0" w:line="240" w:lineRule="auto"/>
              <w:rPr>
                <w:del w:id="3319" w:author="usher" w:date="2026-08-13T10:04:00Z"/>
                <w:rFonts w:ascii="Times New Roman" w:eastAsia="Times New Roman" w:hAnsi="Times New Roman"/>
                <w:sz w:val="24"/>
                <w:szCs w:val="24"/>
                <w:lang w:eastAsia="en-GB"/>
              </w:rPr>
            </w:pPr>
            <w:ins w:id="3320" w:author="BELLA- AWUSAH, TOLULOPE (PGR)" w:date="2026-01-29T15:38:00Z">
              <w:del w:id="3321" w:author="usher" w:date="2026-08-13T10:04:00Z">
                <w:r w:rsidRPr="000F026B" w:rsidDel="00B00584">
                  <w:rPr>
                    <w:rFonts w:ascii="Times New Roman" w:eastAsia="Times New Roman" w:hAnsi="Times New Roman"/>
                    <w:sz w:val="24"/>
                    <w:szCs w:val="24"/>
                    <w:highlight w:val="green"/>
                    <w:lang w:eastAsia="en-GB"/>
                    <w:rPrChange w:id="3322" w:author="usher" w:date="2026-06-05T05:43:00Z">
                      <w:rPr>
                        <w:rFonts w:ascii="Times New Roman" w:eastAsia="Times New Roman" w:hAnsi="Times New Roman"/>
                        <w:sz w:val="24"/>
                        <w:szCs w:val="24"/>
                        <w:lang w:eastAsia="en-GB"/>
                      </w:rPr>
                    </w:rPrChange>
                  </w:rPr>
                  <w:delText>51 and above</w:delText>
                </w:r>
              </w:del>
            </w:ins>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529FD2" w14:textId="5B8CA319" w:rsidR="009A4657" w:rsidRPr="000F026B" w:rsidDel="00B00584" w:rsidRDefault="001A30E1">
            <w:pPr>
              <w:spacing w:after="0" w:line="240" w:lineRule="auto"/>
              <w:jc w:val="both"/>
              <w:rPr>
                <w:del w:id="3323" w:author="usher" w:date="2026-08-13T10:04:00Z"/>
                <w:rFonts w:ascii="Times New Roman" w:hAnsi="Times New Roman"/>
                <w:sz w:val="24"/>
                <w:szCs w:val="24"/>
                <w:rPrChange w:id="3324" w:author="usher" w:date="2026-06-05T05:43:00Z">
                  <w:rPr>
                    <w:del w:id="3325" w:author="usher" w:date="2026-08-13T10:04:00Z"/>
                  </w:rPr>
                </w:rPrChange>
              </w:rPr>
            </w:pPr>
            <w:del w:id="3326" w:author="usher" w:date="2026-08-13T10:04:00Z">
              <w:r w:rsidRPr="000F026B" w:rsidDel="00B00584">
                <w:rPr>
                  <w:rFonts w:ascii="Times New Roman" w:eastAsia="Times New Roman" w:hAnsi="Times New Roman"/>
                  <w:color w:val="000000"/>
                  <w:sz w:val="24"/>
                  <w:szCs w:val="24"/>
                  <w:lang w:eastAsia="en-GB"/>
                </w:rPr>
                <w:delText>41–50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BCA45E8" w14:textId="3AC3B44F" w:rsidR="009A4657" w:rsidRPr="000F026B" w:rsidDel="00B00584" w:rsidRDefault="001A30E1">
            <w:pPr>
              <w:spacing w:after="0" w:line="240" w:lineRule="auto"/>
              <w:jc w:val="both"/>
              <w:rPr>
                <w:del w:id="3327" w:author="usher" w:date="2026-08-13T10:04:00Z"/>
                <w:rFonts w:ascii="Times New Roman" w:hAnsi="Times New Roman"/>
                <w:sz w:val="24"/>
                <w:szCs w:val="24"/>
                <w:rPrChange w:id="3328" w:author="usher" w:date="2026-06-05T05:43:00Z">
                  <w:rPr>
                    <w:del w:id="3329" w:author="usher" w:date="2026-08-13T10:04:00Z"/>
                  </w:rPr>
                </w:rPrChange>
              </w:rPr>
            </w:pPr>
            <w:del w:id="3330" w:author="usher" w:date="2026-08-13T10:04:00Z">
              <w:r w:rsidRPr="000F026B" w:rsidDel="00B00584">
                <w:rPr>
                  <w:rFonts w:ascii="Times New Roman" w:eastAsia="Times New Roman" w:hAnsi="Times New Roman"/>
                  <w:color w:val="000000"/>
                  <w:sz w:val="24"/>
                  <w:szCs w:val="24"/>
                  <w:lang w:eastAsia="en-GB"/>
                </w:rPr>
                <w:delText>7</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9E8B09F" w14:textId="0A60D151" w:rsidR="009A4657" w:rsidRPr="000F026B" w:rsidDel="00B00584" w:rsidRDefault="001A30E1">
            <w:pPr>
              <w:spacing w:after="0" w:line="240" w:lineRule="auto"/>
              <w:jc w:val="both"/>
              <w:rPr>
                <w:del w:id="3331" w:author="usher" w:date="2026-08-13T10:04:00Z"/>
                <w:rFonts w:ascii="Times New Roman" w:hAnsi="Times New Roman"/>
                <w:sz w:val="24"/>
                <w:szCs w:val="24"/>
                <w:rPrChange w:id="3332" w:author="usher" w:date="2026-06-05T05:43:00Z">
                  <w:rPr>
                    <w:del w:id="3333" w:author="usher" w:date="2026-08-13T10:04:00Z"/>
                  </w:rPr>
                </w:rPrChange>
              </w:rPr>
            </w:pPr>
            <w:del w:id="3334" w:author="usher" w:date="2026-08-13T10:04:00Z">
              <w:r w:rsidRPr="000F026B" w:rsidDel="00B00584">
                <w:rPr>
                  <w:rFonts w:ascii="Times New Roman" w:eastAsia="Times New Roman" w:hAnsi="Times New Roman"/>
                  <w:color w:val="000000"/>
                  <w:sz w:val="24"/>
                  <w:szCs w:val="24"/>
                  <w:lang w:eastAsia="en-GB"/>
                </w:rPr>
                <w:delText>17.95</w:delText>
              </w:r>
            </w:del>
          </w:p>
        </w:tc>
      </w:tr>
      <w:tr w:rsidR="009A4657" w:rsidRPr="000F026B" w:rsidDel="00B00584" w14:paraId="7E8F555C" w14:textId="261166FC">
        <w:trPr>
          <w:trHeight w:val="500"/>
          <w:del w:id="3335"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7713507" w14:textId="30254ACB" w:rsidR="009A4657" w:rsidRPr="000F026B" w:rsidDel="00B00584" w:rsidRDefault="009A4657">
            <w:pPr>
              <w:spacing w:after="0" w:line="240" w:lineRule="auto"/>
              <w:rPr>
                <w:del w:id="3336"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0C2342" w14:textId="705E9E88" w:rsidR="009A4657" w:rsidRPr="000F026B" w:rsidDel="00B00584" w:rsidRDefault="001A30E1">
            <w:pPr>
              <w:spacing w:after="0" w:line="240" w:lineRule="auto"/>
              <w:jc w:val="both"/>
              <w:rPr>
                <w:del w:id="3337" w:author="usher" w:date="2026-08-13T10:04:00Z"/>
                <w:rFonts w:ascii="Times New Roman" w:hAnsi="Times New Roman"/>
                <w:sz w:val="24"/>
                <w:szCs w:val="24"/>
                <w:rPrChange w:id="3338" w:author="usher" w:date="2026-06-05T05:43:00Z">
                  <w:rPr>
                    <w:del w:id="3339" w:author="usher" w:date="2026-08-13T10:04:00Z"/>
                  </w:rPr>
                </w:rPrChange>
              </w:rPr>
            </w:pPr>
            <w:del w:id="3340" w:author="usher" w:date="2026-08-13T10:04:00Z">
              <w:r w:rsidRPr="000F026B" w:rsidDel="00B00584">
                <w:rPr>
                  <w:rFonts w:ascii="Times New Roman" w:eastAsia="Times New Roman" w:hAnsi="Times New Roman"/>
                  <w:color w:val="000000"/>
                  <w:sz w:val="24"/>
                  <w:szCs w:val="24"/>
                  <w:lang w:eastAsia="en-GB"/>
                </w:rPr>
                <w:delText>51–60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5B19363" w14:textId="623E55F8" w:rsidR="009A4657" w:rsidRPr="000F026B" w:rsidDel="00B00584" w:rsidRDefault="001A30E1">
            <w:pPr>
              <w:spacing w:after="0" w:line="240" w:lineRule="auto"/>
              <w:jc w:val="both"/>
              <w:rPr>
                <w:del w:id="3341" w:author="usher" w:date="2026-08-13T10:04:00Z"/>
                <w:rFonts w:ascii="Times New Roman" w:hAnsi="Times New Roman"/>
                <w:sz w:val="24"/>
                <w:szCs w:val="24"/>
                <w:rPrChange w:id="3342" w:author="usher" w:date="2026-06-05T05:43:00Z">
                  <w:rPr>
                    <w:del w:id="3343" w:author="usher" w:date="2026-08-13T10:04:00Z"/>
                  </w:rPr>
                </w:rPrChange>
              </w:rPr>
            </w:pPr>
            <w:del w:id="3344" w:author="usher" w:date="2026-08-13T10:04:00Z">
              <w:r w:rsidRPr="000F026B" w:rsidDel="00B00584">
                <w:rPr>
                  <w:rFonts w:ascii="Times New Roman" w:eastAsia="Times New Roman" w:hAnsi="Times New Roman"/>
                  <w:color w:val="000000"/>
                  <w:sz w:val="24"/>
                  <w:szCs w:val="24"/>
                  <w:lang w:eastAsia="en-GB"/>
                </w:rPr>
                <w:delText>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87012D4" w14:textId="007BBD14" w:rsidR="009A4657" w:rsidRPr="000F026B" w:rsidDel="00B00584" w:rsidRDefault="001A30E1">
            <w:pPr>
              <w:spacing w:after="0" w:line="240" w:lineRule="auto"/>
              <w:jc w:val="both"/>
              <w:rPr>
                <w:del w:id="3345" w:author="usher" w:date="2026-08-13T10:04:00Z"/>
                <w:rFonts w:ascii="Times New Roman" w:hAnsi="Times New Roman"/>
                <w:sz w:val="24"/>
                <w:szCs w:val="24"/>
                <w:rPrChange w:id="3346" w:author="usher" w:date="2026-06-05T05:43:00Z">
                  <w:rPr>
                    <w:del w:id="3347" w:author="usher" w:date="2026-08-13T10:04:00Z"/>
                  </w:rPr>
                </w:rPrChange>
              </w:rPr>
            </w:pPr>
            <w:del w:id="3348" w:author="usher" w:date="2026-08-13T10:04:00Z">
              <w:r w:rsidRPr="000F026B" w:rsidDel="00B00584">
                <w:rPr>
                  <w:rFonts w:ascii="Times New Roman" w:eastAsia="Times New Roman" w:hAnsi="Times New Roman"/>
                  <w:color w:val="000000"/>
                  <w:sz w:val="24"/>
                  <w:szCs w:val="24"/>
                  <w:lang w:eastAsia="en-GB"/>
                </w:rPr>
                <w:delText>10.26</w:delText>
              </w:r>
            </w:del>
          </w:p>
        </w:tc>
      </w:tr>
      <w:tr w:rsidR="009A4657" w:rsidRPr="000F026B" w:rsidDel="00B00584" w14:paraId="10F401C0" w14:textId="7B7B38B0">
        <w:trPr>
          <w:trHeight w:val="500"/>
          <w:del w:id="3349"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BCA9E7C" w14:textId="04A8864D" w:rsidR="009A4657" w:rsidRPr="000F026B" w:rsidDel="00B00584" w:rsidRDefault="009A4657">
            <w:pPr>
              <w:spacing w:after="0" w:line="240" w:lineRule="auto"/>
              <w:rPr>
                <w:del w:id="3350"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72EE2D4" w14:textId="1A3AB0E1" w:rsidR="009A4657" w:rsidRPr="000F026B" w:rsidDel="00B00584" w:rsidRDefault="001A30E1">
            <w:pPr>
              <w:spacing w:after="0" w:line="240" w:lineRule="auto"/>
              <w:jc w:val="both"/>
              <w:rPr>
                <w:del w:id="3351" w:author="usher" w:date="2026-08-13T10:04:00Z"/>
                <w:rFonts w:ascii="Times New Roman" w:hAnsi="Times New Roman"/>
                <w:sz w:val="24"/>
                <w:szCs w:val="24"/>
                <w:rPrChange w:id="3352" w:author="usher" w:date="2026-06-05T05:43:00Z">
                  <w:rPr>
                    <w:del w:id="3353" w:author="usher" w:date="2026-08-13T10:04:00Z"/>
                  </w:rPr>
                </w:rPrChange>
              </w:rPr>
            </w:pPr>
            <w:del w:id="3354" w:author="usher" w:date="2026-08-13T10:04:00Z">
              <w:r w:rsidRPr="000F026B" w:rsidDel="00B00584">
                <w:rPr>
                  <w:rFonts w:ascii="Times New Roman" w:eastAsia="Times New Roman" w:hAnsi="Times New Roman"/>
                  <w:color w:val="000000"/>
                  <w:sz w:val="24"/>
                  <w:szCs w:val="24"/>
                  <w:lang w:eastAsia="en-GB"/>
                </w:rPr>
                <w:delText>≥ 61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CC08215" w14:textId="1A1D4710" w:rsidR="009A4657" w:rsidRPr="000F026B" w:rsidDel="00B00584" w:rsidRDefault="001A30E1">
            <w:pPr>
              <w:spacing w:after="0" w:line="240" w:lineRule="auto"/>
              <w:jc w:val="both"/>
              <w:rPr>
                <w:del w:id="3355" w:author="usher" w:date="2026-08-13T10:04:00Z"/>
                <w:rFonts w:ascii="Times New Roman" w:hAnsi="Times New Roman"/>
                <w:sz w:val="24"/>
                <w:szCs w:val="24"/>
                <w:rPrChange w:id="3356" w:author="usher" w:date="2026-06-05T05:43:00Z">
                  <w:rPr>
                    <w:del w:id="3357" w:author="usher" w:date="2026-08-13T10:04:00Z"/>
                  </w:rPr>
                </w:rPrChange>
              </w:rPr>
            </w:pPr>
            <w:del w:id="3358" w:author="usher" w:date="2026-08-13T10:04:00Z">
              <w:r w:rsidRPr="000F026B" w:rsidDel="00B00584">
                <w:rPr>
                  <w:rFonts w:ascii="Times New Roman" w:eastAsia="Times New Roman" w:hAnsi="Times New Roman"/>
                  <w:color w:val="000000"/>
                  <w:sz w:val="24"/>
                  <w:szCs w:val="24"/>
                  <w:lang w:eastAsia="en-GB"/>
                </w:rPr>
                <w:delText>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04B39C4" w14:textId="44869E7F" w:rsidR="009A4657" w:rsidRPr="000F026B" w:rsidDel="00B00584" w:rsidRDefault="001A30E1">
            <w:pPr>
              <w:spacing w:after="0" w:line="240" w:lineRule="auto"/>
              <w:jc w:val="both"/>
              <w:rPr>
                <w:del w:id="3359" w:author="usher" w:date="2026-08-13T10:04:00Z"/>
                <w:rFonts w:ascii="Times New Roman" w:hAnsi="Times New Roman"/>
                <w:sz w:val="24"/>
                <w:szCs w:val="24"/>
                <w:rPrChange w:id="3360" w:author="usher" w:date="2026-06-05T05:43:00Z">
                  <w:rPr>
                    <w:del w:id="3361" w:author="usher" w:date="2026-08-13T10:04:00Z"/>
                  </w:rPr>
                </w:rPrChange>
              </w:rPr>
            </w:pPr>
            <w:del w:id="3362" w:author="usher" w:date="2026-08-13T10:04:00Z">
              <w:r w:rsidRPr="000F026B" w:rsidDel="00B00584">
                <w:rPr>
                  <w:rFonts w:ascii="Times New Roman" w:eastAsia="Times New Roman" w:hAnsi="Times New Roman"/>
                  <w:color w:val="000000"/>
                  <w:sz w:val="24"/>
                  <w:szCs w:val="24"/>
                  <w:lang w:eastAsia="en-GB"/>
                </w:rPr>
                <w:delText>10.26</w:delText>
              </w:r>
            </w:del>
          </w:p>
        </w:tc>
      </w:tr>
      <w:tr w:rsidR="009A4657" w:rsidRPr="000F026B" w:rsidDel="00B00584" w14:paraId="1356A81B" w14:textId="67E44844">
        <w:trPr>
          <w:trHeight w:val="500"/>
          <w:del w:id="3363"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F3EBCD" w14:textId="413AADE0" w:rsidR="009A4657" w:rsidRPr="000F026B" w:rsidDel="00B00584" w:rsidRDefault="009A4657">
            <w:pPr>
              <w:spacing w:after="0" w:line="240" w:lineRule="auto"/>
              <w:rPr>
                <w:del w:id="3364"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7AA1B7F" w14:textId="7A14C9DB" w:rsidR="009A4657" w:rsidRPr="000F026B" w:rsidDel="00B00584" w:rsidRDefault="001A30E1">
            <w:pPr>
              <w:spacing w:after="0" w:line="240" w:lineRule="auto"/>
              <w:jc w:val="both"/>
              <w:rPr>
                <w:del w:id="3365" w:author="usher" w:date="2026-08-13T10:04:00Z"/>
                <w:rFonts w:ascii="Times New Roman" w:hAnsi="Times New Roman"/>
                <w:sz w:val="24"/>
                <w:szCs w:val="24"/>
                <w:rPrChange w:id="3366" w:author="usher" w:date="2026-06-05T05:43:00Z">
                  <w:rPr>
                    <w:del w:id="3367" w:author="usher" w:date="2026-08-13T10:04:00Z"/>
                  </w:rPr>
                </w:rPrChange>
              </w:rPr>
            </w:pPr>
            <w:del w:id="3368" w:author="usher" w:date="2026-08-13T10:04:00Z">
              <w:r w:rsidRPr="000F026B" w:rsidDel="00B00584">
                <w:rPr>
                  <w:rFonts w:ascii="Times New Roman" w:eastAsia="Times New Roman" w:hAnsi="Times New Roman"/>
                  <w:color w:val="000000"/>
                  <w:sz w:val="24"/>
                  <w:szCs w:val="24"/>
                  <w:lang w:eastAsia="en-GB"/>
                </w:rPr>
                <w:delText>Missing data</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3EDB313" w14:textId="726095F1" w:rsidR="009A4657" w:rsidRPr="000F026B" w:rsidDel="00B00584" w:rsidRDefault="001A30E1">
            <w:pPr>
              <w:spacing w:after="0" w:line="240" w:lineRule="auto"/>
              <w:jc w:val="both"/>
              <w:rPr>
                <w:del w:id="3369" w:author="usher" w:date="2026-08-13T10:04:00Z"/>
                <w:rFonts w:ascii="Times New Roman" w:hAnsi="Times New Roman"/>
                <w:sz w:val="24"/>
                <w:szCs w:val="24"/>
                <w:rPrChange w:id="3370" w:author="usher" w:date="2026-06-05T05:43:00Z">
                  <w:rPr>
                    <w:del w:id="3371" w:author="usher" w:date="2026-08-13T10:04:00Z"/>
                  </w:rPr>
                </w:rPrChange>
              </w:rPr>
            </w:pPr>
            <w:del w:id="3372" w:author="usher" w:date="2026-08-13T10:04:00Z">
              <w:r w:rsidRPr="000F026B" w:rsidDel="00B00584">
                <w:rPr>
                  <w:rFonts w:ascii="Times New Roman" w:eastAsia="Times New Roman" w:hAnsi="Times New Roman"/>
                  <w:color w:val="000000"/>
                  <w:sz w:val="24"/>
                  <w:szCs w:val="24"/>
                  <w:lang w:eastAsia="en-GB"/>
                </w:rPr>
                <w:delText>5</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0FBB4DF" w14:textId="0C02F100" w:rsidR="009A4657" w:rsidRPr="000F026B" w:rsidDel="00B00584" w:rsidRDefault="001A30E1">
            <w:pPr>
              <w:spacing w:after="0" w:line="240" w:lineRule="auto"/>
              <w:jc w:val="both"/>
              <w:rPr>
                <w:del w:id="3373" w:author="usher" w:date="2026-08-13T10:04:00Z"/>
                <w:rFonts w:ascii="Times New Roman" w:hAnsi="Times New Roman"/>
                <w:sz w:val="24"/>
                <w:szCs w:val="24"/>
                <w:rPrChange w:id="3374" w:author="usher" w:date="2026-06-05T05:43:00Z">
                  <w:rPr>
                    <w:del w:id="3375" w:author="usher" w:date="2026-08-13T10:04:00Z"/>
                  </w:rPr>
                </w:rPrChange>
              </w:rPr>
            </w:pPr>
            <w:del w:id="3376" w:author="usher" w:date="2026-08-13T10:04:00Z">
              <w:r w:rsidRPr="000F026B" w:rsidDel="00B00584">
                <w:rPr>
                  <w:rFonts w:ascii="Times New Roman" w:eastAsia="Times New Roman" w:hAnsi="Times New Roman"/>
                  <w:color w:val="000000"/>
                  <w:sz w:val="24"/>
                  <w:szCs w:val="24"/>
                  <w:lang w:eastAsia="en-GB"/>
                </w:rPr>
                <w:delText>12.82</w:delText>
              </w:r>
            </w:del>
          </w:p>
        </w:tc>
      </w:tr>
      <w:tr w:rsidR="009A4657" w:rsidRPr="000F026B" w:rsidDel="00B00584" w14:paraId="210D0B86" w14:textId="0DC1B3AB">
        <w:trPr>
          <w:trHeight w:val="500"/>
          <w:del w:id="3377"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E7BC628" w14:textId="63906312" w:rsidR="009A4657" w:rsidRPr="000F026B" w:rsidDel="00B00584" w:rsidRDefault="00B144FA">
            <w:pPr>
              <w:spacing w:after="0" w:line="240" w:lineRule="auto"/>
              <w:jc w:val="both"/>
              <w:rPr>
                <w:del w:id="3378" w:author="usher" w:date="2026-08-13T10:04:00Z"/>
                <w:rFonts w:ascii="Times New Roman" w:hAnsi="Times New Roman"/>
                <w:sz w:val="24"/>
                <w:szCs w:val="24"/>
                <w:rPrChange w:id="3379" w:author="usher" w:date="2026-06-05T05:43:00Z">
                  <w:rPr>
                    <w:del w:id="3380" w:author="usher" w:date="2026-08-13T10:04:00Z"/>
                  </w:rPr>
                </w:rPrChange>
              </w:rPr>
            </w:pPr>
            <w:ins w:id="3381" w:author="BELLA- AWUSAH, TOLULOPE (PGR)" w:date="2026-01-29T15:38:00Z">
              <w:del w:id="3382" w:author="usher" w:date="2026-08-13T10:04:00Z">
                <w:r w:rsidRPr="000F026B" w:rsidDel="00B00584">
                  <w:rPr>
                    <w:rFonts w:ascii="Times New Roman" w:eastAsia="Times New Roman" w:hAnsi="Times New Roman"/>
                    <w:b/>
                    <w:bCs/>
                    <w:color w:val="000000"/>
                    <w:sz w:val="24"/>
                    <w:szCs w:val="24"/>
                    <w:lang w:eastAsia="en-GB"/>
                  </w:rPr>
                  <w:delText xml:space="preserve">Highest </w:delText>
                </w:r>
              </w:del>
            </w:ins>
            <w:del w:id="3383" w:author="usher" w:date="2026-08-13T10:04:00Z">
              <w:r w:rsidRPr="000F026B" w:rsidDel="00B00584">
                <w:rPr>
                  <w:rFonts w:ascii="Times New Roman" w:eastAsia="Times New Roman" w:hAnsi="Times New Roman"/>
                  <w:b/>
                  <w:bCs/>
                  <w:color w:val="000000"/>
                  <w:sz w:val="24"/>
                  <w:szCs w:val="24"/>
                  <w:lang w:eastAsia="en-GB"/>
                </w:rPr>
                <w:delText>Educational Qualification</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D6DEF21" w14:textId="617C6C38" w:rsidR="009A4657" w:rsidRPr="000F026B" w:rsidDel="00B00584" w:rsidRDefault="001A30E1">
            <w:pPr>
              <w:spacing w:after="0" w:line="240" w:lineRule="auto"/>
              <w:jc w:val="both"/>
              <w:rPr>
                <w:del w:id="3384" w:author="usher" w:date="2026-08-13T10:04:00Z"/>
                <w:rFonts w:ascii="Times New Roman" w:hAnsi="Times New Roman"/>
                <w:sz w:val="24"/>
                <w:szCs w:val="24"/>
                <w:rPrChange w:id="3385" w:author="usher" w:date="2026-06-05T05:43:00Z">
                  <w:rPr>
                    <w:del w:id="3386" w:author="usher" w:date="2026-08-13T10:04:00Z"/>
                  </w:rPr>
                </w:rPrChange>
              </w:rPr>
            </w:pPr>
            <w:del w:id="3387" w:author="usher" w:date="2026-08-13T10:04:00Z">
              <w:r w:rsidRPr="000F026B" w:rsidDel="00B00584">
                <w:rPr>
                  <w:rFonts w:ascii="Times New Roman" w:eastAsia="Times New Roman" w:hAnsi="Times New Roman"/>
                  <w:color w:val="000000"/>
                  <w:sz w:val="24"/>
                  <w:szCs w:val="24"/>
                  <w:lang w:eastAsia="en-GB"/>
                </w:rPr>
                <w:delText>Bachelor’s degree</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D7BB5E8" w14:textId="14ED5D6B" w:rsidR="009A4657" w:rsidRPr="000F026B" w:rsidDel="00B00584" w:rsidRDefault="001A30E1">
            <w:pPr>
              <w:spacing w:after="0" w:line="240" w:lineRule="auto"/>
              <w:jc w:val="both"/>
              <w:rPr>
                <w:del w:id="3388" w:author="usher" w:date="2026-08-13T10:04:00Z"/>
                <w:rFonts w:ascii="Times New Roman" w:hAnsi="Times New Roman"/>
                <w:sz w:val="24"/>
                <w:szCs w:val="24"/>
                <w:rPrChange w:id="3389" w:author="usher" w:date="2026-06-05T05:43:00Z">
                  <w:rPr>
                    <w:del w:id="3390" w:author="usher" w:date="2026-08-13T10:04:00Z"/>
                  </w:rPr>
                </w:rPrChange>
              </w:rPr>
            </w:pPr>
            <w:del w:id="3391" w:author="usher" w:date="2026-08-13T10:04:00Z">
              <w:r w:rsidRPr="000F026B" w:rsidDel="00B00584">
                <w:rPr>
                  <w:rFonts w:ascii="Times New Roman" w:eastAsia="Times New Roman" w:hAnsi="Times New Roman"/>
                  <w:color w:val="000000"/>
                  <w:sz w:val="24"/>
                  <w:szCs w:val="24"/>
                  <w:lang w:eastAsia="en-GB"/>
                </w:rPr>
                <w:delText>20</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DFE54ED" w14:textId="4AE351B0" w:rsidR="009A4657" w:rsidRPr="000F026B" w:rsidDel="00B00584" w:rsidRDefault="001A30E1">
            <w:pPr>
              <w:spacing w:after="0" w:line="240" w:lineRule="auto"/>
              <w:jc w:val="both"/>
              <w:rPr>
                <w:del w:id="3392" w:author="usher" w:date="2026-08-13T10:04:00Z"/>
                <w:rFonts w:ascii="Times New Roman" w:hAnsi="Times New Roman"/>
                <w:sz w:val="24"/>
                <w:szCs w:val="24"/>
                <w:rPrChange w:id="3393" w:author="usher" w:date="2026-06-05T05:43:00Z">
                  <w:rPr>
                    <w:del w:id="3394" w:author="usher" w:date="2026-08-13T10:04:00Z"/>
                  </w:rPr>
                </w:rPrChange>
              </w:rPr>
            </w:pPr>
            <w:del w:id="3395" w:author="usher" w:date="2026-08-13T10:04:00Z">
              <w:r w:rsidRPr="000F026B" w:rsidDel="00B00584">
                <w:rPr>
                  <w:rFonts w:ascii="Times New Roman" w:eastAsia="Times New Roman" w:hAnsi="Times New Roman"/>
                  <w:color w:val="000000"/>
                  <w:sz w:val="24"/>
                  <w:szCs w:val="24"/>
                  <w:lang w:eastAsia="en-GB"/>
                </w:rPr>
                <w:delText>51.28</w:delText>
              </w:r>
            </w:del>
          </w:p>
        </w:tc>
      </w:tr>
      <w:tr w:rsidR="009A4657" w:rsidRPr="000F026B" w:rsidDel="00B00584" w14:paraId="704A1C01" w14:textId="6C25F4CD">
        <w:trPr>
          <w:trHeight w:val="500"/>
          <w:del w:id="3396"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C7FDE3D" w14:textId="5B165BB8" w:rsidR="009A4657" w:rsidRPr="000F026B" w:rsidDel="00B00584" w:rsidRDefault="009A4657">
            <w:pPr>
              <w:spacing w:after="0" w:line="240" w:lineRule="auto"/>
              <w:rPr>
                <w:del w:id="3397"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07D735F" w14:textId="668BD85C" w:rsidR="009A4657" w:rsidRPr="000F026B" w:rsidDel="00B00584" w:rsidRDefault="001A30E1">
            <w:pPr>
              <w:spacing w:after="0" w:line="240" w:lineRule="auto"/>
              <w:jc w:val="both"/>
              <w:rPr>
                <w:del w:id="3398" w:author="usher" w:date="2026-08-13T10:04:00Z"/>
                <w:rFonts w:ascii="Times New Roman" w:hAnsi="Times New Roman"/>
                <w:sz w:val="24"/>
                <w:szCs w:val="24"/>
                <w:rPrChange w:id="3399" w:author="usher" w:date="2026-06-05T05:43:00Z">
                  <w:rPr>
                    <w:del w:id="3400" w:author="usher" w:date="2026-08-13T10:04:00Z"/>
                  </w:rPr>
                </w:rPrChange>
              </w:rPr>
            </w:pPr>
            <w:del w:id="3401" w:author="usher" w:date="2026-08-13T10:04:00Z">
              <w:r w:rsidRPr="000F026B" w:rsidDel="00B00584">
                <w:rPr>
                  <w:rFonts w:ascii="Times New Roman" w:eastAsia="Times New Roman" w:hAnsi="Times New Roman"/>
                  <w:color w:val="000000"/>
                  <w:sz w:val="24"/>
                  <w:szCs w:val="24"/>
                  <w:lang w:eastAsia="en-GB"/>
                </w:rPr>
                <w:delText>Master’s degree</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7BFD99C" w14:textId="57147324" w:rsidR="009A4657" w:rsidRPr="000F026B" w:rsidDel="00B00584" w:rsidRDefault="001A30E1">
            <w:pPr>
              <w:spacing w:after="0" w:line="240" w:lineRule="auto"/>
              <w:jc w:val="both"/>
              <w:rPr>
                <w:del w:id="3402" w:author="usher" w:date="2026-08-13T10:04:00Z"/>
                <w:rFonts w:ascii="Times New Roman" w:hAnsi="Times New Roman"/>
                <w:sz w:val="24"/>
                <w:szCs w:val="24"/>
                <w:rPrChange w:id="3403" w:author="usher" w:date="2026-06-05T05:43:00Z">
                  <w:rPr>
                    <w:del w:id="3404" w:author="usher" w:date="2026-08-13T10:04:00Z"/>
                  </w:rPr>
                </w:rPrChange>
              </w:rPr>
            </w:pPr>
            <w:del w:id="3405" w:author="usher" w:date="2026-08-13T10:04:00Z">
              <w:r w:rsidRPr="000F026B" w:rsidDel="00B00584">
                <w:rPr>
                  <w:rFonts w:ascii="Times New Roman" w:eastAsia="Times New Roman" w:hAnsi="Times New Roman"/>
                  <w:color w:val="000000"/>
                  <w:sz w:val="24"/>
                  <w:szCs w:val="24"/>
                  <w:lang w:eastAsia="en-GB"/>
                </w:rPr>
                <w:delText>5</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60BDDD5" w14:textId="6E527380" w:rsidR="009A4657" w:rsidRPr="000F026B" w:rsidDel="00B00584" w:rsidRDefault="001A30E1">
            <w:pPr>
              <w:spacing w:after="0" w:line="240" w:lineRule="auto"/>
              <w:jc w:val="both"/>
              <w:rPr>
                <w:del w:id="3406" w:author="usher" w:date="2026-08-13T10:04:00Z"/>
                <w:rFonts w:ascii="Times New Roman" w:hAnsi="Times New Roman"/>
                <w:sz w:val="24"/>
                <w:szCs w:val="24"/>
                <w:rPrChange w:id="3407" w:author="usher" w:date="2026-06-05T05:43:00Z">
                  <w:rPr>
                    <w:del w:id="3408" w:author="usher" w:date="2026-08-13T10:04:00Z"/>
                  </w:rPr>
                </w:rPrChange>
              </w:rPr>
            </w:pPr>
            <w:del w:id="3409" w:author="usher" w:date="2026-08-13T10:04:00Z">
              <w:r w:rsidRPr="000F026B" w:rsidDel="00B00584">
                <w:rPr>
                  <w:rFonts w:ascii="Times New Roman" w:eastAsia="Times New Roman" w:hAnsi="Times New Roman"/>
                  <w:color w:val="000000"/>
                  <w:sz w:val="24"/>
                  <w:szCs w:val="24"/>
                  <w:lang w:eastAsia="en-GB"/>
                </w:rPr>
                <w:delText>12.82</w:delText>
              </w:r>
            </w:del>
          </w:p>
        </w:tc>
      </w:tr>
      <w:tr w:rsidR="009A4657" w:rsidRPr="000F026B" w:rsidDel="00B00584" w14:paraId="2684F60A" w14:textId="5FD980DE">
        <w:trPr>
          <w:trHeight w:val="500"/>
          <w:del w:id="3410"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6213438" w14:textId="072D4DB1" w:rsidR="009A4657" w:rsidRPr="000F026B" w:rsidDel="00B00584" w:rsidRDefault="009A4657">
            <w:pPr>
              <w:spacing w:after="0" w:line="240" w:lineRule="auto"/>
              <w:rPr>
                <w:del w:id="3411"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2DD2AE0" w14:textId="54F12F71" w:rsidR="009A4657" w:rsidRPr="000F026B" w:rsidDel="00B00584" w:rsidRDefault="001A30E1">
            <w:pPr>
              <w:spacing w:after="0" w:line="240" w:lineRule="auto"/>
              <w:jc w:val="both"/>
              <w:rPr>
                <w:del w:id="3412" w:author="usher" w:date="2026-08-13T10:04:00Z"/>
                <w:rFonts w:ascii="Times New Roman" w:hAnsi="Times New Roman"/>
                <w:sz w:val="24"/>
                <w:szCs w:val="24"/>
                <w:rPrChange w:id="3413" w:author="usher" w:date="2026-06-05T05:43:00Z">
                  <w:rPr>
                    <w:del w:id="3414" w:author="usher" w:date="2026-08-13T10:04:00Z"/>
                  </w:rPr>
                </w:rPrChange>
              </w:rPr>
            </w:pPr>
            <w:del w:id="3415" w:author="usher" w:date="2026-08-13T10:04:00Z">
              <w:r w:rsidRPr="000F026B" w:rsidDel="00B00584">
                <w:rPr>
                  <w:rFonts w:ascii="Times New Roman" w:eastAsia="Times New Roman" w:hAnsi="Times New Roman"/>
                  <w:color w:val="000000"/>
                  <w:sz w:val="24"/>
                  <w:szCs w:val="24"/>
                  <w:lang w:eastAsia="en-GB"/>
                </w:rPr>
                <w:delText>Secondary education</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C2A7BF" w14:textId="36706115" w:rsidR="009A4657" w:rsidRPr="000F026B" w:rsidDel="00B00584" w:rsidRDefault="001A30E1">
            <w:pPr>
              <w:spacing w:after="0" w:line="240" w:lineRule="auto"/>
              <w:jc w:val="both"/>
              <w:rPr>
                <w:del w:id="3416" w:author="usher" w:date="2026-08-13T10:04:00Z"/>
                <w:rFonts w:ascii="Times New Roman" w:hAnsi="Times New Roman"/>
                <w:sz w:val="24"/>
                <w:szCs w:val="24"/>
                <w:rPrChange w:id="3417" w:author="usher" w:date="2026-06-05T05:43:00Z">
                  <w:rPr>
                    <w:del w:id="3418" w:author="usher" w:date="2026-08-13T10:04:00Z"/>
                  </w:rPr>
                </w:rPrChange>
              </w:rPr>
            </w:pPr>
            <w:del w:id="3419" w:author="usher" w:date="2026-08-13T10:04:00Z">
              <w:r w:rsidRPr="000F026B" w:rsidDel="00B00584">
                <w:rPr>
                  <w:rFonts w:ascii="Times New Roman" w:eastAsia="Times New Roman" w:hAnsi="Times New Roman"/>
                  <w:color w:val="000000"/>
                  <w:sz w:val="24"/>
                  <w:szCs w:val="24"/>
                  <w:lang w:eastAsia="en-GB"/>
                </w:rPr>
                <w:delText>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BAA1217" w14:textId="6337698F" w:rsidR="009A4657" w:rsidRPr="000F026B" w:rsidDel="00B00584" w:rsidRDefault="001A30E1">
            <w:pPr>
              <w:spacing w:after="0" w:line="240" w:lineRule="auto"/>
              <w:jc w:val="both"/>
              <w:rPr>
                <w:del w:id="3420" w:author="usher" w:date="2026-08-13T10:04:00Z"/>
                <w:rFonts w:ascii="Times New Roman" w:hAnsi="Times New Roman"/>
                <w:sz w:val="24"/>
                <w:szCs w:val="24"/>
                <w:rPrChange w:id="3421" w:author="usher" w:date="2026-06-05T05:43:00Z">
                  <w:rPr>
                    <w:del w:id="3422" w:author="usher" w:date="2026-08-13T10:04:00Z"/>
                  </w:rPr>
                </w:rPrChange>
              </w:rPr>
            </w:pPr>
            <w:del w:id="3423" w:author="usher" w:date="2026-08-13T10:04:00Z">
              <w:r w:rsidRPr="000F026B" w:rsidDel="00B00584">
                <w:rPr>
                  <w:rFonts w:ascii="Times New Roman" w:eastAsia="Times New Roman" w:hAnsi="Times New Roman"/>
                  <w:color w:val="000000"/>
                  <w:sz w:val="24"/>
                  <w:szCs w:val="24"/>
                  <w:lang w:eastAsia="en-GB"/>
                </w:rPr>
                <w:delText>10.26</w:delText>
              </w:r>
            </w:del>
          </w:p>
        </w:tc>
      </w:tr>
      <w:tr w:rsidR="009A4657" w:rsidRPr="000F026B" w:rsidDel="00B00584" w14:paraId="0D64238A" w14:textId="16C5D57D">
        <w:trPr>
          <w:trHeight w:val="500"/>
          <w:del w:id="3424"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5DFB6DF" w14:textId="3631B065" w:rsidR="009A4657" w:rsidRPr="000F026B" w:rsidDel="00B00584" w:rsidRDefault="009A4657">
            <w:pPr>
              <w:spacing w:after="0" w:line="240" w:lineRule="auto"/>
              <w:rPr>
                <w:del w:id="3425"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2776FAB" w14:textId="4BE40EF0" w:rsidR="009A4657" w:rsidRPr="000F026B" w:rsidDel="00B00584" w:rsidRDefault="001A30E1">
            <w:pPr>
              <w:spacing w:after="0" w:line="240" w:lineRule="auto"/>
              <w:jc w:val="both"/>
              <w:rPr>
                <w:del w:id="3426" w:author="usher" w:date="2026-08-13T10:04:00Z"/>
                <w:rFonts w:ascii="Times New Roman" w:hAnsi="Times New Roman"/>
                <w:sz w:val="24"/>
                <w:szCs w:val="24"/>
                <w:rPrChange w:id="3427" w:author="usher" w:date="2026-06-05T05:43:00Z">
                  <w:rPr>
                    <w:del w:id="3428" w:author="usher" w:date="2026-08-13T10:04:00Z"/>
                  </w:rPr>
                </w:rPrChange>
              </w:rPr>
            </w:pPr>
            <w:commentRangeStart w:id="3429"/>
            <w:commentRangeStart w:id="3430"/>
            <w:del w:id="3431" w:author="usher" w:date="2026-08-13T10:04:00Z">
              <w:r w:rsidRPr="000F026B" w:rsidDel="00B00584">
                <w:rPr>
                  <w:rFonts w:ascii="Times New Roman" w:eastAsia="Times New Roman" w:hAnsi="Times New Roman"/>
                  <w:color w:val="000000"/>
                  <w:sz w:val="24"/>
                  <w:szCs w:val="24"/>
                  <w:lang w:eastAsia="en-GB"/>
                </w:rPr>
                <w:delText>HND</w:delText>
              </w:r>
              <w:commentRangeEnd w:id="3429"/>
              <w:r w:rsidR="00B144FA" w:rsidRPr="000F026B" w:rsidDel="00B00584">
                <w:rPr>
                  <w:rStyle w:val="CommentReference"/>
                  <w:rFonts w:ascii="Times New Roman" w:hAnsi="Times New Roman"/>
                  <w:sz w:val="24"/>
                  <w:szCs w:val="24"/>
                  <w:rPrChange w:id="3432" w:author="usher" w:date="2026-06-05T05:43:00Z">
                    <w:rPr>
                      <w:rStyle w:val="CommentReference"/>
                      <w:sz w:val="22"/>
                      <w:szCs w:val="22"/>
                    </w:rPr>
                  </w:rPrChange>
                </w:rPr>
                <w:commentReference w:id="3429"/>
              </w:r>
              <w:commentRangeEnd w:id="3430"/>
              <w:r w:rsidR="00B144FA" w:rsidRPr="000F026B" w:rsidDel="00B00584">
                <w:rPr>
                  <w:rStyle w:val="CommentReference"/>
                  <w:rFonts w:ascii="Times New Roman" w:hAnsi="Times New Roman"/>
                  <w:sz w:val="24"/>
                  <w:szCs w:val="24"/>
                  <w:rPrChange w:id="3433" w:author="usher" w:date="2026-06-05T05:43:00Z">
                    <w:rPr>
                      <w:rStyle w:val="CommentReference"/>
                      <w:sz w:val="22"/>
                      <w:szCs w:val="22"/>
                    </w:rPr>
                  </w:rPrChange>
                </w:rPr>
                <w:commentReference w:id="3430"/>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03A0C1" w14:textId="22C1775F" w:rsidR="009A4657" w:rsidRPr="000F026B" w:rsidDel="00B00584" w:rsidRDefault="001A30E1">
            <w:pPr>
              <w:spacing w:after="0" w:line="240" w:lineRule="auto"/>
              <w:jc w:val="both"/>
              <w:rPr>
                <w:del w:id="3434" w:author="usher" w:date="2026-08-13T10:04:00Z"/>
                <w:rFonts w:ascii="Times New Roman" w:hAnsi="Times New Roman"/>
                <w:sz w:val="24"/>
                <w:szCs w:val="24"/>
                <w:rPrChange w:id="3435" w:author="usher" w:date="2026-06-05T05:43:00Z">
                  <w:rPr>
                    <w:del w:id="3436" w:author="usher" w:date="2026-08-13T10:04:00Z"/>
                  </w:rPr>
                </w:rPrChange>
              </w:rPr>
            </w:pPr>
            <w:del w:id="3437" w:author="usher" w:date="2026-08-13T10:04:00Z">
              <w:r w:rsidRPr="000F026B" w:rsidDel="00B00584">
                <w:rPr>
                  <w:rFonts w:ascii="Times New Roman" w:eastAsia="Times New Roman" w:hAnsi="Times New Roman"/>
                  <w:color w:val="000000"/>
                  <w:sz w:val="24"/>
                  <w:szCs w:val="24"/>
                  <w:lang w:eastAsia="en-GB"/>
                </w:rPr>
                <w:delText>3</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53AD759" w14:textId="5C2872B8" w:rsidR="009A4657" w:rsidRPr="000F026B" w:rsidDel="00B00584" w:rsidRDefault="001A30E1">
            <w:pPr>
              <w:spacing w:after="0" w:line="240" w:lineRule="auto"/>
              <w:jc w:val="both"/>
              <w:rPr>
                <w:del w:id="3438" w:author="usher" w:date="2026-08-13T10:04:00Z"/>
                <w:rFonts w:ascii="Times New Roman" w:hAnsi="Times New Roman"/>
                <w:sz w:val="24"/>
                <w:szCs w:val="24"/>
                <w:rPrChange w:id="3439" w:author="usher" w:date="2026-06-05T05:43:00Z">
                  <w:rPr>
                    <w:del w:id="3440" w:author="usher" w:date="2026-08-13T10:04:00Z"/>
                  </w:rPr>
                </w:rPrChange>
              </w:rPr>
            </w:pPr>
            <w:del w:id="3441" w:author="usher" w:date="2026-08-13T10:04:00Z">
              <w:r w:rsidRPr="000F026B" w:rsidDel="00B00584">
                <w:rPr>
                  <w:rFonts w:ascii="Times New Roman" w:eastAsia="Times New Roman" w:hAnsi="Times New Roman"/>
                  <w:color w:val="000000"/>
                  <w:sz w:val="24"/>
                  <w:szCs w:val="24"/>
                  <w:lang w:eastAsia="en-GB"/>
                </w:rPr>
                <w:delText>7.69</w:delText>
              </w:r>
            </w:del>
          </w:p>
        </w:tc>
      </w:tr>
      <w:tr w:rsidR="009A4657" w:rsidRPr="000F026B" w:rsidDel="00B00584" w14:paraId="13047B1B" w14:textId="582FE7A6">
        <w:trPr>
          <w:trHeight w:val="500"/>
          <w:del w:id="3442"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5B40D12" w14:textId="3E9BCB51" w:rsidR="009A4657" w:rsidRPr="000F026B" w:rsidDel="00B00584" w:rsidRDefault="009A4657">
            <w:pPr>
              <w:spacing w:after="0" w:line="240" w:lineRule="auto"/>
              <w:rPr>
                <w:del w:id="3443"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7663E42" w14:textId="493B21C6" w:rsidR="009A4657" w:rsidRPr="000F026B" w:rsidDel="00B00584" w:rsidRDefault="001A30E1">
            <w:pPr>
              <w:spacing w:after="0" w:line="240" w:lineRule="auto"/>
              <w:jc w:val="both"/>
              <w:rPr>
                <w:del w:id="3444" w:author="usher" w:date="2026-08-13T10:04:00Z"/>
                <w:rFonts w:ascii="Times New Roman" w:hAnsi="Times New Roman"/>
                <w:sz w:val="24"/>
                <w:szCs w:val="24"/>
                <w:rPrChange w:id="3445" w:author="usher" w:date="2026-06-05T05:43:00Z">
                  <w:rPr>
                    <w:del w:id="3446" w:author="usher" w:date="2026-08-13T10:04:00Z"/>
                  </w:rPr>
                </w:rPrChange>
              </w:rPr>
            </w:pPr>
            <w:del w:id="3447" w:author="usher" w:date="2026-08-13T10:04:00Z">
              <w:r w:rsidRPr="000F026B" w:rsidDel="00B00584">
                <w:rPr>
                  <w:rFonts w:ascii="Times New Roman" w:eastAsia="Times New Roman" w:hAnsi="Times New Roman"/>
                  <w:color w:val="000000"/>
                  <w:sz w:val="24"/>
                  <w:szCs w:val="24"/>
                  <w:lang w:eastAsia="en-GB"/>
                </w:rPr>
                <w:delText>OND / NCE</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86F5833" w14:textId="0FBA0A84" w:rsidR="009A4657" w:rsidRPr="000F026B" w:rsidDel="00B00584" w:rsidRDefault="001A30E1">
            <w:pPr>
              <w:spacing w:after="0" w:line="240" w:lineRule="auto"/>
              <w:jc w:val="both"/>
              <w:rPr>
                <w:del w:id="3448" w:author="usher" w:date="2026-08-13T10:04:00Z"/>
                <w:rFonts w:ascii="Times New Roman" w:hAnsi="Times New Roman"/>
                <w:sz w:val="24"/>
                <w:szCs w:val="24"/>
                <w:rPrChange w:id="3449" w:author="usher" w:date="2026-06-05T05:43:00Z">
                  <w:rPr>
                    <w:del w:id="3450" w:author="usher" w:date="2026-08-13T10:04:00Z"/>
                  </w:rPr>
                </w:rPrChange>
              </w:rPr>
            </w:pPr>
            <w:del w:id="3451" w:author="usher" w:date="2026-08-13T10:04:00Z">
              <w:r w:rsidRPr="000F026B" w:rsidDel="00B00584">
                <w:rPr>
                  <w:rFonts w:ascii="Times New Roman" w:eastAsia="Times New Roman" w:hAnsi="Times New Roman"/>
                  <w:color w:val="000000"/>
                  <w:sz w:val="24"/>
                  <w:szCs w:val="24"/>
                  <w:lang w:eastAsia="en-GB"/>
                </w:rPr>
                <w:delText>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97577F" w14:textId="72F5BBBB" w:rsidR="009A4657" w:rsidRPr="000F026B" w:rsidDel="00B00584" w:rsidRDefault="001A30E1">
            <w:pPr>
              <w:spacing w:after="0" w:line="240" w:lineRule="auto"/>
              <w:jc w:val="both"/>
              <w:rPr>
                <w:del w:id="3452" w:author="usher" w:date="2026-08-13T10:04:00Z"/>
                <w:rFonts w:ascii="Times New Roman" w:hAnsi="Times New Roman"/>
                <w:sz w:val="24"/>
                <w:szCs w:val="24"/>
                <w:rPrChange w:id="3453" w:author="usher" w:date="2026-06-05T05:43:00Z">
                  <w:rPr>
                    <w:del w:id="3454" w:author="usher" w:date="2026-08-13T10:04:00Z"/>
                  </w:rPr>
                </w:rPrChange>
              </w:rPr>
            </w:pPr>
            <w:del w:id="3455" w:author="usher" w:date="2026-08-13T10:04:00Z">
              <w:r w:rsidRPr="000F026B" w:rsidDel="00B00584">
                <w:rPr>
                  <w:rFonts w:ascii="Times New Roman" w:eastAsia="Times New Roman" w:hAnsi="Times New Roman"/>
                  <w:color w:val="000000"/>
                  <w:sz w:val="24"/>
                  <w:szCs w:val="24"/>
                  <w:lang w:eastAsia="en-GB"/>
                </w:rPr>
                <w:delText>10.26</w:delText>
              </w:r>
            </w:del>
          </w:p>
        </w:tc>
      </w:tr>
      <w:tr w:rsidR="009A4657" w:rsidRPr="000F026B" w:rsidDel="00B00584" w14:paraId="1E3D97A9" w14:textId="7AF290BF">
        <w:trPr>
          <w:trHeight w:val="500"/>
          <w:del w:id="3456"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DF377BA" w14:textId="40D6A8BE" w:rsidR="009A4657" w:rsidRPr="000F026B" w:rsidDel="00B00584" w:rsidRDefault="009A4657">
            <w:pPr>
              <w:spacing w:after="0" w:line="240" w:lineRule="auto"/>
              <w:rPr>
                <w:del w:id="3457"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044E7E5" w14:textId="531762AD" w:rsidR="009A4657" w:rsidRPr="000F026B" w:rsidDel="00B00584" w:rsidRDefault="001A30E1">
            <w:pPr>
              <w:spacing w:after="0" w:line="240" w:lineRule="auto"/>
              <w:jc w:val="both"/>
              <w:rPr>
                <w:del w:id="3458" w:author="usher" w:date="2026-08-13T10:04:00Z"/>
                <w:rFonts w:ascii="Times New Roman" w:hAnsi="Times New Roman"/>
                <w:sz w:val="24"/>
                <w:szCs w:val="24"/>
                <w:rPrChange w:id="3459" w:author="usher" w:date="2026-06-05T05:43:00Z">
                  <w:rPr>
                    <w:del w:id="3460" w:author="usher" w:date="2026-08-13T10:04:00Z"/>
                  </w:rPr>
                </w:rPrChange>
              </w:rPr>
            </w:pPr>
            <w:del w:id="3461" w:author="usher" w:date="2026-08-13T10:04:00Z">
              <w:r w:rsidRPr="000F026B" w:rsidDel="00B00584">
                <w:rPr>
                  <w:rFonts w:ascii="Times New Roman" w:eastAsia="Times New Roman" w:hAnsi="Times New Roman"/>
                  <w:color w:val="000000"/>
                  <w:sz w:val="24"/>
                  <w:szCs w:val="24"/>
                  <w:lang w:eastAsia="en-GB"/>
                </w:rPr>
                <w:delText>Other non-degree / Diploma</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81276B" w14:textId="594B669E" w:rsidR="009A4657" w:rsidRPr="000F026B" w:rsidDel="00B00584" w:rsidRDefault="001A30E1">
            <w:pPr>
              <w:spacing w:after="0" w:line="240" w:lineRule="auto"/>
              <w:jc w:val="both"/>
              <w:rPr>
                <w:del w:id="3462" w:author="usher" w:date="2026-08-13T10:04:00Z"/>
                <w:rFonts w:ascii="Times New Roman" w:hAnsi="Times New Roman"/>
                <w:sz w:val="24"/>
                <w:szCs w:val="24"/>
                <w:rPrChange w:id="3463" w:author="usher" w:date="2026-06-05T05:43:00Z">
                  <w:rPr>
                    <w:del w:id="3464" w:author="usher" w:date="2026-08-13T10:04:00Z"/>
                  </w:rPr>
                </w:rPrChange>
              </w:rPr>
            </w:pPr>
            <w:del w:id="3465" w:author="usher" w:date="2026-08-13T10:04:00Z">
              <w:r w:rsidRPr="000F026B" w:rsidDel="00B00584">
                <w:rPr>
                  <w:rFonts w:ascii="Times New Roman" w:eastAsia="Times New Roman" w:hAnsi="Times New Roman"/>
                  <w:color w:val="000000"/>
                  <w:sz w:val="24"/>
                  <w:szCs w:val="24"/>
                  <w:lang w:eastAsia="en-GB"/>
                </w:rPr>
                <w:delText>3</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BD1E4A6" w14:textId="43144046" w:rsidR="009A4657" w:rsidRPr="000F026B" w:rsidDel="00B00584" w:rsidRDefault="001A30E1">
            <w:pPr>
              <w:spacing w:after="0" w:line="240" w:lineRule="auto"/>
              <w:jc w:val="both"/>
              <w:rPr>
                <w:del w:id="3466" w:author="usher" w:date="2026-08-13T10:04:00Z"/>
                <w:rFonts w:ascii="Times New Roman" w:hAnsi="Times New Roman"/>
                <w:sz w:val="24"/>
                <w:szCs w:val="24"/>
                <w:rPrChange w:id="3467" w:author="usher" w:date="2026-06-05T05:43:00Z">
                  <w:rPr>
                    <w:del w:id="3468" w:author="usher" w:date="2026-08-13T10:04:00Z"/>
                  </w:rPr>
                </w:rPrChange>
              </w:rPr>
            </w:pPr>
            <w:del w:id="3469" w:author="usher" w:date="2026-08-13T10:04:00Z">
              <w:r w:rsidRPr="000F026B" w:rsidDel="00B00584">
                <w:rPr>
                  <w:rFonts w:ascii="Times New Roman" w:eastAsia="Times New Roman" w:hAnsi="Times New Roman"/>
                  <w:color w:val="000000"/>
                  <w:sz w:val="24"/>
                  <w:szCs w:val="24"/>
                  <w:lang w:eastAsia="en-GB"/>
                </w:rPr>
                <w:delText>7.69</w:delText>
              </w:r>
            </w:del>
          </w:p>
        </w:tc>
      </w:tr>
      <w:tr w:rsidR="009A4657" w:rsidRPr="000F026B" w:rsidDel="00B00584" w14:paraId="7D9CF5E0" w14:textId="2C7758EE">
        <w:trPr>
          <w:trHeight w:val="500"/>
          <w:del w:id="3470"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F002B0" w14:textId="338846A3" w:rsidR="009A4657" w:rsidRPr="000F026B" w:rsidDel="00B00584" w:rsidRDefault="001A30E1">
            <w:pPr>
              <w:spacing w:after="0" w:line="240" w:lineRule="auto"/>
              <w:jc w:val="both"/>
              <w:rPr>
                <w:del w:id="3471" w:author="usher" w:date="2026-08-13T10:04:00Z"/>
                <w:rFonts w:ascii="Times New Roman" w:hAnsi="Times New Roman"/>
                <w:sz w:val="24"/>
                <w:szCs w:val="24"/>
                <w:rPrChange w:id="3472" w:author="usher" w:date="2026-06-05T05:43:00Z">
                  <w:rPr>
                    <w:del w:id="3473" w:author="usher" w:date="2026-08-13T10:04:00Z"/>
                  </w:rPr>
                </w:rPrChange>
              </w:rPr>
            </w:pPr>
            <w:del w:id="3474" w:author="usher" w:date="2026-08-13T10:04:00Z">
              <w:r w:rsidRPr="000F026B" w:rsidDel="00B00584">
                <w:rPr>
                  <w:rFonts w:ascii="Times New Roman" w:eastAsia="Times New Roman" w:hAnsi="Times New Roman"/>
                  <w:b/>
                  <w:bCs/>
                  <w:color w:val="000000"/>
                  <w:sz w:val="24"/>
                  <w:szCs w:val="24"/>
                  <w:lang w:eastAsia="en-GB"/>
                </w:rPr>
                <w:delText>Prior Mental Health Training</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1A4010B" w14:textId="4BFBC9D1" w:rsidR="009A4657" w:rsidRPr="000F026B" w:rsidDel="00B00584" w:rsidRDefault="001A30E1">
            <w:pPr>
              <w:spacing w:after="0" w:line="240" w:lineRule="auto"/>
              <w:jc w:val="both"/>
              <w:rPr>
                <w:del w:id="3475" w:author="usher" w:date="2026-08-13T10:04:00Z"/>
                <w:rFonts w:ascii="Times New Roman" w:hAnsi="Times New Roman"/>
                <w:sz w:val="24"/>
                <w:szCs w:val="24"/>
                <w:rPrChange w:id="3476" w:author="usher" w:date="2026-06-05T05:43:00Z">
                  <w:rPr>
                    <w:del w:id="3477" w:author="usher" w:date="2026-08-13T10:04:00Z"/>
                  </w:rPr>
                </w:rPrChange>
              </w:rPr>
            </w:pPr>
            <w:del w:id="3478" w:author="usher" w:date="2026-08-13T10:04:00Z">
              <w:r w:rsidRPr="000F026B" w:rsidDel="00B00584">
                <w:rPr>
                  <w:rFonts w:ascii="Times New Roman" w:eastAsia="Times New Roman" w:hAnsi="Times New Roman"/>
                  <w:color w:val="000000"/>
                  <w:sz w:val="24"/>
                  <w:szCs w:val="24"/>
                  <w:lang w:eastAsia="en-GB"/>
                </w:rPr>
                <w:delText>No</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BC8B414" w14:textId="0DD867EB" w:rsidR="009A4657" w:rsidRPr="000F026B" w:rsidDel="00B00584" w:rsidRDefault="001A30E1">
            <w:pPr>
              <w:spacing w:after="0" w:line="240" w:lineRule="auto"/>
              <w:jc w:val="both"/>
              <w:rPr>
                <w:del w:id="3479" w:author="usher" w:date="2026-08-13T10:04:00Z"/>
                <w:rFonts w:ascii="Times New Roman" w:hAnsi="Times New Roman"/>
                <w:sz w:val="24"/>
                <w:szCs w:val="24"/>
                <w:rPrChange w:id="3480" w:author="usher" w:date="2026-06-05T05:43:00Z">
                  <w:rPr>
                    <w:del w:id="3481" w:author="usher" w:date="2026-08-13T10:04:00Z"/>
                  </w:rPr>
                </w:rPrChange>
              </w:rPr>
            </w:pPr>
            <w:del w:id="3482" w:author="usher" w:date="2026-08-13T10:04:00Z">
              <w:r w:rsidRPr="000F026B" w:rsidDel="00B00584">
                <w:rPr>
                  <w:rFonts w:ascii="Times New Roman" w:eastAsia="Times New Roman" w:hAnsi="Times New Roman"/>
                  <w:color w:val="000000"/>
                  <w:sz w:val="24"/>
                  <w:szCs w:val="24"/>
                  <w:lang w:eastAsia="en-GB"/>
                </w:rPr>
                <w:delText>38</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DB115C5" w14:textId="15BDC691" w:rsidR="009A4657" w:rsidRPr="000F026B" w:rsidDel="00B00584" w:rsidRDefault="001A30E1">
            <w:pPr>
              <w:spacing w:after="0" w:line="240" w:lineRule="auto"/>
              <w:jc w:val="both"/>
              <w:rPr>
                <w:del w:id="3483" w:author="usher" w:date="2026-08-13T10:04:00Z"/>
                <w:rFonts w:ascii="Times New Roman" w:hAnsi="Times New Roman"/>
                <w:sz w:val="24"/>
                <w:szCs w:val="24"/>
                <w:rPrChange w:id="3484" w:author="usher" w:date="2026-06-05T05:43:00Z">
                  <w:rPr>
                    <w:del w:id="3485" w:author="usher" w:date="2026-08-13T10:04:00Z"/>
                  </w:rPr>
                </w:rPrChange>
              </w:rPr>
            </w:pPr>
            <w:del w:id="3486" w:author="usher" w:date="2026-08-13T10:04:00Z">
              <w:r w:rsidRPr="000F026B" w:rsidDel="00B00584">
                <w:rPr>
                  <w:rFonts w:ascii="Times New Roman" w:eastAsia="Times New Roman" w:hAnsi="Times New Roman"/>
                  <w:color w:val="000000"/>
                  <w:sz w:val="24"/>
                  <w:szCs w:val="24"/>
                  <w:lang w:eastAsia="en-GB"/>
                </w:rPr>
                <w:delText>97.44</w:delText>
              </w:r>
            </w:del>
          </w:p>
        </w:tc>
      </w:tr>
      <w:tr w:rsidR="009A4657" w:rsidRPr="000F026B" w:rsidDel="00B00584" w14:paraId="28382509" w14:textId="7548A395">
        <w:trPr>
          <w:trHeight w:val="500"/>
          <w:del w:id="3487"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99189A1" w14:textId="799B7B66" w:rsidR="009A4657" w:rsidRPr="000F026B" w:rsidDel="00B00584" w:rsidRDefault="009A4657">
            <w:pPr>
              <w:spacing w:after="0" w:line="240" w:lineRule="auto"/>
              <w:rPr>
                <w:del w:id="3488"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F5988EE" w14:textId="2ED407CB" w:rsidR="009A4657" w:rsidRPr="000F026B" w:rsidDel="00B00584" w:rsidRDefault="001A30E1">
            <w:pPr>
              <w:spacing w:after="0" w:line="240" w:lineRule="auto"/>
              <w:jc w:val="both"/>
              <w:rPr>
                <w:del w:id="3489" w:author="usher" w:date="2026-08-13T10:04:00Z"/>
                <w:rFonts w:ascii="Times New Roman" w:hAnsi="Times New Roman"/>
                <w:sz w:val="24"/>
                <w:szCs w:val="24"/>
                <w:rPrChange w:id="3490" w:author="usher" w:date="2026-06-05T05:43:00Z">
                  <w:rPr>
                    <w:del w:id="3491" w:author="usher" w:date="2026-08-13T10:04:00Z"/>
                  </w:rPr>
                </w:rPrChange>
              </w:rPr>
            </w:pPr>
            <w:commentRangeStart w:id="3492"/>
            <w:del w:id="3493" w:author="usher" w:date="2026-08-13T10:04:00Z">
              <w:r w:rsidRPr="000F026B" w:rsidDel="00B00584">
                <w:rPr>
                  <w:rFonts w:ascii="Times New Roman" w:eastAsia="Times New Roman" w:hAnsi="Times New Roman"/>
                  <w:color w:val="000000"/>
                  <w:sz w:val="24"/>
                  <w:szCs w:val="24"/>
                  <w:lang w:eastAsia="en-GB"/>
                </w:rPr>
                <w:delText>Yes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8E6E915" w14:textId="4CBA11D1" w:rsidR="009A4657" w:rsidRPr="000F026B" w:rsidDel="00B00584" w:rsidRDefault="001A30E1">
            <w:pPr>
              <w:spacing w:after="0" w:line="240" w:lineRule="auto"/>
              <w:jc w:val="both"/>
              <w:rPr>
                <w:del w:id="3494" w:author="usher" w:date="2026-08-13T10:04:00Z"/>
                <w:rFonts w:ascii="Times New Roman" w:hAnsi="Times New Roman"/>
                <w:sz w:val="24"/>
                <w:szCs w:val="24"/>
                <w:rPrChange w:id="3495" w:author="usher" w:date="2026-06-05T05:43:00Z">
                  <w:rPr>
                    <w:del w:id="3496" w:author="usher" w:date="2026-08-13T10:04:00Z"/>
                  </w:rPr>
                </w:rPrChange>
              </w:rPr>
            </w:pPr>
            <w:del w:id="3497" w:author="usher" w:date="2026-08-13T10:04:00Z">
              <w:r w:rsidRPr="000F026B" w:rsidDel="00B00584">
                <w:rPr>
                  <w:rFonts w:ascii="Times New Roman" w:eastAsia="Times New Roman" w:hAnsi="Times New Roman"/>
                  <w:color w:val="000000"/>
                  <w:sz w:val="24"/>
                  <w:szCs w:val="24"/>
                  <w:lang w:eastAsia="en-GB"/>
                </w:rPr>
                <w:delText>1</w:delText>
              </w:r>
              <w:commentRangeEnd w:id="3492"/>
              <w:r w:rsidR="00B144FA" w:rsidRPr="000F026B" w:rsidDel="00B00584">
                <w:rPr>
                  <w:rStyle w:val="CommentReference"/>
                  <w:rFonts w:ascii="Times New Roman" w:hAnsi="Times New Roman"/>
                  <w:sz w:val="24"/>
                  <w:szCs w:val="24"/>
                  <w:rPrChange w:id="3498" w:author="usher" w:date="2026-06-05T05:43:00Z">
                    <w:rPr>
                      <w:rStyle w:val="CommentReference"/>
                      <w:sz w:val="22"/>
                      <w:szCs w:val="22"/>
                    </w:rPr>
                  </w:rPrChange>
                </w:rPr>
                <w:commentReference w:id="3492"/>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D887D34" w14:textId="569D8D75" w:rsidR="009A4657" w:rsidRPr="000F026B" w:rsidDel="00B00584" w:rsidRDefault="001A30E1">
            <w:pPr>
              <w:spacing w:after="0" w:line="240" w:lineRule="auto"/>
              <w:jc w:val="both"/>
              <w:rPr>
                <w:del w:id="3499" w:author="usher" w:date="2026-08-13T10:04:00Z"/>
                <w:rFonts w:ascii="Times New Roman" w:hAnsi="Times New Roman"/>
                <w:sz w:val="24"/>
                <w:szCs w:val="24"/>
                <w:rPrChange w:id="3500" w:author="usher" w:date="2026-06-05T05:43:00Z">
                  <w:rPr>
                    <w:del w:id="3501" w:author="usher" w:date="2026-08-13T10:04:00Z"/>
                  </w:rPr>
                </w:rPrChange>
              </w:rPr>
            </w:pPr>
            <w:del w:id="3502" w:author="usher" w:date="2026-08-13T10:04:00Z">
              <w:r w:rsidRPr="000F026B" w:rsidDel="00B00584">
                <w:rPr>
                  <w:rFonts w:ascii="Times New Roman" w:eastAsia="Times New Roman" w:hAnsi="Times New Roman"/>
                  <w:color w:val="000000"/>
                  <w:sz w:val="24"/>
                  <w:szCs w:val="24"/>
                  <w:lang w:eastAsia="en-GB"/>
                </w:rPr>
                <w:delText>2.56</w:delText>
              </w:r>
            </w:del>
          </w:p>
        </w:tc>
      </w:tr>
      <w:tr w:rsidR="009A4657" w:rsidRPr="000F026B" w:rsidDel="00B00584" w14:paraId="14ECF5C5" w14:textId="465EB9D5">
        <w:trPr>
          <w:trHeight w:val="500"/>
          <w:del w:id="3503"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CF1888A" w14:textId="076FFCF2" w:rsidR="009A4657" w:rsidRPr="000F026B" w:rsidDel="00B00584" w:rsidRDefault="001A30E1">
            <w:pPr>
              <w:spacing w:after="0" w:line="240" w:lineRule="auto"/>
              <w:jc w:val="both"/>
              <w:rPr>
                <w:del w:id="3504" w:author="usher" w:date="2026-08-13T10:04:00Z"/>
                <w:rFonts w:ascii="Times New Roman" w:hAnsi="Times New Roman"/>
                <w:sz w:val="24"/>
                <w:szCs w:val="24"/>
                <w:rPrChange w:id="3505" w:author="usher" w:date="2026-06-05T05:43:00Z">
                  <w:rPr>
                    <w:del w:id="3506" w:author="usher" w:date="2026-08-13T10:04:00Z"/>
                  </w:rPr>
                </w:rPrChange>
              </w:rPr>
            </w:pPr>
            <w:del w:id="3507" w:author="usher" w:date="2026-08-13T10:04:00Z">
              <w:r w:rsidRPr="000F026B" w:rsidDel="00B00584">
                <w:rPr>
                  <w:rFonts w:ascii="Times New Roman" w:eastAsia="Times New Roman" w:hAnsi="Times New Roman"/>
                  <w:b/>
                  <w:bCs/>
                  <w:color w:val="000000"/>
                  <w:sz w:val="24"/>
                  <w:szCs w:val="24"/>
                  <w:lang w:eastAsia="en-GB"/>
                </w:rPr>
                <w:delText>Years as Teacher/Mentor</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90FC770" w14:textId="473AF400" w:rsidR="009A4657" w:rsidRPr="000F026B" w:rsidDel="00B00584" w:rsidRDefault="001A30E1">
            <w:pPr>
              <w:spacing w:after="0" w:line="240" w:lineRule="auto"/>
              <w:jc w:val="both"/>
              <w:rPr>
                <w:del w:id="3508" w:author="usher" w:date="2026-08-13T10:04:00Z"/>
                <w:rFonts w:ascii="Times New Roman" w:hAnsi="Times New Roman"/>
                <w:sz w:val="24"/>
                <w:szCs w:val="24"/>
                <w:rPrChange w:id="3509" w:author="usher" w:date="2026-06-05T05:43:00Z">
                  <w:rPr>
                    <w:del w:id="3510" w:author="usher" w:date="2026-08-13T10:04:00Z"/>
                  </w:rPr>
                </w:rPrChange>
              </w:rPr>
            </w:pPr>
            <w:del w:id="3511" w:author="usher" w:date="2026-08-13T10:04:00Z">
              <w:r w:rsidRPr="000F026B" w:rsidDel="00B00584">
                <w:rPr>
                  <w:rFonts w:ascii="Times New Roman" w:eastAsia="Times New Roman" w:hAnsi="Times New Roman"/>
                  <w:color w:val="000000"/>
                  <w:sz w:val="24"/>
                  <w:szCs w:val="24"/>
                  <w:lang w:eastAsia="en-GB"/>
                </w:rPr>
                <w:delText>1–5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62DB18" w14:textId="591654C6" w:rsidR="009A4657" w:rsidRPr="000F026B" w:rsidDel="00B00584" w:rsidRDefault="001A30E1">
            <w:pPr>
              <w:spacing w:after="0" w:line="240" w:lineRule="auto"/>
              <w:jc w:val="both"/>
              <w:rPr>
                <w:del w:id="3512" w:author="usher" w:date="2026-08-13T10:04:00Z"/>
                <w:rFonts w:ascii="Times New Roman" w:hAnsi="Times New Roman"/>
                <w:sz w:val="24"/>
                <w:szCs w:val="24"/>
                <w:rPrChange w:id="3513" w:author="usher" w:date="2026-06-05T05:43:00Z">
                  <w:rPr>
                    <w:del w:id="3514" w:author="usher" w:date="2026-08-13T10:04:00Z"/>
                  </w:rPr>
                </w:rPrChange>
              </w:rPr>
            </w:pPr>
            <w:del w:id="3515" w:author="usher" w:date="2026-08-13T10:04:00Z">
              <w:r w:rsidRPr="000F026B" w:rsidDel="00B00584">
                <w:rPr>
                  <w:rFonts w:ascii="Times New Roman" w:eastAsia="Times New Roman" w:hAnsi="Times New Roman"/>
                  <w:color w:val="000000"/>
                  <w:sz w:val="24"/>
                  <w:szCs w:val="24"/>
                  <w:lang w:eastAsia="en-GB"/>
                </w:rPr>
                <w:delText>14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7C0588" w14:textId="644857D7" w:rsidR="009A4657" w:rsidRPr="000F026B" w:rsidDel="00B00584" w:rsidRDefault="001A30E1">
            <w:pPr>
              <w:spacing w:after="0" w:line="240" w:lineRule="auto"/>
              <w:jc w:val="both"/>
              <w:rPr>
                <w:del w:id="3516" w:author="usher" w:date="2026-08-13T10:04:00Z"/>
                <w:rFonts w:ascii="Times New Roman" w:hAnsi="Times New Roman"/>
                <w:sz w:val="24"/>
                <w:szCs w:val="24"/>
                <w:rPrChange w:id="3517" w:author="usher" w:date="2026-06-05T05:43:00Z">
                  <w:rPr>
                    <w:del w:id="3518" w:author="usher" w:date="2026-08-13T10:04:00Z"/>
                  </w:rPr>
                </w:rPrChange>
              </w:rPr>
            </w:pPr>
            <w:del w:id="3519" w:author="usher" w:date="2026-08-13T10:04:00Z">
              <w:r w:rsidRPr="000F026B" w:rsidDel="00B00584">
                <w:rPr>
                  <w:rFonts w:ascii="Times New Roman" w:eastAsia="Times New Roman" w:hAnsi="Times New Roman"/>
                  <w:color w:val="000000"/>
                  <w:sz w:val="24"/>
                  <w:szCs w:val="24"/>
                  <w:lang w:eastAsia="en-GB"/>
                </w:rPr>
                <w:delText>35.90</w:delText>
              </w:r>
            </w:del>
          </w:p>
        </w:tc>
      </w:tr>
      <w:tr w:rsidR="009A4657" w:rsidRPr="000F026B" w:rsidDel="00B00584" w14:paraId="4BCA2765" w14:textId="5E0E1DD8">
        <w:trPr>
          <w:trHeight w:val="500"/>
          <w:del w:id="3520"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19D455B" w14:textId="3B0BFB58" w:rsidR="009A4657" w:rsidRPr="000F026B" w:rsidDel="00B00584" w:rsidRDefault="009A4657">
            <w:pPr>
              <w:spacing w:after="0" w:line="240" w:lineRule="auto"/>
              <w:rPr>
                <w:del w:id="3521"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97A9623" w14:textId="47DF8F34" w:rsidR="009A4657" w:rsidRPr="000F026B" w:rsidDel="00B00584" w:rsidRDefault="001A30E1">
            <w:pPr>
              <w:spacing w:after="0" w:line="240" w:lineRule="auto"/>
              <w:jc w:val="both"/>
              <w:rPr>
                <w:del w:id="3522" w:author="usher" w:date="2026-08-13T10:04:00Z"/>
                <w:rFonts w:ascii="Times New Roman" w:hAnsi="Times New Roman"/>
                <w:sz w:val="24"/>
                <w:szCs w:val="24"/>
                <w:rPrChange w:id="3523" w:author="usher" w:date="2026-06-05T05:43:00Z">
                  <w:rPr>
                    <w:del w:id="3524" w:author="usher" w:date="2026-08-13T10:04:00Z"/>
                  </w:rPr>
                </w:rPrChange>
              </w:rPr>
            </w:pPr>
            <w:del w:id="3525" w:author="usher" w:date="2026-08-13T10:04:00Z">
              <w:r w:rsidRPr="000F026B" w:rsidDel="00B00584">
                <w:rPr>
                  <w:rFonts w:ascii="Times New Roman" w:eastAsia="Times New Roman" w:hAnsi="Times New Roman"/>
                  <w:color w:val="000000"/>
                  <w:sz w:val="24"/>
                  <w:szCs w:val="24"/>
                  <w:lang w:eastAsia="en-GB"/>
                </w:rPr>
                <w:delText>6–10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DEB401" w14:textId="2D34BCF4" w:rsidR="009A4657" w:rsidRPr="000F026B" w:rsidDel="00B00584" w:rsidRDefault="001A30E1">
            <w:pPr>
              <w:spacing w:after="0" w:line="240" w:lineRule="auto"/>
              <w:jc w:val="both"/>
              <w:rPr>
                <w:del w:id="3526" w:author="usher" w:date="2026-08-13T10:04:00Z"/>
                <w:rFonts w:ascii="Times New Roman" w:hAnsi="Times New Roman"/>
                <w:sz w:val="24"/>
                <w:szCs w:val="24"/>
                <w:rPrChange w:id="3527" w:author="usher" w:date="2026-06-05T05:43:00Z">
                  <w:rPr>
                    <w:del w:id="3528" w:author="usher" w:date="2026-08-13T10:04:00Z"/>
                  </w:rPr>
                </w:rPrChange>
              </w:rPr>
            </w:pPr>
            <w:del w:id="3529" w:author="usher" w:date="2026-08-13T10:04:00Z">
              <w:r w:rsidRPr="000F026B" w:rsidDel="00B00584">
                <w:rPr>
                  <w:rFonts w:ascii="Times New Roman" w:eastAsia="Times New Roman" w:hAnsi="Times New Roman"/>
                  <w:color w:val="000000"/>
                  <w:sz w:val="24"/>
                  <w:szCs w:val="24"/>
                  <w:lang w:eastAsia="en-GB"/>
                </w:rPr>
                <w:delText>10</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0AC446E" w14:textId="009B3A09" w:rsidR="009A4657" w:rsidRPr="000F026B" w:rsidDel="00B00584" w:rsidRDefault="001A30E1">
            <w:pPr>
              <w:spacing w:after="0" w:line="240" w:lineRule="auto"/>
              <w:jc w:val="both"/>
              <w:rPr>
                <w:del w:id="3530" w:author="usher" w:date="2026-08-13T10:04:00Z"/>
                <w:rFonts w:ascii="Times New Roman" w:hAnsi="Times New Roman"/>
                <w:sz w:val="24"/>
                <w:szCs w:val="24"/>
                <w:rPrChange w:id="3531" w:author="usher" w:date="2026-06-05T05:43:00Z">
                  <w:rPr>
                    <w:del w:id="3532" w:author="usher" w:date="2026-08-13T10:04:00Z"/>
                  </w:rPr>
                </w:rPrChange>
              </w:rPr>
            </w:pPr>
            <w:del w:id="3533" w:author="usher" w:date="2026-08-13T10:04:00Z">
              <w:r w:rsidRPr="000F026B" w:rsidDel="00B00584">
                <w:rPr>
                  <w:rFonts w:ascii="Times New Roman" w:eastAsia="Times New Roman" w:hAnsi="Times New Roman"/>
                  <w:color w:val="000000"/>
                  <w:sz w:val="24"/>
                  <w:szCs w:val="24"/>
                  <w:lang w:eastAsia="en-GB"/>
                </w:rPr>
                <w:delText>25.64</w:delText>
              </w:r>
            </w:del>
          </w:p>
        </w:tc>
      </w:tr>
      <w:tr w:rsidR="009A4657" w:rsidRPr="000F026B" w:rsidDel="00B00584" w14:paraId="52BBAFC7" w14:textId="3B50549B">
        <w:trPr>
          <w:trHeight w:val="500"/>
          <w:del w:id="3534"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5563C10" w14:textId="5E9BD89C" w:rsidR="009A4657" w:rsidRPr="000F026B" w:rsidDel="00B00584" w:rsidRDefault="009A4657">
            <w:pPr>
              <w:spacing w:after="0" w:line="240" w:lineRule="auto"/>
              <w:rPr>
                <w:del w:id="3535"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84AFAA4" w14:textId="5A0A171C" w:rsidR="009A4657" w:rsidRPr="000F026B" w:rsidDel="00B00584" w:rsidRDefault="001A30E1">
            <w:pPr>
              <w:spacing w:after="0" w:line="240" w:lineRule="auto"/>
              <w:jc w:val="both"/>
              <w:rPr>
                <w:del w:id="3536" w:author="usher" w:date="2026-08-13T10:04:00Z"/>
                <w:rFonts w:ascii="Times New Roman" w:hAnsi="Times New Roman"/>
                <w:sz w:val="24"/>
                <w:szCs w:val="24"/>
                <w:rPrChange w:id="3537" w:author="usher" w:date="2026-06-05T05:43:00Z">
                  <w:rPr>
                    <w:del w:id="3538" w:author="usher" w:date="2026-08-13T10:04:00Z"/>
                  </w:rPr>
                </w:rPrChange>
              </w:rPr>
            </w:pPr>
            <w:del w:id="3539" w:author="usher" w:date="2026-08-13T10:04:00Z">
              <w:r w:rsidRPr="000F026B" w:rsidDel="00B00584">
                <w:rPr>
                  <w:rFonts w:ascii="Times New Roman" w:eastAsia="Times New Roman" w:hAnsi="Times New Roman"/>
                  <w:color w:val="000000"/>
                  <w:sz w:val="24"/>
                  <w:szCs w:val="24"/>
                  <w:lang w:eastAsia="en-GB"/>
                </w:rPr>
                <w:delText>11–20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7E54B2" w14:textId="47A57BFA" w:rsidR="009A4657" w:rsidRPr="000F026B" w:rsidDel="00B00584" w:rsidRDefault="001A30E1">
            <w:pPr>
              <w:spacing w:after="0" w:line="240" w:lineRule="auto"/>
              <w:jc w:val="both"/>
              <w:rPr>
                <w:del w:id="3540" w:author="usher" w:date="2026-08-13T10:04:00Z"/>
                <w:rFonts w:ascii="Times New Roman" w:hAnsi="Times New Roman"/>
                <w:sz w:val="24"/>
                <w:szCs w:val="24"/>
                <w:rPrChange w:id="3541" w:author="usher" w:date="2026-06-05T05:43:00Z">
                  <w:rPr>
                    <w:del w:id="3542" w:author="usher" w:date="2026-08-13T10:04:00Z"/>
                  </w:rPr>
                </w:rPrChange>
              </w:rPr>
            </w:pPr>
            <w:del w:id="3543" w:author="usher" w:date="2026-08-13T10:04:00Z">
              <w:r w:rsidRPr="000F026B" w:rsidDel="00B00584">
                <w:rPr>
                  <w:rFonts w:ascii="Times New Roman" w:eastAsia="Times New Roman" w:hAnsi="Times New Roman"/>
                  <w:color w:val="000000"/>
                  <w:sz w:val="24"/>
                  <w:szCs w:val="24"/>
                  <w:lang w:eastAsia="en-GB"/>
                </w:rPr>
                <w:delText>8</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C8418E3" w14:textId="237785AF" w:rsidR="009A4657" w:rsidRPr="000F026B" w:rsidDel="00B00584" w:rsidRDefault="001A30E1">
            <w:pPr>
              <w:spacing w:after="0" w:line="240" w:lineRule="auto"/>
              <w:jc w:val="both"/>
              <w:rPr>
                <w:del w:id="3544" w:author="usher" w:date="2026-08-13T10:04:00Z"/>
                <w:rFonts w:ascii="Times New Roman" w:hAnsi="Times New Roman"/>
                <w:sz w:val="24"/>
                <w:szCs w:val="24"/>
                <w:rPrChange w:id="3545" w:author="usher" w:date="2026-06-05T05:43:00Z">
                  <w:rPr>
                    <w:del w:id="3546" w:author="usher" w:date="2026-08-13T10:04:00Z"/>
                  </w:rPr>
                </w:rPrChange>
              </w:rPr>
            </w:pPr>
            <w:del w:id="3547" w:author="usher" w:date="2026-08-13T10:04:00Z">
              <w:r w:rsidRPr="000F026B" w:rsidDel="00B00584">
                <w:rPr>
                  <w:rFonts w:ascii="Times New Roman" w:eastAsia="Times New Roman" w:hAnsi="Times New Roman"/>
                  <w:color w:val="000000"/>
                  <w:sz w:val="24"/>
                  <w:szCs w:val="24"/>
                  <w:lang w:eastAsia="en-GB"/>
                </w:rPr>
                <w:delText>20.51</w:delText>
              </w:r>
            </w:del>
          </w:p>
        </w:tc>
      </w:tr>
      <w:tr w:rsidR="009A4657" w:rsidRPr="000F026B" w:rsidDel="00B00584" w14:paraId="563C3F7B" w14:textId="3A9BF3D2">
        <w:trPr>
          <w:trHeight w:val="500"/>
          <w:del w:id="3548"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553540A" w14:textId="13CA8378" w:rsidR="009A4657" w:rsidRPr="000F026B" w:rsidDel="00B00584" w:rsidRDefault="009A4657">
            <w:pPr>
              <w:spacing w:after="0" w:line="240" w:lineRule="auto"/>
              <w:rPr>
                <w:del w:id="3549"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8CBC8F0" w14:textId="50A9E6E3" w:rsidR="009A4657" w:rsidRPr="000F026B" w:rsidDel="00B00584" w:rsidRDefault="001A30E1">
            <w:pPr>
              <w:spacing w:after="0" w:line="240" w:lineRule="auto"/>
              <w:jc w:val="both"/>
              <w:rPr>
                <w:del w:id="3550" w:author="usher" w:date="2026-08-13T10:04:00Z"/>
                <w:rFonts w:ascii="Times New Roman" w:hAnsi="Times New Roman"/>
                <w:sz w:val="24"/>
                <w:szCs w:val="24"/>
                <w:rPrChange w:id="3551" w:author="usher" w:date="2026-06-05T05:43:00Z">
                  <w:rPr>
                    <w:del w:id="3552" w:author="usher" w:date="2026-08-13T10:04:00Z"/>
                  </w:rPr>
                </w:rPrChange>
              </w:rPr>
            </w:pPr>
            <w:del w:id="3553" w:author="usher" w:date="2026-08-13T10:04:00Z">
              <w:r w:rsidRPr="000F026B" w:rsidDel="00B00584">
                <w:rPr>
                  <w:rFonts w:ascii="Times New Roman" w:eastAsia="Times New Roman" w:hAnsi="Times New Roman"/>
                  <w:color w:val="000000"/>
                  <w:sz w:val="24"/>
                  <w:szCs w:val="24"/>
                  <w:lang w:eastAsia="en-GB"/>
                </w:rPr>
                <w:delText>21–30 years</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CE8A010" w14:textId="4E499DE1" w:rsidR="009A4657" w:rsidRPr="000F026B" w:rsidDel="00B00584" w:rsidRDefault="001A30E1">
            <w:pPr>
              <w:spacing w:after="0" w:line="240" w:lineRule="auto"/>
              <w:jc w:val="both"/>
              <w:rPr>
                <w:del w:id="3554" w:author="usher" w:date="2026-08-13T10:04:00Z"/>
                <w:rFonts w:ascii="Times New Roman" w:hAnsi="Times New Roman"/>
                <w:sz w:val="24"/>
                <w:szCs w:val="24"/>
                <w:rPrChange w:id="3555" w:author="usher" w:date="2026-06-05T05:43:00Z">
                  <w:rPr>
                    <w:del w:id="3556" w:author="usher" w:date="2026-08-13T10:04:00Z"/>
                  </w:rPr>
                </w:rPrChange>
              </w:rPr>
            </w:pPr>
            <w:del w:id="3557" w:author="usher" w:date="2026-08-13T10:04:00Z">
              <w:r w:rsidRPr="000F026B" w:rsidDel="00B00584">
                <w:rPr>
                  <w:rFonts w:ascii="Times New Roman" w:eastAsia="Times New Roman" w:hAnsi="Times New Roman"/>
                  <w:color w:val="000000"/>
                  <w:sz w:val="24"/>
                  <w:szCs w:val="24"/>
                  <w:lang w:eastAsia="en-GB"/>
                </w:rPr>
                <w:delText>7</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3516FD6" w14:textId="57999953" w:rsidR="009A4657" w:rsidRPr="000F026B" w:rsidDel="00B00584" w:rsidRDefault="001A30E1">
            <w:pPr>
              <w:spacing w:after="0" w:line="240" w:lineRule="auto"/>
              <w:jc w:val="both"/>
              <w:rPr>
                <w:del w:id="3558" w:author="usher" w:date="2026-08-13T10:04:00Z"/>
                <w:rFonts w:ascii="Times New Roman" w:hAnsi="Times New Roman"/>
                <w:sz w:val="24"/>
                <w:szCs w:val="24"/>
                <w:rPrChange w:id="3559" w:author="usher" w:date="2026-06-05T05:43:00Z">
                  <w:rPr>
                    <w:del w:id="3560" w:author="usher" w:date="2026-08-13T10:04:00Z"/>
                  </w:rPr>
                </w:rPrChange>
              </w:rPr>
            </w:pPr>
            <w:del w:id="3561" w:author="usher" w:date="2026-08-13T10:04:00Z">
              <w:r w:rsidRPr="000F026B" w:rsidDel="00B00584">
                <w:rPr>
                  <w:rFonts w:ascii="Times New Roman" w:eastAsia="Times New Roman" w:hAnsi="Times New Roman"/>
                  <w:color w:val="000000"/>
                  <w:sz w:val="24"/>
                  <w:szCs w:val="24"/>
                  <w:lang w:eastAsia="en-GB"/>
                </w:rPr>
                <w:delText>17.95</w:delText>
              </w:r>
            </w:del>
          </w:p>
        </w:tc>
      </w:tr>
      <w:tr w:rsidR="009A4657" w:rsidRPr="000F026B" w:rsidDel="00B00584" w14:paraId="342873D3" w14:textId="2AC0D2AE">
        <w:trPr>
          <w:trHeight w:val="500"/>
          <w:del w:id="3562"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05C2A3F" w14:textId="03D125E9" w:rsidR="009A4657" w:rsidRPr="000F026B" w:rsidDel="00B00584" w:rsidRDefault="001A30E1">
            <w:pPr>
              <w:spacing w:after="0" w:line="240" w:lineRule="auto"/>
              <w:jc w:val="both"/>
              <w:rPr>
                <w:del w:id="3563" w:author="usher" w:date="2026-08-13T10:04:00Z"/>
                <w:rFonts w:ascii="Times New Roman" w:hAnsi="Times New Roman"/>
                <w:sz w:val="24"/>
                <w:szCs w:val="24"/>
                <w:rPrChange w:id="3564" w:author="usher" w:date="2026-06-05T05:43:00Z">
                  <w:rPr>
                    <w:del w:id="3565" w:author="usher" w:date="2026-08-13T10:04:00Z"/>
                  </w:rPr>
                </w:rPrChange>
              </w:rPr>
            </w:pPr>
            <w:del w:id="3566" w:author="usher" w:date="2026-08-13T10:04:00Z">
              <w:r w:rsidRPr="000F026B" w:rsidDel="00B00584">
                <w:rPr>
                  <w:rFonts w:ascii="Times New Roman" w:eastAsia="Times New Roman" w:hAnsi="Times New Roman"/>
                  <w:b/>
                  <w:bCs/>
                  <w:color w:val="000000"/>
                  <w:sz w:val="24"/>
                  <w:szCs w:val="24"/>
                  <w:lang w:eastAsia="en-GB"/>
                </w:rPr>
                <w:delText>Church Affiliation</w:delText>
              </w:r>
            </w:del>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ACDA78D" w14:textId="11B76EA6" w:rsidR="009A4657" w:rsidRPr="000F026B" w:rsidDel="00B00584" w:rsidRDefault="001A30E1">
            <w:pPr>
              <w:spacing w:after="0" w:line="240" w:lineRule="auto"/>
              <w:jc w:val="both"/>
              <w:rPr>
                <w:del w:id="3567" w:author="usher" w:date="2026-08-13T10:04:00Z"/>
                <w:rFonts w:ascii="Times New Roman" w:hAnsi="Times New Roman"/>
                <w:sz w:val="24"/>
                <w:szCs w:val="24"/>
                <w:rPrChange w:id="3568" w:author="usher" w:date="2026-06-05T05:43:00Z">
                  <w:rPr>
                    <w:del w:id="3569" w:author="usher" w:date="2026-08-13T10:04:00Z"/>
                  </w:rPr>
                </w:rPrChange>
              </w:rPr>
            </w:pPr>
            <w:del w:id="3570" w:author="usher" w:date="2026-08-13T10:04:00Z">
              <w:r w:rsidRPr="000F026B" w:rsidDel="00B00584">
                <w:rPr>
                  <w:rFonts w:ascii="Times New Roman" w:eastAsia="Times New Roman" w:hAnsi="Times New Roman"/>
                  <w:color w:val="000000"/>
                  <w:sz w:val="24"/>
                  <w:szCs w:val="24"/>
                  <w:lang w:eastAsia="en-GB"/>
                </w:rPr>
                <w:delText>GOFAMINT</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EA19EF1" w14:textId="74B8D9FD" w:rsidR="009A4657" w:rsidRPr="000F026B" w:rsidDel="00B00584" w:rsidRDefault="001A30E1">
            <w:pPr>
              <w:spacing w:after="0" w:line="240" w:lineRule="auto"/>
              <w:jc w:val="both"/>
              <w:rPr>
                <w:del w:id="3571" w:author="usher" w:date="2026-08-13T10:04:00Z"/>
                <w:rFonts w:ascii="Times New Roman" w:hAnsi="Times New Roman"/>
                <w:sz w:val="24"/>
                <w:szCs w:val="24"/>
                <w:rPrChange w:id="3572" w:author="usher" w:date="2026-06-05T05:43:00Z">
                  <w:rPr>
                    <w:del w:id="3573" w:author="usher" w:date="2026-08-13T10:04:00Z"/>
                  </w:rPr>
                </w:rPrChange>
              </w:rPr>
            </w:pPr>
            <w:del w:id="3574" w:author="usher" w:date="2026-08-13T10:04:00Z">
              <w:r w:rsidRPr="000F026B" w:rsidDel="00B00584">
                <w:rPr>
                  <w:rFonts w:ascii="Times New Roman" w:eastAsia="Times New Roman" w:hAnsi="Times New Roman"/>
                  <w:color w:val="000000"/>
                  <w:sz w:val="24"/>
                  <w:szCs w:val="24"/>
                  <w:lang w:eastAsia="en-GB"/>
                </w:rPr>
                <w:delText>12</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95B71C6" w14:textId="0B67DE1E" w:rsidR="009A4657" w:rsidRPr="000F026B" w:rsidDel="00B00584" w:rsidRDefault="001A30E1">
            <w:pPr>
              <w:spacing w:after="0" w:line="240" w:lineRule="auto"/>
              <w:jc w:val="both"/>
              <w:rPr>
                <w:del w:id="3575" w:author="usher" w:date="2026-08-13T10:04:00Z"/>
                <w:rFonts w:ascii="Times New Roman" w:hAnsi="Times New Roman"/>
                <w:sz w:val="24"/>
                <w:szCs w:val="24"/>
                <w:rPrChange w:id="3576" w:author="usher" w:date="2026-06-05T05:43:00Z">
                  <w:rPr>
                    <w:del w:id="3577" w:author="usher" w:date="2026-08-13T10:04:00Z"/>
                  </w:rPr>
                </w:rPrChange>
              </w:rPr>
            </w:pPr>
            <w:del w:id="3578" w:author="usher" w:date="2026-08-13T10:04:00Z">
              <w:r w:rsidRPr="000F026B" w:rsidDel="00B00584">
                <w:rPr>
                  <w:rFonts w:ascii="Times New Roman" w:eastAsia="Times New Roman" w:hAnsi="Times New Roman"/>
                  <w:color w:val="000000"/>
                  <w:sz w:val="24"/>
                  <w:szCs w:val="24"/>
                  <w:lang w:eastAsia="en-GB"/>
                </w:rPr>
                <w:delText>30.77</w:delText>
              </w:r>
            </w:del>
          </w:p>
        </w:tc>
      </w:tr>
      <w:tr w:rsidR="009A4657" w:rsidRPr="000F026B" w:rsidDel="00B00584" w14:paraId="6CA0912C" w14:textId="25AFA02B">
        <w:trPr>
          <w:trHeight w:val="500"/>
          <w:del w:id="3579"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EF036A7" w14:textId="425F3660" w:rsidR="009A4657" w:rsidRPr="000F026B" w:rsidDel="00B00584" w:rsidRDefault="009A4657">
            <w:pPr>
              <w:spacing w:after="0" w:line="240" w:lineRule="auto"/>
              <w:rPr>
                <w:del w:id="3580"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6D65B5" w14:textId="3174A611" w:rsidR="009A4657" w:rsidRPr="000F026B" w:rsidDel="00B00584" w:rsidRDefault="001A30E1">
            <w:pPr>
              <w:spacing w:after="0" w:line="240" w:lineRule="auto"/>
              <w:jc w:val="both"/>
              <w:rPr>
                <w:del w:id="3581" w:author="usher" w:date="2026-08-13T10:04:00Z"/>
                <w:rFonts w:ascii="Times New Roman" w:hAnsi="Times New Roman"/>
                <w:sz w:val="24"/>
                <w:szCs w:val="24"/>
                <w:rPrChange w:id="3582" w:author="usher" w:date="2026-06-05T05:43:00Z">
                  <w:rPr>
                    <w:del w:id="3583" w:author="usher" w:date="2026-08-13T10:04:00Z"/>
                  </w:rPr>
                </w:rPrChange>
              </w:rPr>
            </w:pPr>
            <w:del w:id="3584" w:author="usher" w:date="2026-08-13T10:04:00Z">
              <w:r w:rsidRPr="000F026B" w:rsidDel="00B00584">
                <w:rPr>
                  <w:rFonts w:ascii="Times New Roman" w:eastAsia="Times New Roman" w:hAnsi="Times New Roman"/>
                  <w:color w:val="000000"/>
                  <w:sz w:val="24"/>
                  <w:szCs w:val="24"/>
                  <w:lang w:eastAsia="en-GB"/>
                </w:rPr>
                <w:delText>RCCG</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E39DB4" w14:textId="03AEE8FF" w:rsidR="009A4657" w:rsidRPr="000F026B" w:rsidDel="00B00584" w:rsidRDefault="001A30E1">
            <w:pPr>
              <w:spacing w:after="0" w:line="240" w:lineRule="auto"/>
              <w:jc w:val="both"/>
              <w:rPr>
                <w:del w:id="3585" w:author="usher" w:date="2026-08-13T10:04:00Z"/>
                <w:rFonts w:ascii="Times New Roman" w:hAnsi="Times New Roman"/>
                <w:sz w:val="24"/>
                <w:szCs w:val="24"/>
                <w:rPrChange w:id="3586" w:author="usher" w:date="2026-06-05T05:43:00Z">
                  <w:rPr>
                    <w:del w:id="3587" w:author="usher" w:date="2026-08-13T10:04:00Z"/>
                  </w:rPr>
                </w:rPrChange>
              </w:rPr>
            </w:pPr>
            <w:del w:id="3588" w:author="usher" w:date="2026-08-13T10:04:00Z">
              <w:r w:rsidRPr="000F026B" w:rsidDel="00B00584">
                <w:rPr>
                  <w:rFonts w:ascii="Times New Roman" w:eastAsia="Times New Roman" w:hAnsi="Times New Roman"/>
                  <w:color w:val="000000"/>
                  <w:sz w:val="24"/>
                  <w:szCs w:val="24"/>
                  <w:lang w:eastAsia="en-GB"/>
                </w:rPr>
                <w:delText>7</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A25F123" w14:textId="25E03720" w:rsidR="009A4657" w:rsidRPr="000F026B" w:rsidDel="00B00584" w:rsidRDefault="001A30E1">
            <w:pPr>
              <w:spacing w:after="0" w:line="240" w:lineRule="auto"/>
              <w:jc w:val="both"/>
              <w:rPr>
                <w:del w:id="3589" w:author="usher" w:date="2026-08-13T10:04:00Z"/>
                <w:rFonts w:ascii="Times New Roman" w:hAnsi="Times New Roman"/>
                <w:sz w:val="24"/>
                <w:szCs w:val="24"/>
                <w:rPrChange w:id="3590" w:author="usher" w:date="2026-06-05T05:43:00Z">
                  <w:rPr>
                    <w:del w:id="3591" w:author="usher" w:date="2026-08-13T10:04:00Z"/>
                  </w:rPr>
                </w:rPrChange>
              </w:rPr>
            </w:pPr>
            <w:del w:id="3592" w:author="usher" w:date="2026-08-13T10:04:00Z">
              <w:r w:rsidRPr="000F026B" w:rsidDel="00B00584">
                <w:rPr>
                  <w:rFonts w:ascii="Times New Roman" w:eastAsia="Times New Roman" w:hAnsi="Times New Roman"/>
                  <w:color w:val="000000"/>
                  <w:sz w:val="24"/>
                  <w:szCs w:val="24"/>
                  <w:lang w:eastAsia="en-GB"/>
                </w:rPr>
                <w:delText>17.95</w:delText>
              </w:r>
            </w:del>
          </w:p>
        </w:tc>
      </w:tr>
      <w:tr w:rsidR="009A4657" w:rsidRPr="000F026B" w:rsidDel="00B00584" w14:paraId="161F0B52" w14:textId="21CE8013">
        <w:trPr>
          <w:trHeight w:val="500"/>
          <w:del w:id="3593"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6EE2D6F" w14:textId="5DA0476B" w:rsidR="009A4657" w:rsidRPr="000F026B" w:rsidDel="00B00584" w:rsidRDefault="009A4657">
            <w:pPr>
              <w:spacing w:after="0" w:line="240" w:lineRule="auto"/>
              <w:rPr>
                <w:del w:id="3594"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A51DD41" w14:textId="10DC151E" w:rsidR="009A4657" w:rsidRPr="000F026B" w:rsidDel="00B00584" w:rsidRDefault="001A30E1">
            <w:pPr>
              <w:spacing w:after="0" w:line="240" w:lineRule="auto"/>
              <w:jc w:val="both"/>
              <w:rPr>
                <w:del w:id="3595" w:author="usher" w:date="2026-08-13T10:04:00Z"/>
                <w:rFonts w:ascii="Times New Roman" w:hAnsi="Times New Roman"/>
                <w:sz w:val="24"/>
                <w:szCs w:val="24"/>
                <w:rPrChange w:id="3596" w:author="usher" w:date="2026-06-05T05:43:00Z">
                  <w:rPr>
                    <w:del w:id="3597" w:author="usher" w:date="2026-08-13T10:04:00Z"/>
                  </w:rPr>
                </w:rPrChange>
              </w:rPr>
            </w:pPr>
            <w:del w:id="3598" w:author="usher" w:date="2026-08-13T10:04:00Z">
              <w:r w:rsidRPr="000F026B" w:rsidDel="00B00584">
                <w:rPr>
                  <w:rFonts w:ascii="Times New Roman" w:eastAsia="Times New Roman" w:hAnsi="Times New Roman"/>
                  <w:color w:val="000000"/>
                  <w:sz w:val="24"/>
                  <w:szCs w:val="24"/>
                  <w:lang w:eastAsia="en-GB"/>
                </w:rPr>
                <w:delText>Molete Baptist Church</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1A1EFF7" w14:textId="6113DB8C" w:rsidR="009A4657" w:rsidRPr="000F026B" w:rsidDel="00B00584" w:rsidRDefault="001A30E1">
            <w:pPr>
              <w:spacing w:after="0" w:line="240" w:lineRule="auto"/>
              <w:jc w:val="both"/>
              <w:rPr>
                <w:del w:id="3599" w:author="usher" w:date="2026-08-13T10:04:00Z"/>
                <w:rFonts w:ascii="Times New Roman" w:hAnsi="Times New Roman"/>
                <w:sz w:val="24"/>
                <w:szCs w:val="24"/>
                <w:rPrChange w:id="3600" w:author="usher" w:date="2026-06-05T05:43:00Z">
                  <w:rPr>
                    <w:del w:id="3601" w:author="usher" w:date="2026-08-13T10:04:00Z"/>
                  </w:rPr>
                </w:rPrChange>
              </w:rPr>
            </w:pPr>
            <w:del w:id="3602" w:author="usher" w:date="2026-08-13T10:04:00Z">
              <w:r w:rsidRPr="000F026B" w:rsidDel="00B00584">
                <w:rPr>
                  <w:rFonts w:ascii="Times New Roman" w:eastAsia="Times New Roman" w:hAnsi="Times New Roman"/>
                  <w:color w:val="000000"/>
                  <w:sz w:val="24"/>
                  <w:szCs w:val="24"/>
                  <w:lang w:eastAsia="en-GB"/>
                </w:rPr>
                <w:delText>6</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C7F990C" w14:textId="421E5C7A" w:rsidR="009A4657" w:rsidRPr="000F026B" w:rsidDel="00B00584" w:rsidRDefault="001A30E1">
            <w:pPr>
              <w:spacing w:after="0" w:line="240" w:lineRule="auto"/>
              <w:jc w:val="both"/>
              <w:rPr>
                <w:del w:id="3603" w:author="usher" w:date="2026-08-13T10:04:00Z"/>
                <w:rFonts w:ascii="Times New Roman" w:hAnsi="Times New Roman"/>
                <w:sz w:val="24"/>
                <w:szCs w:val="24"/>
                <w:rPrChange w:id="3604" w:author="usher" w:date="2026-06-05T05:43:00Z">
                  <w:rPr>
                    <w:del w:id="3605" w:author="usher" w:date="2026-08-13T10:04:00Z"/>
                  </w:rPr>
                </w:rPrChange>
              </w:rPr>
            </w:pPr>
            <w:del w:id="3606" w:author="usher" w:date="2026-08-13T10:04:00Z">
              <w:r w:rsidRPr="000F026B" w:rsidDel="00B00584">
                <w:rPr>
                  <w:rFonts w:ascii="Times New Roman" w:eastAsia="Times New Roman" w:hAnsi="Times New Roman"/>
                  <w:color w:val="000000"/>
                  <w:sz w:val="24"/>
                  <w:szCs w:val="24"/>
                  <w:lang w:eastAsia="en-GB"/>
                </w:rPr>
                <w:delText>15.38</w:delText>
              </w:r>
            </w:del>
          </w:p>
        </w:tc>
      </w:tr>
      <w:tr w:rsidR="009A4657" w:rsidRPr="000F026B" w:rsidDel="00B00584" w14:paraId="40283601" w14:textId="77ED0237">
        <w:trPr>
          <w:trHeight w:val="500"/>
          <w:del w:id="3607"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00217D7" w14:textId="0A1424E2" w:rsidR="009A4657" w:rsidRPr="000F026B" w:rsidDel="00B00584" w:rsidRDefault="009A4657">
            <w:pPr>
              <w:spacing w:after="0" w:line="240" w:lineRule="auto"/>
              <w:rPr>
                <w:del w:id="3608"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B595EC9" w14:textId="0A062449" w:rsidR="009A4657" w:rsidRPr="000F026B" w:rsidDel="00B00584" w:rsidRDefault="001A30E1">
            <w:pPr>
              <w:spacing w:after="0" w:line="240" w:lineRule="auto"/>
              <w:jc w:val="both"/>
              <w:rPr>
                <w:del w:id="3609" w:author="usher" w:date="2026-08-13T10:04:00Z"/>
                <w:rFonts w:ascii="Times New Roman" w:hAnsi="Times New Roman"/>
                <w:sz w:val="24"/>
                <w:szCs w:val="24"/>
                <w:rPrChange w:id="3610" w:author="usher" w:date="2026-06-05T05:43:00Z">
                  <w:rPr>
                    <w:del w:id="3611" w:author="usher" w:date="2026-08-13T10:04:00Z"/>
                  </w:rPr>
                </w:rPrChange>
              </w:rPr>
            </w:pPr>
            <w:del w:id="3612" w:author="usher" w:date="2026-08-13T10:04:00Z">
              <w:r w:rsidRPr="000F026B" w:rsidDel="00B00584">
                <w:rPr>
                  <w:rFonts w:ascii="Times New Roman" w:eastAsia="Times New Roman" w:hAnsi="Times New Roman"/>
                  <w:color w:val="000000"/>
                  <w:sz w:val="24"/>
                  <w:szCs w:val="24"/>
                  <w:lang w:eastAsia="en-GB"/>
                </w:rPr>
                <w:delText>New Covenant Church</w:delText>
              </w:r>
            </w:del>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960A08" w14:textId="37C08A8D" w:rsidR="009A4657" w:rsidRPr="000F026B" w:rsidDel="00B00584" w:rsidRDefault="001A30E1">
            <w:pPr>
              <w:spacing w:after="0" w:line="240" w:lineRule="auto"/>
              <w:jc w:val="both"/>
              <w:rPr>
                <w:del w:id="3613" w:author="usher" w:date="2026-08-13T10:04:00Z"/>
                <w:rFonts w:ascii="Times New Roman" w:hAnsi="Times New Roman"/>
                <w:sz w:val="24"/>
                <w:szCs w:val="24"/>
                <w:rPrChange w:id="3614" w:author="usher" w:date="2026-06-05T05:43:00Z">
                  <w:rPr>
                    <w:del w:id="3615" w:author="usher" w:date="2026-08-13T10:04:00Z"/>
                  </w:rPr>
                </w:rPrChange>
              </w:rPr>
            </w:pPr>
            <w:del w:id="3616" w:author="usher" w:date="2026-08-13T10:04:00Z">
              <w:r w:rsidRPr="000F026B" w:rsidDel="00B00584">
                <w:rPr>
                  <w:rFonts w:ascii="Times New Roman" w:eastAsia="Times New Roman" w:hAnsi="Times New Roman"/>
                  <w:color w:val="000000"/>
                  <w:sz w:val="24"/>
                  <w:szCs w:val="24"/>
                  <w:lang w:eastAsia="en-GB"/>
                </w:rPr>
                <w:delText>8</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D0B938B" w14:textId="63BD8039" w:rsidR="009A4657" w:rsidRPr="000F026B" w:rsidDel="00B00584" w:rsidRDefault="001A30E1">
            <w:pPr>
              <w:spacing w:after="0" w:line="240" w:lineRule="auto"/>
              <w:jc w:val="both"/>
              <w:rPr>
                <w:del w:id="3617" w:author="usher" w:date="2026-08-13T10:04:00Z"/>
                <w:rFonts w:ascii="Times New Roman" w:hAnsi="Times New Roman"/>
                <w:sz w:val="24"/>
                <w:szCs w:val="24"/>
                <w:rPrChange w:id="3618" w:author="usher" w:date="2026-06-05T05:43:00Z">
                  <w:rPr>
                    <w:del w:id="3619" w:author="usher" w:date="2026-08-13T10:04:00Z"/>
                  </w:rPr>
                </w:rPrChange>
              </w:rPr>
            </w:pPr>
            <w:del w:id="3620" w:author="usher" w:date="2026-08-13T10:04:00Z">
              <w:r w:rsidRPr="000F026B" w:rsidDel="00B00584">
                <w:rPr>
                  <w:rFonts w:ascii="Times New Roman" w:eastAsia="Times New Roman" w:hAnsi="Times New Roman"/>
                  <w:color w:val="000000"/>
                  <w:sz w:val="24"/>
                  <w:szCs w:val="24"/>
                  <w:lang w:eastAsia="en-GB"/>
                </w:rPr>
                <w:delText>20.51</w:delText>
              </w:r>
            </w:del>
          </w:p>
        </w:tc>
      </w:tr>
      <w:tr w:rsidR="009A4657" w:rsidRPr="000F026B" w:rsidDel="00B00584" w14:paraId="5D61A833" w14:textId="59A0B325">
        <w:trPr>
          <w:trHeight w:val="500"/>
          <w:del w:id="3621" w:author="usher" w:date="2026-08-13T10:04:00Z"/>
        </w:trPr>
        <w:tc>
          <w:tcPr>
            <w:tcW w:w="31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1AC9D9A" w14:textId="5A7AED51" w:rsidR="009A4657" w:rsidRPr="000F026B" w:rsidDel="00B00584" w:rsidRDefault="009A4657">
            <w:pPr>
              <w:spacing w:after="0" w:line="240" w:lineRule="auto"/>
              <w:rPr>
                <w:del w:id="3622" w:author="usher" w:date="2026-08-13T10:04:00Z"/>
                <w:rFonts w:ascii="Times New Roman" w:eastAsia="Times New Roman" w:hAnsi="Times New Roman"/>
                <w:sz w:val="24"/>
                <w:szCs w:val="24"/>
                <w:lang w:eastAsia="en-GB"/>
              </w:rPr>
            </w:pPr>
          </w:p>
        </w:tc>
        <w:tc>
          <w:tcPr>
            <w:tcW w:w="279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6270399" w14:textId="6D8932E5" w:rsidR="009A4657" w:rsidRPr="000F026B" w:rsidDel="00B00584" w:rsidRDefault="001A30E1">
            <w:pPr>
              <w:spacing w:after="0" w:line="240" w:lineRule="auto"/>
              <w:jc w:val="both"/>
              <w:rPr>
                <w:del w:id="3623" w:author="usher" w:date="2026-08-13T10:04:00Z"/>
                <w:rFonts w:ascii="Times New Roman" w:hAnsi="Times New Roman"/>
                <w:sz w:val="24"/>
                <w:szCs w:val="24"/>
                <w:rPrChange w:id="3624" w:author="usher" w:date="2026-06-05T05:43:00Z">
                  <w:rPr>
                    <w:del w:id="3625" w:author="usher" w:date="2026-08-13T10:04:00Z"/>
                  </w:rPr>
                </w:rPrChange>
              </w:rPr>
            </w:pPr>
            <w:del w:id="3626" w:author="usher" w:date="2026-08-13T10:04:00Z">
              <w:r w:rsidRPr="000F026B" w:rsidDel="00B00584">
                <w:rPr>
                  <w:rFonts w:ascii="Times New Roman" w:eastAsia="Times New Roman" w:hAnsi="Times New Roman"/>
                  <w:color w:val="000000"/>
                  <w:sz w:val="24"/>
                  <w:szCs w:val="24"/>
                  <w:lang w:eastAsia="en-GB"/>
                </w:rPr>
                <w:delText>Unspecified</w:delText>
              </w:r>
            </w:del>
            <w:ins w:id="3627" w:author="BELLA- AWUSAH, TOLULOPE (PGR)" w:date="2026-01-29T15:40:00Z">
              <w:del w:id="3628" w:author="usher" w:date="2026-08-13T10:04:00Z">
                <w:r w:rsidR="00E644F2" w:rsidRPr="000F026B" w:rsidDel="00B00584">
                  <w:rPr>
                    <w:rFonts w:ascii="Times New Roman" w:eastAsia="Times New Roman" w:hAnsi="Times New Roman"/>
                    <w:color w:val="000000"/>
                    <w:sz w:val="24"/>
                    <w:szCs w:val="24"/>
                    <w:lang w:eastAsia="en-GB"/>
                  </w:rPr>
                  <w:delText xml:space="preserve"> ???????</w:delText>
                </w:r>
              </w:del>
            </w:ins>
          </w:p>
        </w:tc>
        <w:tc>
          <w:tcPr>
            <w:tcW w:w="129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1C1D894" w14:textId="19BE05D3" w:rsidR="009A4657" w:rsidRPr="000F026B" w:rsidDel="00B00584" w:rsidRDefault="001A30E1">
            <w:pPr>
              <w:spacing w:after="0" w:line="240" w:lineRule="auto"/>
              <w:jc w:val="both"/>
              <w:rPr>
                <w:del w:id="3629" w:author="usher" w:date="2026-08-13T10:04:00Z"/>
                <w:rFonts w:ascii="Times New Roman" w:hAnsi="Times New Roman"/>
                <w:sz w:val="24"/>
                <w:szCs w:val="24"/>
                <w:rPrChange w:id="3630" w:author="usher" w:date="2026-06-05T05:43:00Z">
                  <w:rPr>
                    <w:del w:id="3631" w:author="usher" w:date="2026-08-13T10:04:00Z"/>
                  </w:rPr>
                </w:rPrChange>
              </w:rPr>
            </w:pPr>
            <w:del w:id="3632" w:author="usher" w:date="2026-08-13T10:04:00Z">
              <w:r w:rsidRPr="000F026B" w:rsidDel="00B00584">
                <w:rPr>
                  <w:rFonts w:ascii="Times New Roman" w:eastAsia="Times New Roman" w:hAnsi="Times New Roman"/>
                  <w:color w:val="000000"/>
                  <w:sz w:val="24"/>
                  <w:szCs w:val="24"/>
                  <w:lang w:eastAsia="en-GB"/>
                </w:rPr>
                <w:delText>4</w:delText>
              </w:r>
            </w:del>
          </w:p>
        </w:tc>
        <w:tc>
          <w:tcPr>
            <w:tcW w:w="175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49E70FE" w14:textId="496598B8" w:rsidR="009A4657" w:rsidRPr="000F026B" w:rsidDel="00B00584" w:rsidRDefault="001A30E1">
            <w:pPr>
              <w:spacing w:after="0" w:line="240" w:lineRule="auto"/>
              <w:jc w:val="both"/>
              <w:rPr>
                <w:del w:id="3633" w:author="usher" w:date="2026-08-13T10:04:00Z"/>
                <w:rFonts w:ascii="Times New Roman" w:hAnsi="Times New Roman"/>
                <w:sz w:val="24"/>
                <w:szCs w:val="24"/>
                <w:rPrChange w:id="3634" w:author="usher" w:date="2026-06-05T05:43:00Z">
                  <w:rPr>
                    <w:del w:id="3635" w:author="usher" w:date="2026-08-13T10:04:00Z"/>
                  </w:rPr>
                </w:rPrChange>
              </w:rPr>
            </w:pPr>
            <w:del w:id="3636" w:author="usher" w:date="2026-08-13T10:04:00Z">
              <w:r w:rsidRPr="000F026B" w:rsidDel="00B00584">
                <w:rPr>
                  <w:rFonts w:ascii="Times New Roman" w:eastAsia="Times New Roman" w:hAnsi="Times New Roman"/>
                  <w:color w:val="000000"/>
                  <w:sz w:val="24"/>
                  <w:szCs w:val="24"/>
                  <w:lang w:eastAsia="en-GB"/>
                </w:rPr>
                <w:delText>10.26</w:delText>
              </w:r>
            </w:del>
          </w:p>
        </w:tc>
      </w:tr>
    </w:tbl>
    <w:p w14:paraId="067E83E6" w14:textId="0505664A" w:rsidR="009A4657" w:rsidRPr="000F026B" w:rsidDel="00B00584" w:rsidRDefault="009A4657">
      <w:pPr>
        <w:spacing w:line="360" w:lineRule="auto"/>
        <w:jc w:val="both"/>
        <w:rPr>
          <w:del w:id="3637" w:author="usher" w:date="2026-08-13T10:04:00Z"/>
          <w:rFonts w:ascii="Times New Roman" w:eastAsia="Times New Roman" w:hAnsi="Times New Roman"/>
          <w:sz w:val="24"/>
          <w:szCs w:val="24"/>
          <w:shd w:val="clear" w:color="auto" w:fill="FFFF00"/>
        </w:rPr>
      </w:pPr>
    </w:p>
    <w:p w14:paraId="3E96BA17" w14:textId="3B31E22D" w:rsidR="009A4657" w:rsidRPr="000F026B" w:rsidDel="00B00584" w:rsidRDefault="009A4657">
      <w:pPr>
        <w:spacing w:line="360" w:lineRule="auto"/>
        <w:jc w:val="both"/>
        <w:rPr>
          <w:del w:id="3638" w:author="usher" w:date="2026-08-13T10:04:00Z"/>
          <w:rFonts w:ascii="Times New Roman" w:eastAsia="Times New Roman" w:hAnsi="Times New Roman"/>
          <w:sz w:val="24"/>
          <w:szCs w:val="24"/>
          <w:shd w:val="clear" w:color="auto" w:fill="FFFF00"/>
        </w:rPr>
      </w:pPr>
    </w:p>
    <w:p w14:paraId="376DCC4A" w14:textId="435F88C9" w:rsidR="009A4657" w:rsidRPr="000F026B" w:rsidDel="00B00584" w:rsidRDefault="001A30E1">
      <w:pPr>
        <w:spacing w:line="360" w:lineRule="auto"/>
        <w:jc w:val="both"/>
        <w:rPr>
          <w:del w:id="3639" w:author="usher" w:date="2026-08-13T10:04:00Z"/>
          <w:rFonts w:ascii="Times New Roman" w:eastAsia="Times New Roman" w:hAnsi="Times New Roman"/>
          <w:b/>
          <w:sz w:val="24"/>
          <w:szCs w:val="24"/>
        </w:rPr>
      </w:pPr>
      <w:del w:id="3640" w:author="usher" w:date="2026-08-13T10:04:00Z">
        <w:r w:rsidRPr="000F026B" w:rsidDel="00B00584">
          <w:rPr>
            <w:rFonts w:ascii="Times New Roman" w:eastAsia="Times New Roman" w:hAnsi="Times New Roman"/>
            <w:b/>
            <w:sz w:val="24"/>
            <w:szCs w:val="24"/>
          </w:rPr>
          <w:delText>4.3 Results by Research Objective and Question</w:delText>
        </w:r>
      </w:del>
    </w:p>
    <w:p w14:paraId="0A42F4C0" w14:textId="26E63D77" w:rsidR="009A4657" w:rsidRPr="000F026B" w:rsidDel="00B00584" w:rsidRDefault="001A30E1">
      <w:pPr>
        <w:spacing w:line="360" w:lineRule="auto"/>
        <w:jc w:val="both"/>
        <w:rPr>
          <w:del w:id="3641" w:author="usher" w:date="2026-08-13T10:04:00Z"/>
          <w:rFonts w:ascii="Times New Roman" w:eastAsia="Times New Roman" w:hAnsi="Times New Roman"/>
          <w:sz w:val="24"/>
          <w:szCs w:val="24"/>
        </w:rPr>
      </w:pPr>
      <w:del w:id="3642" w:author="usher" w:date="2026-08-13T10:04:00Z">
        <w:r w:rsidRPr="000F026B" w:rsidDel="00B00584">
          <w:rPr>
            <w:rFonts w:ascii="Times New Roman" w:eastAsia="Times New Roman" w:hAnsi="Times New Roman"/>
            <w:sz w:val="24"/>
            <w:szCs w:val="24"/>
          </w:rPr>
          <w:delText>This section details the outcomes of the mental health training programme, organised according to the four research objectives and questions, based on responses from the 38 participants. Descriptive statistics (means and standard deviations) and inferential statistics (paired t-tests) are employed, with p-values, confidence intervals, and effect sizes included to call for enhanced statistical rigour.</w:delText>
        </w:r>
      </w:del>
    </w:p>
    <w:p w14:paraId="45B41043" w14:textId="69D0CDE1" w:rsidR="009A4657" w:rsidRPr="000F026B" w:rsidDel="00B00584" w:rsidRDefault="009A4657">
      <w:pPr>
        <w:spacing w:line="360" w:lineRule="auto"/>
        <w:jc w:val="both"/>
        <w:rPr>
          <w:del w:id="3643" w:author="usher" w:date="2026-08-13T10:04:00Z"/>
          <w:rFonts w:ascii="Times New Roman" w:eastAsia="Times New Roman" w:hAnsi="Times New Roman"/>
          <w:sz w:val="24"/>
          <w:szCs w:val="24"/>
          <w:shd w:val="clear" w:color="auto" w:fill="FFFF00"/>
        </w:rPr>
      </w:pPr>
    </w:p>
    <w:p w14:paraId="27E0C21E" w14:textId="14593BE1" w:rsidR="009A4657" w:rsidRPr="000F026B" w:rsidDel="00B00584" w:rsidRDefault="001A30E1">
      <w:pPr>
        <w:spacing w:line="360" w:lineRule="auto"/>
        <w:jc w:val="both"/>
        <w:rPr>
          <w:del w:id="3644" w:author="usher" w:date="2026-08-13T10:04:00Z"/>
          <w:rFonts w:ascii="Times New Roman" w:eastAsia="Times New Roman" w:hAnsi="Times New Roman"/>
          <w:b/>
          <w:sz w:val="24"/>
          <w:szCs w:val="24"/>
        </w:rPr>
      </w:pPr>
      <w:del w:id="3645" w:author="usher" w:date="2026-08-13T10:04:00Z">
        <w:r w:rsidRPr="000F026B" w:rsidDel="00B00584">
          <w:rPr>
            <w:rFonts w:ascii="Times New Roman" w:eastAsia="Times New Roman" w:hAnsi="Times New Roman"/>
            <w:b/>
            <w:sz w:val="24"/>
            <w:szCs w:val="24"/>
          </w:rPr>
          <w:delText>4.3.1 Effectiveness in Identifying and Referring Adolescents with Depression</w:delText>
        </w:r>
      </w:del>
    </w:p>
    <w:p w14:paraId="7483C253" w14:textId="056B9758" w:rsidR="009A4657" w:rsidRPr="000F026B" w:rsidDel="00B00584" w:rsidRDefault="001A30E1">
      <w:pPr>
        <w:spacing w:line="360" w:lineRule="auto"/>
        <w:jc w:val="both"/>
        <w:rPr>
          <w:del w:id="3646" w:author="usher" w:date="2026-08-13T10:04:00Z"/>
          <w:rFonts w:ascii="Times New Roman" w:eastAsia="Times New Roman" w:hAnsi="Times New Roman"/>
          <w:sz w:val="24"/>
          <w:szCs w:val="24"/>
        </w:rPr>
      </w:pPr>
      <w:del w:id="3647" w:author="usher" w:date="2026-08-13T10:04:00Z">
        <w:r w:rsidRPr="000F026B" w:rsidDel="00B00584">
          <w:rPr>
            <w:rFonts w:ascii="Times New Roman" w:eastAsia="Times New Roman" w:hAnsi="Times New Roman"/>
            <w:sz w:val="24"/>
            <w:szCs w:val="24"/>
          </w:rPr>
          <w:delText>The effect of the training on identification and referral was evaluated using questions 1-3. Pre-training, the mean confidence in identifying depression symptoms was 2.6 (SD = 1.2), increasing to 4.1 (SD = 0.9) post-training. Referral knowledge increased from a mean of 12.3 (SD = 1.5) to 14.2 (SD = 0.8), and willingness to refer improved from 16.5 (SD = 1.8) to 18.9 (SD = 0.7). Paired t-tests revealed significant improvements: for identification, t(38) = 6.8, p &lt; 0.001, 95% CI [1.1, 2.0], Cohen’s d = 1.2; for referral knowledge, t(38) = 5.5, p &lt; 0.001, 95% CI [1.4, 2.3], d = 1.0; and for willingness, t(38) = 7.2, p &lt; 0.001, 95% CI [1.8, 2.9], d = 1.3. The large effect sizes suggest practical significance, similar to Field’s (2018) guidelines for interpreting t-test outcomes.</w:delText>
        </w:r>
      </w:del>
    </w:p>
    <w:p w14:paraId="7DC2EAA7" w14:textId="0B99C33E" w:rsidR="009A4657" w:rsidRPr="000F026B" w:rsidDel="00B00584" w:rsidRDefault="009A4657">
      <w:pPr>
        <w:spacing w:line="360" w:lineRule="auto"/>
        <w:jc w:val="both"/>
        <w:rPr>
          <w:del w:id="3648" w:author="usher" w:date="2026-08-13T10:04:00Z"/>
          <w:rFonts w:ascii="Times New Roman" w:eastAsia="Times New Roman" w:hAnsi="Times New Roman"/>
          <w:sz w:val="24"/>
          <w:szCs w:val="24"/>
          <w:shd w:val="clear" w:color="auto" w:fill="FFFF00"/>
        </w:rPr>
      </w:pPr>
    </w:p>
    <w:p w14:paraId="39B0F64A" w14:textId="55CDB762" w:rsidR="009A4657" w:rsidRPr="000F026B" w:rsidDel="00B00584" w:rsidRDefault="001A30E1">
      <w:pPr>
        <w:spacing w:line="360" w:lineRule="auto"/>
        <w:jc w:val="both"/>
        <w:rPr>
          <w:del w:id="3649" w:author="usher" w:date="2026-08-13T10:04:00Z"/>
          <w:rFonts w:ascii="Times New Roman" w:eastAsia="Times New Roman" w:hAnsi="Times New Roman"/>
          <w:b/>
          <w:sz w:val="24"/>
          <w:szCs w:val="24"/>
          <w:shd w:val="clear" w:color="auto" w:fill="00FF00"/>
        </w:rPr>
      </w:pPr>
      <w:del w:id="3650" w:author="usher" w:date="2026-08-13T10:04:00Z">
        <w:r w:rsidRPr="000F026B" w:rsidDel="00B00584">
          <w:rPr>
            <w:rFonts w:ascii="Times New Roman" w:eastAsia="Times New Roman" w:hAnsi="Times New Roman"/>
            <w:b/>
            <w:sz w:val="24"/>
            <w:szCs w:val="24"/>
            <w:shd w:val="clear" w:color="auto" w:fill="00FF00"/>
          </w:rPr>
          <w:delText>4.3.2 Improvement in Understanding of Depression</w:delText>
        </w:r>
      </w:del>
    </w:p>
    <w:p w14:paraId="54E544D5" w14:textId="7E3D35E8" w:rsidR="009A4657" w:rsidRPr="000F026B" w:rsidDel="00B00584" w:rsidRDefault="001A30E1">
      <w:pPr>
        <w:spacing w:line="360" w:lineRule="auto"/>
        <w:jc w:val="both"/>
        <w:rPr>
          <w:del w:id="3651" w:author="usher" w:date="2026-08-13T10:04:00Z"/>
          <w:rFonts w:ascii="Times New Roman" w:eastAsia="Times New Roman" w:hAnsi="Times New Roman"/>
          <w:sz w:val="24"/>
          <w:szCs w:val="24"/>
          <w:shd w:val="clear" w:color="auto" w:fill="00FF00"/>
        </w:rPr>
      </w:pPr>
      <w:del w:id="3652" w:author="usher" w:date="2026-08-13T10:04:00Z">
        <w:r w:rsidRPr="000F026B" w:rsidDel="00B00584">
          <w:rPr>
            <w:rFonts w:ascii="Times New Roman" w:eastAsia="Times New Roman" w:hAnsi="Times New Roman"/>
            <w:sz w:val="24"/>
            <w:szCs w:val="24"/>
            <w:shd w:val="clear" w:color="auto" w:fill="00FF00"/>
          </w:rPr>
          <w:delText xml:space="preserve">Understanding was assessed through questions 4-6 on symptom identification and depression recognition. Pre-training, 58% of the 39 respondents correctly identified depression symptoms, increasing to 82% post-training. The mean score for correct responses rose from </w:delText>
        </w:r>
        <w:commentRangeStart w:id="3653"/>
        <w:r w:rsidRPr="000F026B" w:rsidDel="00B00584">
          <w:rPr>
            <w:rFonts w:ascii="Times New Roman" w:eastAsia="Times New Roman" w:hAnsi="Times New Roman"/>
            <w:sz w:val="24"/>
            <w:szCs w:val="24"/>
            <w:shd w:val="clear" w:color="auto" w:fill="00FF00"/>
          </w:rPr>
          <w:delText xml:space="preserve">4.2 (SD = 1.3) to 5.8 (SD = 0.9). A paired t-test confirmed significance, t(38) = 6.1, p &lt; 0.001, 95% CI [1.0, </w:delText>
        </w:r>
        <w:commentRangeEnd w:id="3653"/>
        <w:r w:rsidR="00E644F2" w:rsidRPr="000F026B" w:rsidDel="00B00584">
          <w:rPr>
            <w:rStyle w:val="CommentReference"/>
            <w:rFonts w:ascii="Times New Roman" w:eastAsia="Times New Roman" w:hAnsi="Times New Roman"/>
            <w:sz w:val="24"/>
            <w:szCs w:val="24"/>
            <w:shd w:val="clear" w:color="auto" w:fill="00FF00"/>
          </w:rPr>
          <w:commentReference w:id="3653"/>
        </w:r>
        <w:r w:rsidRPr="000F026B" w:rsidDel="00B00584">
          <w:rPr>
            <w:rFonts w:ascii="Times New Roman" w:eastAsia="Times New Roman" w:hAnsi="Times New Roman"/>
            <w:sz w:val="24"/>
            <w:szCs w:val="24"/>
            <w:shd w:val="clear" w:color="auto" w:fill="00FF00"/>
          </w:rPr>
          <w:delText xml:space="preserve">2.2], d = 1.1. Recognition of depression as a mental illness also improved, with agreement increasing from 65% to 89%. </w:delText>
        </w:r>
      </w:del>
    </w:p>
    <w:p w14:paraId="7A8E71F2" w14:textId="0D4A0D0E" w:rsidR="009A4657" w:rsidRPr="000F026B" w:rsidDel="00B00584" w:rsidRDefault="009A4657">
      <w:pPr>
        <w:spacing w:line="360" w:lineRule="auto"/>
        <w:jc w:val="both"/>
        <w:rPr>
          <w:del w:id="3654" w:author="usher" w:date="2026-08-13T10:04:00Z"/>
          <w:rFonts w:ascii="Times New Roman" w:eastAsia="Times New Roman" w:hAnsi="Times New Roman"/>
          <w:sz w:val="24"/>
          <w:szCs w:val="24"/>
          <w:shd w:val="clear" w:color="auto" w:fill="00FF00"/>
        </w:rPr>
      </w:pPr>
    </w:p>
    <w:p w14:paraId="45B6578F" w14:textId="704B2E30" w:rsidR="009A4657" w:rsidRPr="000F026B" w:rsidDel="00B00584" w:rsidRDefault="001A30E1">
      <w:pPr>
        <w:spacing w:line="360" w:lineRule="auto"/>
        <w:jc w:val="both"/>
        <w:rPr>
          <w:del w:id="3655" w:author="usher" w:date="2026-08-13T10:04:00Z"/>
          <w:rFonts w:ascii="Times New Roman" w:eastAsia="Times New Roman" w:hAnsi="Times New Roman"/>
          <w:b/>
          <w:sz w:val="24"/>
          <w:szCs w:val="24"/>
          <w:shd w:val="clear" w:color="auto" w:fill="00FF00"/>
        </w:rPr>
      </w:pPr>
      <w:del w:id="3656" w:author="usher" w:date="2026-08-13T10:04:00Z">
        <w:r w:rsidRPr="000F026B" w:rsidDel="00B00584">
          <w:rPr>
            <w:rFonts w:ascii="Times New Roman" w:eastAsia="Times New Roman" w:hAnsi="Times New Roman"/>
            <w:b/>
            <w:sz w:val="24"/>
            <w:szCs w:val="24"/>
            <w:shd w:val="clear" w:color="auto" w:fill="00FF00"/>
          </w:rPr>
          <w:delText>4.3.3 Reduction in Stigma Associated with Mental Health Issues</w:delText>
        </w:r>
      </w:del>
    </w:p>
    <w:p w14:paraId="7F49F285" w14:textId="1076DC7F" w:rsidR="009A4657" w:rsidRPr="000F026B" w:rsidDel="00B00584" w:rsidRDefault="001A30E1">
      <w:pPr>
        <w:spacing w:line="360" w:lineRule="auto"/>
        <w:jc w:val="both"/>
        <w:rPr>
          <w:del w:id="3657" w:author="usher" w:date="2026-08-13T10:04:00Z"/>
          <w:rFonts w:ascii="Times New Roman" w:eastAsia="Times New Roman" w:hAnsi="Times New Roman"/>
          <w:sz w:val="24"/>
          <w:szCs w:val="24"/>
          <w:shd w:val="clear" w:color="auto" w:fill="00FF00"/>
        </w:rPr>
      </w:pPr>
      <w:commentRangeStart w:id="3658"/>
      <w:del w:id="3659" w:author="usher" w:date="2026-08-13T10:04:00Z">
        <w:r w:rsidRPr="000F026B" w:rsidDel="00B00584">
          <w:rPr>
            <w:rFonts w:ascii="Times New Roman" w:eastAsia="Times New Roman" w:hAnsi="Times New Roman"/>
            <w:sz w:val="24"/>
            <w:szCs w:val="24"/>
            <w:shd w:val="clear" w:color="auto" w:fill="00FF00"/>
          </w:rPr>
          <w:delText xml:space="preserve">Stigma reduction was measured via questions 7-11. The mean stigma score decreased from 3.7 (SD = 1.1) pre-training to 2.4 (SD = 0.8) post-training. A paired t-test indicated significance, t(38) = 5.9, p &lt; 0.001, 95% CI [0.9, 1.7], d = 1.0. Specific attitudes changed positively, with 60% agreeing pre-training that people with mental health issues are difficult to talk to, reducing to 25% post-training. </w:delText>
        </w:r>
        <w:commentRangeEnd w:id="3658"/>
        <w:r w:rsidR="00E644F2" w:rsidRPr="000F026B" w:rsidDel="00B00584">
          <w:rPr>
            <w:rStyle w:val="CommentReference"/>
            <w:rFonts w:ascii="Times New Roman" w:eastAsia="Times New Roman" w:hAnsi="Times New Roman"/>
            <w:sz w:val="24"/>
            <w:szCs w:val="24"/>
            <w:shd w:val="clear" w:color="auto" w:fill="00FF00"/>
          </w:rPr>
          <w:commentReference w:id="3658"/>
        </w:r>
      </w:del>
    </w:p>
    <w:p w14:paraId="52E9D5E5" w14:textId="3AF5B1F4" w:rsidR="009A4657" w:rsidRPr="000F026B" w:rsidDel="00B00584" w:rsidRDefault="009A4657">
      <w:pPr>
        <w:spacing w:line="360" w:lineRule="auto"/>
        <w:jc w:val="both"/>
        <w:rPr>
          <w:del w:id="3660" w:author="usher" w:date="2026-08-13T10:04:00Z"/>
          <w:rFonts w:ascii="Times New Roman" w:eastAsia="Times New Roman" w:hAnsi="Times New Roman"/>
          <w:sz w:val="24"/>
          <w:szCs w:val="24"/>
          <w:shd w:val="clear" w:color="auto" w:fill="00FF00"/>
        </w:rPr>
      </w:pPr>
    </w:p>
    <w:p w14:paraId="6FBF9C83" w14:textId="0E8C250F" w:rsidR="009A4657" w:rsidRPr="000F026B" w:rsidDel="00B00584" w:rsidRDefault="001A30E1">
      <w:pPr>
        <w:spacing w:line="360" w:lineRule="auto"/>
        <w:jc w:val="both"/>
        <w:rPr>
          <w:del w:id="3661" w:author="usher" w:date="2026-08-13T10:04:00Z"/>
          <w:rFonts w:ascii="Times New Roman" w:eastAsia="Times New Roman" w:hAnsi="Times New Roman"/>
          <w:b/>
          <w:sz w:val="24"/>
          <w:szCs w:val="24"/>
          <w:shd w:val="clear" w:color="auto" w:fill="00FF00"/>
        </w:rPr>
      </w:pPr>
      <w:del w:id="3662" w:author="usher" w:date="2026-08-13T10:04:00Z">
        <w:r w:rsidRPr="000F026B" w:rsidDel="00B00584">
          <w:rPr>
            <w:rFonts w:ascii="Times New Roman" w:eastAsia="Times New Roman" w:hAnsi="Times New Roman"/>
            <w:b/>
            <w:sz w:val="24"/>
            <w:szCs w:val="24"/>
            <w:shd w:val="clear" w:color="auto" w:fill="00FF00"/>
          </w:rPr>
          <w:delText>4.3.4 Influence on Adolescents’ Reported Willingness to Seek Help</w:delText>
        </w:r>
      </w:del>
    </w:p>
    <w:p w14:paraId="24E44421" w14:textId="6F646F0A" w:rsidR="009A4657" w:rsidRPr="000F026B" w:rsidDel="00B00584" w:rsidRDefault="001A30E1">
      <w:pPr>
        <w:spacing w:line="360" w:lineRule="auto"/>
        <w:jc w:val="both"/>
        <w:rPr>
          <w:del w:id="3663" w:author="usher" w:date="2026-08-13T10:04:00Z"/>
          <w:rFonts w:ascii="Times New Roman" w:eastAsia="Times New Roman" w:hAnsi="Times New Roman"/>
          <w:sz w:val="24"/>
          <w:szCs w:val="24"/>
          <w:shd w:val="clear" w:color="auto" w:fill="00FF00"/>
        </w:rPr>
      </w:pPr>
      <w:commentRangeStart w:id="3664"/>
      <w:del w:id="3665" w:author="usher" w:date="2026-08-13T10:04:00Z">
        <w:r w:rsidRPr="000F026B" w:rsidDel="00B00584">
          <w:rPr>
            <w:rFonts w:ascii="Times New Roman" w:eastAsia="Times New Roman" w:hAnsi="Times New Roman"/>
            <w:sz w:val="24"/>
            <w:szCs w:val="24"/>
            <w:shd w:val="clear" w:color="auto" w:fill="00FF00"/>
          </w:rPr>
          <w:delText>This objective was explored through questions 12-14, relying on teachers’ perceptions due to limited adolescent data. The mean agreement that adolescents can receive help from health facilities increased from 7.1 (SD = 1.4) to 9.3 (SD = 0.6), with t(38) = 6.3, p &lt; 0.001, 95% CI [1.6, 2.8], d = 1.1. Open-ended responses indicated more positive descriptors post-training (e.g., “resilient” vs. “weak”). However, the lack of direct adolescent input warrants further investigation (Field, 2018).</w:delText>
        </w:r>
        <w:commentRangeEnd w:id="3664"/>
        <w:r w:rsidR="00B53497" w:rsidRPr="000F026B" w:rsidDel="00B00584">
          <w:rPr>
            <w:rStyle w:val="CommentReference"/>
            <w:rFonts w:ascii="Times New Roman" w:eastAsia="Times New Roman" w:hAnsi="Times New Roman"/>
            <w:sz w:val="24"/>
            <w:szCs w:val="24"/>
            <w:shd w:val="clear" w:color="auto" w:fill="00FF00"/>
          </w:rPr>
          <w:commentReference w:id="3664"/>
        </w:r>
      </w:del>
    </w:p>
    <w:p w14:paraId="64166740" w14:textId="01A65E40" w:rsidR="009A4657" w:rsidRPr="000F026B" w:rsidDel="00B00584" w:rsidRDefault="001A30E1">
      <w:pPr>
        <w:spacing w:line="360" w:lineRule="auto"/>
        <w:jc w:val="both"/>
        <w:rPr>
          <w:del w:id="3666" w:author="usher" w:date="2026-08-13T10:04:00Z"/>
          <w:rFonts w:ascii="Times New Roman" w:eastAsia="Times New Roman" w:hAnsi="Times New Roman"/>
          <w:b/>
          <w:sz w:val="24"/>
          <w:szCs w:val="24"/>
        </w:rPr>
      </w:pPr>
      <w:del w:id="3667" w:author="usher" w:date="2026-08-13T10:04:00Z">
        <w:r w:rsidRPr="000F026B" w:rsidDel="00B00584">
          <w:rPr>
            <w:rFonts w:ascii="Times New Roman" w:eastAsia="Times New Roman" w:hAnsi="Times New Roman"/>
            <w:b/>
            <w:sz w:val="24"/>
            <w:szCs w:val="24"/>
          </w:rPr>
          <w:delText>4.4 Training Satisfaction and Feedback</w:delText>
        </w:r>
      </w:del>
    </w:p>
    <w:p w14:paraId="4A83E41B" w14:textId="43295C70" w:rsidR="009A4657" w:rsidRPr="000F026B" w:rsidDel="00B00584" w:rsidRDefault="001A30E1">
      <w:pPr>
        <w:spacing w:line="360" w:lineRule="auto"/>
        <w:jc w:val="both"/>
        <w:rPr>
          <w:del w:id="3668" w:author="usher" w:date="2026-08-13T10:04:00Z"/>
          <w:rFonts w:ascii="Times New Roman" w:hAnsi="Times New Roman"/>
          <w:sz w:val="24"/>
          <w:szCs w:val="24"/>
          <w:rPrChange w:id="3669" w:author="usher" w:date="2026-06-05T05:43:00Z">
            <w:rPr>
              <w:del w:id="3670" w:author="usher" w:date="2026-08-13T10:04:00Z"/>
            </w:rPr>
          </w:rPrChange>
        </w:rPr>
      </w:pPr>
      <w:del w:id="3671" w:author="usher" w:date="2026-08-13T10:04:00Z">
        <w:r w:rsidRPr="000F026B" w:rsidDel="00B00584">
          <w:rPr>
            <w:rFonts w:ascii="Times New Roman" w:eastAsia="Times New Roman" w:hAnsi="Times New Roman"/>
            <w:sz w:val="24"/>
            <w:szCs w:val="24"/>
          </w:rPr>
          <w:delText xml:space="preserve">The satisfaction and feedback from the 38 religious educators who participated in the mental health training programme provide valuable insights into the programme’s reception. </w:delText>
        </w:r>
        <w:commentRangeStart w:id="3672"/>
        <w:r w:rsidRPr="000F026B" w:rsidDel="00B00584">
          <w:rPr>
            <w:rFonts w:ascii="Times New Roman" w:eastAsia="Times New Roman" w:hAnsi="Times New Roman"/>
            <w:sz w:val="24"/>
            <w:szCs w:val="24"/>
          </w:rPr>
          <w:delText>Satisfaction ratings, collected via the post-training questionnaire, yielded a mean score of 3.6 out of 4 (SD = 0.7), indic</w:delText>
        </w:r>
        <w:commentRangeEnd w:id="3672"/>
        <w:r w:rsidR="00B53497" w:rsidRPr="000F026B" w:rsidDel="00B00584">
          <w:rPr>
            <w:rStyle w:val="CommentReference"/>
            <w:rFonts w:ascii="Times New Roman" w:eastAsia="Times New Roman" w:hAnsi="Times New Roman"/>
            <w:sz w:val="24"/>
            <w:szCs w:val="24"/>
          </w:rPr>
          <w:commentReference w:id="3672"/>
        </w:r>
        <w:r w:rsidRPr="000F026B" w:rsidDel="00B00584">
          <w:rPr>
            <w:rFonts w:ascii="Times New Roman" w:eastAsia="Times New Roman" w:hAnsi="Times New Roman"/>
            <w:sz w:val="24"/>
            <w:szCs w:val="24"/>
          </w:rPr>
          <w:delText>ating a generally positive response, with most participants rating the programme as ‘mostly satisfied’ or ‘very satisfied’. Specific feedback highlighted that 28 respondents (72%) reported gaining the expected knowledge, while 31 (79%) expressed a definite willingness to apply the skills to support students with depression. Suggestions for improvement were frequent, with 25 participants (64%) citing ‘time not enough’ as a key concern, alongside 9 (23%) requesting ‘more training’ and 4 (10%) offering no specific comments, with 1 (3%) providing other minor suggestions such as “provide welfare package”.</w:delText>
        </w:r>
      </w:del>
    </w:p>
    <w:p w14:paraId="40D2C231" w14:textId="440B3A91" w:rsidR="009A4657" w:rsidRPr="000F026B" w:rsidDel="00B00584" w:rsidRDefault="001A30E1">
      <w:pPr>
        <w:spacing w:line="360" w:lineRule="auto"/>
        <w:jc w:val="both"/>
        <w:rPr>
          <w:del w:id="3673" w:author="usher" w:date="2026-08-13T10:04:00Z"/>
          <w:rFonts w:ascii="Times New Roman" w:eastAsia="Times New Roman" w:hAnsi="Times New Roman"/>
          <w:b/>
          <w:sz w:val="24"/>
          <w:szCs w:val="24"/>
          <w:shd w:val="clear" w:color="auto" w:fill="00FF00"/>
        </w:rPr>
      </w:pPr>
      <w:del w:id="3674" w:author="usher" w:date="2026-08-13T10:04:00Z">
        <w:r w:rsidRPr="000F026B" w:rsidDel="00B00584">
          <w:rPr>
            <w:rFonts w:ascii="Times New Roman" w:eastAsia="Times New Roman" w:hAnsi="Times New Roman"/>
            <w:b/>
            <w:sz w:val="24"/>
            <w:szCs w:val="24"/>
            <w:shd w:val="clear" w:color="auto" w:fill="00FF00"/>
          </w:rPr>
          <w:delText xml:space="preserve">4.6 Discussion </w:delText>
        </w:r>
      </w:del>
    </w:p>
    <w:p w14:paraId="7070983B" w14:textId="7DD2AEFA" w:rsidR="009A4657" w:rsidRPr="000F026B" w:rsidDel="00B00584" w:rsidRDefault="009A4657">
      <w:pPr>
        <w:spacing w:line="360" w:lineRule="auto"/>
        <w:jc w:val="both"/>
        <w:rPr>
          <w:del w:id="3675" w:author="usher" w:date="2026-08-13T10:04:00Z"/>
          <w:rFonts w:ascii="Times New Roman" w:eastAsia="Times New Roman" w:hAnsi="Times New Roman"/>
          <w:sz w:val="24"/>
          <w:szCs w:val="24"/>
          <w:shd w:val="clear" w:color="auto" w:fill="00FF00"/>
        </w:rPr>
      </w:pPr>
    </w:p>
    <w:p w14:paraId="2A8D05BF" w14:textId="7DEC2973" w:rsidR="009A4657" w:rsidRPr="000F026B" w:rsidDel="00B00584" w:rsidRDefault="001A30E1">
      <w:pPr>
        <w:spacing w:line="360" w:lineRule="auto"/>
        <w:jc w:val="both"/>
        <w:rPr>
          <w:del w:id="3676" w:author="usher" w:date="2026-08-13T10:04:00Z"/>
          <w:rFonts w:ascii="Times New Roman" w:hAnsi="Times New Roman"/>
          <w:sz w:val="24"/>
          <w:szCs w:val="24"/>
          <w:rPrChange w:id="3677" w:author="usher" w:date="2026-06-05T05:43:00Z">
            <w:rPr>
              <w:del w:id="3678" w:author="usher" w:date="2026-08-13T10:04:00Z"/>
            </w:rPr>
          </w:rPrChange>
        </w:rPr>
      </w:pPr>
      <w:del w:id="3679" w:author="usher" w:date="2026-08-13T10:04:00Z">
        <w:r w:rsidRPr="000F026B" w:rsidDel="00B00584">
          <w:rPr>
            <w:rFonts w:ascii="Times New Roman" w:eastAsia="Times New Roman" w:hAnsi="Times New Roman"/>
            <w:sz w:val="24"/>
            <w:szCs w:val="24"/>
            <w:shd w:val="clear" w:color="auto" w:fill="00FF00"/>
          </w:rPr>
          <w:delText xml:space="preserve">The study’s findings shows that the knowledge and understanding of religious educators improved significantly after the mental health training. This aligns closely with the objectives and research questions, demonstrating the value of mental health training for religious educators in addressing adolescent depression in Ibadan Southwest local government area, Ibadan, Oyo State, Nigeria. Baseline assessment, as per objective 1, revealed limited understanding of depression symptoms and low referral willingness among educators, consistent with patterns in low-resource settings where stigma often hinders recognition </w:delText>
        </w:r>
        <w:r w:rsidRPr="000F026B" w:rsidDel="00B00584">
          <w:rPr>
            <w:rFonts w:ascii="Times New Roman" w:hAnsi="Times New Roman"/>
            <w:sz w:val="24"/>
            <w:szCs w:val="24"/>
            <w:shd w:val="clear" w:color="auto" w:fill="00FF00"/>
          </w:rPr>
          <w:delText>(Aluh, Anyachebelu, Anosike and Anizoba, 2018)</w:delText>
        </w:r>
        <w:r w:rsidRPr="000F026B" w:rsidDel="00B00584">
          <w:rPr>
            <w:rFonts w:ascii="Times New Roman" w:eastAsia="Times New Roman" w:hAnsi="Times New Roman"/>
            <w:sz w:val="24"/>
            <w:szCs w:val="24"/>
            <w:shd w:val="clear" w:color="auto" w:fill="00FF00"/>
          </w:rPr>
          <w:delText>. This underscores the need for targeted interventions to bridge knowledge gaps in religious communities.</w:delText>
        </w:r>
      </w:del>
    </w:p>
    <w:p w14:paraId="7F224307" w14:textId="586C6330" w:rsidR="009A4657" w:rsidRPr="000F026B" w:rsidDel="00B00584" w:rsidRDefault="001A30E1">
      <w:pPr>
        <w:spacing w:line="360" w:lineRule="auto"/>
        <w:jc w:val="both"/>
        <w:rPr>
          <w:del w:id="3680" w:author="usher" w:date="2026-08-13T10:04:00Z"/>
          <w:rFonts w:ascii="Times New Roman" w:eastAsia="Times New Roman" w:hAnsi="Times New Roman"/>
          <w:sz w:val="24"/>
          <w:szCs w:val="24"/>
          <w:shd w:val="clear" w:color="auto" w:fill="00FF00"/>
        </w:rPr>
      </w:pPr>
      <w:del w:id="3681" w:author="usher" w:date="2026-08-13T10:04:00Z">
        <w:r w:rsidRPr="000F026B" w:rsidDel="00B00584">
          <w:rPr>
            <w:rFonts w:ascii="Times New Roman" w:eastAsia="Times New Roman" w:hAnsi="Times New Roman"/>
            <w:sz w:val="24"/>
            <w:szCs w:val="24"/>
            <w:shd w:val="clear" w:color="auto" w:fill="00FF00"/>
          </w:rPr>
          <w:delText>The training programme, outlined in objective 2, effectively improved educators’ knowledge of depression and referral intentions, supporting objective 3 and research question 1. Paired t-test results showed significant gains in symptom identification and willingness to refer (p &lt; 0.001), rejecting the null hypotheses for these areas. However, the modest sample of 39 educators raises questions about broader applicability, particularly in diverse church environments where cultural beliefs may influence outcomes (Somefun, 2019). Critical reflection suggests that while the training enhanced skills, its short duration may limit long-term retention, a common challenge in similar educational efforts.</w:delText>
        </w:r>
      </w:del>
    </w:p>
    <w:p w14:paraId="60727128" w14:textId="0EAA99CB" w:rsidR="009A4657" w:rsidRPr="000F026B" w:rsidDel="00B00584" w:rsidRDefault="001A30E1">
      <w:pPr>
        <w:spacing w:line="360" w:lineRule="auto"/>
        <w:jc w:val="both"/>
        <w:rPr>
          <w:del w:id="3682" w:author="usher" w:date="2026-08-13T10:04:00Z"/>
          <w:rFonts w:ascii="Times New Roman" w:eastAsia="Times New Roman" w:hAnsi="Times New Roman"/>
          <w:sz w:val="24"/>
          <w:szCs w:val="24"/>
          <w:shd w:val="clear" w:color="auto" w:fill="00FF00"/>
        </w:rPr>
      </w:pPr>
      <w:del w:id="3683" w:author="usher" w:date="2026-08-13T10:04:00Z">
        <w:r w:rsidRPr="000F026B" w:rsidDel="00B00584">
          <w:rPr>
            <w:rFonts w:ascii="Times New Roman" w:eastAsia="Times New Roman" w:hAnsi="Times New Roman"/>
            <w:sz w:val="24"/>
            <w:szCs w:val="24"/>
            <w:shd w:val="clear" w:color="auto" w:fill="00FF00"/>
          </w:rPr>
          <w:delText>Stigma reduction, addressed in research question 3, was evident post-training through reduction in participants’ agreement with negative attitudes. This outcome indicates that equipping educators with screening skills can challenge misconceptions in church settings, where spiritual explanations for mental health issues prevail. Yet, the persistence of some stigma elements highlights the need for ongoing dialogue to foster acceptance, aligning with evidence from community-based programmes (Atilola, 2015).</w:delText>
        </w:r>
      </w:del>
    </w:p>
    <w:p w14:paraId="216BF110" w14:textId="47042A01" w:rsidR="009A4657" w:rsidRPr="000F026B" w:rsidDel="00B00584" w:rsidRDefault="001A30E1">
      <w:pPr>
        <w:spacing w:line="360" w:lineRule="auto"/>
        <w:jc w:val="both"/>
        <w:rPr>
          <w:del w:id="3684" w:author="usher" w:date="2026-08-13T10:04:00Z"/>
          <w:rFonts w:ascii="Times New Roman" w:eastAsia="Times New Roman" w:hAnsi="Times New Roman"/>
          <w:sz w:val="24"/>
          <w:szCs w:val="24"/>
          <w:shd w:val="clear" w:color="auto" w:fill="00FF00"/>
        </w:rPr>
      </w:pPr>
      <w:del w:id="3685" w:author="usher" w:date="2026-08-13T10:04:00Z">
        <w:r w:rsidRPr="000F026B" w:rsidDel="00B00584">
          <w:rPr>
            <w:rFonts w:ascii="Times New Roman" w:eastAsia="Times New Roman" w:hAnsi="Times New Roman"/>
            <w:sz w:val="24"/>
            <w:szCs w:val="24"/>
            <w:shd w:val="clear" w:color="auto" w:fill="00FF00"/>
          </w:rPr>
          <w:delText>For research question 4, increased mental health literacy has helped to encourage religious educators to promote professional care, with improved perceptions of health facilities. This could indirectly boost adolescents’ willingness to seek help, though direct adolescent data is absent, limiting definitive conclusions. Implications for Nigerian church settings include integrating such training into regular activities to create supportive networks, potentially reducing treatment delays and improving youth outcomes.</w:delText>
        </w:r>
      </w:del>
    </w:p>
    <w:p w14:paraId="450BAB02" w14:textId="4002C2F1" w:rsidR="009A4657" w:rsidRPr="000F026B" w:rsidDel="00B00584" w:rsidRDefault="001A30E1">
      <w:pPr>
        <w:spacing w:line="360" w:lineRule="auto"/>
        <w:jc w:val="both"/>
        <w:rPr>
          <w:del w:id="3686" w:author="usher" w:date="2026-08-13T10:04:00Z"/>
          <w:rFonts w:ascii="Times New Roman" w:eastAsia="Times New Roman" w:hAnsi="Times New Roman"/>
          <w:sz w:val="24"/>
          <w:szCs w:val="24"/>
          <w:shd w:val="clear" w:color="auto" w:fill="00FF00"/>
        </w:rPr>
      </w:pPr>
      <w:del w:id="3687" w:author="usher" w:date="2026-08-13T10:04:00Z">
        <w:r w:rsidRPr="000F026B" w:rsidDel="00B00584">
          <w:rPr>
            <w:rFonts w:ascii="Times New Roman" w:eastAsia="Times New Roman" w:hAnsi="Times New Roman"/>
            <w:sz w:val="24"/>
            <w:szCs w:val="24"/>
            <w:shd w:val="clear" w:color="auto" w:fill="00FF00"/>
          </w:rPr>
          <w:delText>Overall, the programme’s acceptability, as per objective 4, was high, with positive feedback on usefulness, though suggestions for longer sessions point to practical enhancements. These results contribute to mental health strategies in religious contexts, but the small sample emphasises the importance of larger-scale validation.</w:delText>
        </w:r>
      </w:del>
    </w:p>
    <w:p w14:paraId="6BAC4E68" w14:textId="44FD71FD" w:rsidR="009A4657" w:rsidRPr="000F026B" w:rsidDel="00B00584" w:rsidRDefault="009A4657">
      <w:pPr>
        <w:spacing w:line="360" w:lineRule="auto"/>
        <w:jc w:val="both"/>
        <w:rPr>
          <w:del w:id="3688" w:author="usher" w:date="2026-08-13T10:04:00Z"/>
          <w:rFonts w:ascii="Times New Roman" w:eastAsia="Times New Roman" w:hAnsi="Times New Roman"/>
          <w:sz w:val="24"/>
          <w:szCs w:val="24"/>
          <w:shd w:val="clear" w:color="auto" w:fill="00FF00"/>
        </w:rPr>
      </w:pPr>
    </w:p>
    <w:p w14:paraId="4C48CE16" w14:textId="1D58B784" w:rsidR="009A4657" w:rsidRPr="000F026B" w:rsidDel="00B00584" w:rsidRDefault="001A30E1">
      <w:pPr>
        <w:spacing w:line="360" w:lineRule="auto"/>
        <w:jc w:val="both"/>
        <w:rPr>
          <w:del w:id="3689" w:author="usher" w:date="2026-08-13T10:04:00Z"/>
          <w:rFonts w:ascii="Times New Roman" w:eastAsia="Times New Roman" w:hAnsi="Times New Roman"/>
          <w:b/>
          <w:sz w:val="24"/>
          <w:szCs w:val="24"/>
          <w:shd w:val="clear" w:color="auto" w:fill="00FF00"/>
        </w:rPr>
      </w:pPr>
      <w:del w:id="3690" w:author="usher" w:date="2026-08-13T10:04:00Z">
        <w:r w:rsidRPr="000F026B" w:rsidDel="00B00584">
          <w:rPr>
            <w:rFonts w:ascii="Times New Roman" w:eastAsia="Times New Roman" w:hAnsi="Times New Roman"/>
            <w:b/>
            <w:sz w:val="24"/>
            <w:szCs w:val="24"/>
            <w:shd w:val="clear" w:color="auto" w:fill="00FF00"/>
          </w:rPr>
          <w:delText>4.7 Conclusion</w:delText>
        </w:r>
      </w:del>
    </w:p>
    <w:p w14:paraId="201707D2" w14:textId="46513C1E" w:rsidR="009A4657" w:rsidRPr="000F026B" w:rsidDel="00B00584" w:rsidRDefault="001A30E1">
      <w:pPr>
        <w:spacing w:line="360" w:lineRule="auto"/>
        <w:jc w:val="both"/>
        <w:rPr>
          <w:del w:id="3691" w:author="usher" w:date="2026-08-13T10:04:00Z"/>
          <w:rFonts w:ascii="Times New Roman" w:eastAsia="Times New Roman" w:hAnsi="Times New Roman"/>
          <w:sz w:val="24"/>
          <w:szCs w:val="24"/>
          <w:shd w:val="clear" w:color="auto" w:fill="00FF00"/>
        </w:rPr>
      </w:pPr>
      <w:del w:id="3692" w:author="usher" w:date="2026-08-13T10:04:00Z">
        <w:r w:rsidRPr="000F026B" w:rsidDel="00B00584">
          <w:rPr>
            <w:rFonts w:ascii="Times New Roman" w:eastAsia="Times New Roman" w:hAnsi="Times New Roman"/>
            <w:sz w:val="24"/>
            <w:szCs w:val="24"/>
            <w:shd w:val="clear" w:color="auto" w:fill="00FF00"/>
          </w:rPr>
          <w:delText>This study highlights the potential of mental health training to empower religious educators in recognizing and referring adolescents with depression in Oyo State, Nigeria. Baseline assessments confirmed limited initial knowledge and referral readiness, while post-training improvements in understanding, stigma reduction, and help-seeking promotion met the core objectives. These outcomes affirm the programme’s role in narrowing the mental health treatment gap within church communities.</w:delText>
        </w:r>
      </w:del>
    </w:p>
    <w:p w14:paraId="2E93D75C" w14:textId="50C827F0" w:rsidR="009A4657" w:rsidRPr="000F026B" w:rsidDel="00B00584" w:rsidRDefault="001A30E1">
      <w:pPr>
        <w:spacing w:line="360" w:lineRule="auto"/>
        <w:jc w:val="both"/>
        <w:rPr>
          <w:del w:id="3693" w:author="usher" w:date="2026-08-13T10:04:00Z"/>
          <w:rFonts w:ascii="Times New Roman" w:hAnsi="Times New Roman"/>
          <w:sz w:val="24"/>
          <w:szCs w:val="24"/>
          <w:rPrChange w:id="3694" w:author="usher" w:date="2026-06-05T05:43:00Z">
            <w:rPr>
              <w:del w:id="3695" w:author="usher" w:date="2026-08-13T10:04:00Z"/>
            </w:rPr>
          </w:rPrChange>
        </w:rPr>
      </w:pPr>
      <w:del w:id="3696" w:author="usher" w:date="2026-08-13T10:04:00Z">
        <w:r w:rsidRPr="000F026B" w:rsidDel="00B00584">
          <w:rPr>
            <w:rFonts w:ascii="Times New Roman" w:eastAsia="Times New Roman" w:hAnsi="Times New Roman"/>
            <w:sz w:val="24"/>
            <w:szCs w:val="24"/>
            <w:shd w:val="clear" w:color="auto" w:fill="00FF00"/>
          </w:rPr>
          <w:delText>However, the sample of 3</w:delText>
        </w:r>
        <w:r w:rsidRPr="000F026B" w:rsidDel="00B00584">
          <w:rPr>
            <w:rFonts w:ascii="Times New Roman" w:eastAsia="Times New Roman" w:hAnsi="Times New Roman"/>
            <w:color w:val="000000"/>
            <w:sz w:val="24"/>
            <w:szCs w:val="24"/>
            <w:shd w:val="clear" w:color="auto" w:fill="00FF00"/>
          </w:rPr>
          <w:delText>8</w:delText>
        </w:r>
        <w:r w:rsidRPr="000F026B" w:rsidDel="00B00584">
          <w:rPr>
            <w:rFonts w:ascii="Times New Roman" w:eastAsia="Times New Roman" w:hAnsi="Times New Roman"/>
            <w:sz w:val="24"/>
            <w:szCs w:val="24"/>
            <w:shd w:val="clear" w:color="auto" w:fill="00FF00"/>
          </w:rPr>
          <w:delText xml:space="preserve"> educators constrains generalization. Future studies is recommended and should include more participants least to boost power and include more diverse church denominations for broader insights. Incorporating adolescent perspectives would also clarify the training’s influence on help-seeking behaviour. Recommendations include extending session lengths and partnering with health authorities to sustain gains, fostering healthier environments for Nigerian youth.</w:delText>
        </w:r>
      </w:del>
    </w:p>
    <w:p w14:paraId="78B9B69D" w14:textId="77777777" w:rsidR="009A4657" w:rsidRPr="000F026B" w:rsidRDefault="009A4657">
      <w:pPr>
        <w:spacing w:line="360" w:lineRule="auto"/>
        <w:jc w:val="both"/>
        <w:rPr>
          <w:rFonts w:ascii="Times New Roman" w:eastAsia="Times New Roman" w:hAnsi="Times New Roman"/>
          <w:sz w:val="24"/>
          <w:szCs w:val="24"/>
        </w:rPr>
      </w:pPr>
    </w:p>
    <w:p w14:paraId="079FAF35" w14:textId="77777777" w:rsidR="009A4657" w:rsidRPr="000F026B" w:rsidRDefault="009A4657">
      <w:pPr>
        <w:pStyle w:val="BodyText"/>
        <w:spacing w:before="42" w:line="360" w:lineRule="auto"/>
        <w:ind w:left="0" w:right="125"/>
        <w:jc w:val="both"/>
      </w:pPr>
    </w:p>
    <w:p w14:paraId="141135A2" w14:textId="77777777" w:rsidR="009A4657" w:rsidRPr="000F026B" w:rsidRDefault="009A4657">
      <w:pPr>
        <w:pStyle w:val="BodyText"/>
        <w:spacing w:before="42" w:line="360" w:lineRule="auto"/>
        <w:ind w:left="0" w:right="125"/>
        <w:jc w:val="both"/>
      </w:pPr>
    </w:p>
    <w:p w14:paraId="73435639" w14:textId="77777777" w:rsidR="009A4657" w:rsidRPr="000F026B" w:rsidRDefault="009A4657">
      <w:pPr>
        <w:pStyle w:val="BodyText"/>
        <w:spacing w:before="42" w:line="360" w:lineRule="auto"/>
        <w:ind w:left="0" w:right="125"/>
        <w:jc w:val="both"/>
        <w:rPr>
          <w:b/>
        </w:rPr>
      </w:pPr>
    </w:p>
    <w:p w14:paraId="7F453871" w14:textId="77777777" w:rsidR="00E7257B" w:rsidRDefault="00E7257B" w:rsidP="00E7257B">
      <w:pPr>
        <w:pStyle w:val="BodyText"/>
        <w:spacing w:before="42" w:line="360" w:lineRule="auto"/>
        <w:ind w:right="125"/>
        <w:jc w:val="center"/>
        <w:rPr>
          <w:ins w:id="3697" w:author="usher" w:date="2026-09-07T19:37:00Z"/>
          <w:b/>
        </w:rPr>
      </w:pPr>
      <w:ins w:id="3698" w:author="usher" w:date="2026-09-07T19:37:00Z">
        <w:r>
          <w:rPr>
            <w:b/>
          </w:rPr>
          <w:t>CHAPTER FIVE</w:t>
        </w:r>
      </w:ins>
    </w:p>
    <w:p w14:paraId="794FC8C2" w14:textId="1D934FDF" w:rsidR="009A4657" w:rsidRPr="000F026B" w:rsidRDefault="00E7257B">
      <w:pPr>
        <w:pStyle w:val="BodyText"/>
        <w:spacing w:before="42" w:line="360" w:lineRule="auto"/>
        <w:ind w:left="720" w:right="125"/>
        <w:jc w:val="both"/>
        <w:rPr>
          <w:b/>
        </w:rPr>
        <w:pPrChange w:id="3699" w:author="usher" w:date="2026-09-07T19:38:00Z">
          <w:pPr>
            <w:pStyle w:val="BodyText"/>
            <w:spacing w:before="42" w:line="360" w:lineRule="auto"/>
            <w:ind w:left="0" w:right="125"/>
            <w:jc w:val="both"/>
          </w:pPr>
        </w:pPrChange>
      </w:pPr>
      <w:ins w:id="3700" w:author="usher" w:date="2026-09-07T19:37:00Z">
        <w:r>
          <w:rPr>
            <w:b/>
          </w:rPr>
          <w:t>DISCUSSION, CONCLUSIONS AND RECOMMENDATIONS</w:t>
        </w:r>
      </w:ins>
    </w:p>
    <w:p w14:paraId="71B64333" w14:textId="77777777" w:rsidR="00E7257B" w:rsidRDefault="00E7257B" w:rsidP="00E7257B">
      <w:pPr>
        <w:pStyle w:val="BodyText"/>
        <w:spacing w:before="42" w:line="360" w:lineRule="auto"/>
        <w:ind w:right="125"/>
        <w:jc w:val="both"/>
        <w:rPr>
          <w:ins w:id="3701" w:author="usher" w:date="2026-09-07T19:38:00Z"/>
          <w:b/>
        </w:rPr>
      </w:pPr>
      <w:ins w:id="3702" w:author="usher" w:date="2026-09-07T19:38:00Z">
        <w:r>
          <w:rPr>
            <w:b/>
          </w:rPr>
          <w:t>5.1 Discussion</w:t>
        </w:r>
      </w:ins>
    </w:p>
    <w:p w14:paraId="04D5A4A7" w14:textId="3D9C499D" w:rsidR="009A4657" w:rsidRDefault="00E7257B">
      <w:pPr>
        <w:pStyle w:val="BodyText"/>
        <w:spacing w:before="42" w:line="360" w:lineRule="auto"/>
        <w:ind w:left="0" w:right="125"/>
        <w:jc w:val="both"/>
        <w:rPr>
          <w:ins w:id="3703" w:author="usher" w:date="2026-09-07T19:39:00Z"/>
        </w:rPr>
      </w:pPr>
      <w:ins w:id="3704" w:author="usher" w:date="2026-09-07T19:38:00Z">
        <w:r>
          <w:t xml:space="preserve">This study examined the ability of religious educators in Ibadan, an urban region of South-West Nigeria to recognize depression in adolescents and appropriately refer adolescents. This section critically evaluates the study’s findings in relation to the revised objectives and research questions, drawing on data </w:t>
        </w:r>
        <w:r w:rsidRPr="00103E31">
          <w:rPr>
            <w:highlight w:val="yellow"/>
            <w:rPrChange w:id="3705" w:author="CCAM" w:date="2026-09-27T23:11:00Z">
              <w:rPr/>
            </w:rPrChange>
          </w:rPr>
          <w:t xml:space="preserve">from 39 </w:t>
        </w:r>
        <w:proofErr w:type="gramStart"/>
        <w:r w:rsidRPr="00103E31">
          <w:rPr>
            <w:highlight w:val="yellow"/>
            <w:rPrChange w:id="3706" w:author="CCAM" w:date="2026-09-27T23:11:00Z">
              <w:rPr/>
            </w:rPrChange>
          </w:rPr>
          <w:t>religious</w:t>
        </w:r>
        <w:proofErr w:type="gramEnd"/>
        <w:r w:rsidRPr="00103E31">
          <w:rPr>
            <w:highlight w:val="yellow"/>
            <w:rPrChange w:id="3707" w:author="CCAM" w:date="2026-09-27T23:11:00Z">
              <w:rPr/>
            </w:rPrChange>
          </w:rPr>
          <w:t xml:space="preserve"> educators </w:t>
        </w:r>
        <w:r w:rsidRPr="00103E31">
          <w:rPr>
            <w:highlight w:val="green"/>
            <w:rPrChange w:id="3708" w:author="CCAM" w:date="2026-09-27T23:11:00Z">
              <w:rPr/>
            </w:rPrChange>
          </w:rPr>
          <w:t xml:space="preserve">in </w:t>
        </w:r>
        <w:r w:rsidRPr="00103E31">
          <w:rPr>
            <w:highlight w:val="yellow"/>
            <w:rPrChange w:id="3709" w:author="CCAM" w:date="2026-09-27T23:11:00Z">
              <w:rPr/>
            </w:rPrChange>
          </w:rPr>
          <w:t>Ibadan</w:t>
        </w:r>
        <w:r w:rsidRPr="00103E31">
          <w:rPr>
            <w:highlight w:val="green"/>
            <w:rPrChange w:id="3710" w:author="CCAM" w:date="2026-09-27T23:11:00Z">
              <w:rPr/>
            </w:rPrChange>
          </w:rPr>
          <w:t xml:space="preserve">, </w:t>
        </w:r>
        <w:r w:rsidRPr="00103E31">
          <w:rPr>
            <w:highlight w:val="yellow"/>
            <w:rPrChange w:id="3711" w:author="CCAM" w:date="2026-09-27T23:11:00Z">
              <w:rPr/>
            </w:rPrChange>
          </w:rPr>
          <w:t>South</w:t>
        </w:r>
        <w:r w:rsidRPr="00103E31">
          <w:rPr>
            <w:highlight w:val="green"/>
            <w:rPrChange w:id="3712" w:author="CCAM" w:date="2026-09-27T23:11:00Z">
              <w:rPr/>
            </w:rPrChange>
          </w:rPr>
          <w:t>-West Nigeria.</w:t>
        </w:r>
        <w:r>
          <w:t xml:space="preserve"> The </w:t>
        </w:r>
        <w:proofErr w:type="spellStart"/>
        <w:r>
          <w:t>programme</w:t>
        </w:r>
        <w:proofErr w:type="spellEnd"/>
        <w:r>
          <w:t xml:space="preserve"> aimed to conduct a mental health training </w:t>
        </w:r>
        <w:proofErr w:type="spellStart"/>
        <w:r>
          <w:t>programme</w:t>
        </w:r>
        <w:proofErr w:type="spellEnd"/>
        <w:r>
          <w:t xml:space="preserve"> focused on adolescent depression for religious educators (objective 1), determine the effect of the intervention on religious educators’ perception (knowledge and attitude) of depression (objective 2), determine the effect on their perceived confidence in identification and willingness to refer (objective 3), determine religious educators’ training satisfaction (objective 4). These align with questions on effectiveness (question 2), understanding improvement (question 2), and influence on help-seeking (question 3). Hypotheses were tested through paired t-tests, rejecting null assumptions of no change in knowledge (H0a), identification and willingness to refer (H0b), in </w:t>
        </w:r>
        <w:proofErr w:type="spellStart"/>
        <w:r>
          <w:t>favour</w:t>
        </w:r>
        <w:proofErr w:type="spellEnd"/>
        <w:r>
          <w:t xml:space="preserve"> of the alternatives (p &lt; 0.001 across analyses). However, the small sample and reliance on educators’ self-reports warrant cautious interpretation, particularly regarding cultural barriers in Nigerian churches.</w:t>
        </w:r>
      </w:ins>
    </w:p>
    <w:p w14:paraId="13EF85B2" w14:textId="77777777" w:rsidR="00E7257B" w:rsidRDefault="00E7257B" w:rsidP="00E7257B">
      <w:pPr>
        <w:pStyle w:val="BodyText"/>
        <w:spacing w:before="42" w:line="360" w:lineRule="auto"/>
        <w:ind w:left="0" w:right="125"/>
        <w:jc w:val="both"/>
        <w:rPr>
          <w:ins w:id="3713" w:author="usher" w:date="2026-09-07T19:39:00Z"/>
          <w:b/>
        </w:rPr>
      </w:pPr>
      <w:ins w:id="3714" w:author="usher" w:date="2026-09-07T19:39:00Z">
        <w:r>
          <w:rPr>
            <w:b/>
          </w:rPr>
          <w:t>5.1.1 Characteristics of the sample</w:t>
        </w:r>
      </w:ins>
    </w:p>
    <w:p w14:paraId="66E8AC91" w14:textId="77777777" w:rsidR="00E7257B" w:rsidRDefault="00E7257B" w:rsidP="00E7257B">
      <w:pPr>
        <w:spacing w:line="360" w:lineRule="auto"/>
        <w:jc w:val="both"/>
        <w:rPr>
          <w:ins w:id="3715" w:author="usher" w:date="2026-09-07T19:39:00Z"/>
          <w:rFonts w:ascii="Times New Roman" w:hAnsi="Times New Roman"/>
          <w:sz w:val="24"/>
          <w:szCs w:val="24"/>
        </w:rPr>
      </w:pPr>
      <w:bookmarkStart w:id="3716" w:name="_Hlk237500218"/>
      <w:ins w:id="3717" w:author="usher" w:date="2026-09-07T19:39:00Z">
        <w:r>
          <w:rPr>
            <w:rFonts w:ascii="Times New Roman" w:hAnsi="Times New Roman"/>
            <w:sz w:val="24"/>
            <w:szCs w:val="24"/>
          </w:rPr>
          <w:t>The participants in this study were selected purposively to include religious educators in four different churches in Ibadan South West Local Government. In different part of the world, studies among educators have reported more females than males. In this current study, females made up 76.3%. This indicates that majority of the population in this study are female. Teaching of any level has for long been known as a female dominated profession. This has been attributed to factors such as urbanization, cultural definitions of masculinity, urbanization, the value of children and childcare (</w:t>
        </w:r>
        <w:proofErr w:type="spellStart"/>
        <w:r>
          <w:rPr>
            <w:rFonts w:ascii="Times New Roman" w:hAnsi="Times New Roman"/>
            <w:sz w:val="24"/>
            <w:szCs w:val="24"/>
          </w:rPr>
          <w:t>Drudy</w:t>
        </w:r>
        <w:proofErr w:type="spellEnd"/>
        <w:r>
          <w:rPr>
            <w:rFonts w:ascii="Times New Roman" w:hAnsi="Times New Roman"/>
            <w:sz w:val="24"/>
            <w:szCs w:val="24"/>
          </w:rPr>
          <w:t>, 2023). These factors could also be responsible for the wide gap in the gender ratio of the religious educators who participated in this study. This gender distribution suggests that women play a dominant role or are more involved in religious education and in particular, children church teaching roles which aligns with previous studies highlighting the involvement of women in faith-based educational activities.</w:t>
        </w:r>
      </w:ins>
    </w:p>
    <w:p w14:paraId="07312BA5" w14:textId="77777777" w:rsidR="00E7257B" w:rsidRDefault="00E7257B" w:rsidP="00E7257B">
      <w:pPr>
        <w:spacing w:line="360" w:lineRule="auto"/>
        <w:jc w:val="both"/>
        <w:rPr>
          <w:ins w:id="3718" w:author="usher" w:date="2026-09-07T19:39:00Z"/>
          <w:rFonts w:ascii="Times New Roman" w:hAnsi="Times New Roman"/>
          <w:sz w:val="24"/>
          <w:szCs w:val="24"/>
        </w:rPr>
      </w:pPr>
      <w:ins w:id="3719" w:author="usher" w:date="2026-09-07T19:39:00Z">
        <w:r>
          <w:rPr>
            <w:rFonts w:ascii="Times New Roman" w:hAnsi="Times New Roman"/>
            <w:sz w:val="24"/>
            <w:szCs w:val="24"/>
          </w:rPr>
          <w:lastRenderedPageBreak/>
          <w:t>The participants were drawn from a broad range of age groups. The largest proportion were aged 31–40 years (</w:t>
        </w:r>
        <w:r>
          <w:fldChar w:fldCharType="begin"/>
        </w:r>
        <w:r>
          <w:instrText xml:space="preserve"> HYPERLINK "tel:34.2" </w:instrText>
        </w:r>
        <w:r>
          <w:fldChar w:fldCharType="separate"/>
        </w:r>
        <w:r>
          <w:rPr>
            <w:rStyle w:val="Hyperlink"/>
            <w:rFonts w:ascii="Times New Roman" w:hAnsi="Times New Roman"/>
          </w:rPr>
          <w:t>34.2</w:t>
        </w:r>
        <w:r>
          <w:rPr>
            <w:rStyle w:val="Hyperlink"/>
            <w:rFonts w:ascii="Times New Roman" w:hAnsi="Times New Roman"/>
            <w:sz w:val="24"/>
            <w:szCs w:val="24"/>
          </w:rPr>
          <w:fldChar w:fldCharType="end"/>
        </w:r>
        <w:r>
          <w:rPr>
            <w:rFonts w:ascii="Times New Roman" w:hAnsi="Times New Roman"/>
            <w:sz w:val="24"/>
            <w:szCs w:val="24"/>
          </w:rPr>
          <w:t>%), followed by those aged 21–30 years (</w:t>
        </w:r>
        <w:r>
          <w:fldChar w:fldCharType="begin"/>
        </w:r>
        <w:r>
          <w:instrText xml:space="preserve"> HYPERLINK "tel:21.1" </w:instrText>
        </w:r>
        <w:r>
          <w:fldChar w:fldCharType="separate"/>
        </w:r>
        <w:r>
          <w:rPr>
            <w:rStyle w:val="Hyperlink"/>
            <w:rFonts w:ascii="Times New Roman" w:hAnsi="Times New Roman"/>
          </w:rPr>
          <w:t>21.1</w:t>
        </w:r>
        <w:r>
          <w:rPr>
            <w:rStyle w:val="Hyperlink"/>
            <w:rFonts w:ascii="Times New Roman" w:hAnsi="Times New Roman"/>
            <w:sz w:val="24"/>
            <w:szCs w:val="24"/>
          </w:rPr>
          <w:fldChar w:fldCharType="end"/>
        </w:r>
        <w:r>
          <w:rPr>
            <w:rFonts w:ascii="Times New Roman" w:hAnsi="Times New Roman"/>
            <w:sz w:val="24"/>
            <w:szCs w:val="24"/>
          </w:rPr>
          <w:t>%) and 41–50 years (</w:t>
        </w:r>
        <w:r>
          <w:fldChar w:fldCharType="begin"/>
        </w:r>
        <w:r>
          <w:instrText xml:space="preserve"> HYPERLINK "tel:18.4" </w:instrText>
        </w:r>
        <w:r>
          <w:fldChar w:fldCharType="separate"/>
        </w:r>
        <w:r>
          <w:rPr>
            <w:rStyle w:val="Hyperlink"/>
            <w:rFonts w:ascii="Times New Roman" w:hAnsi="Times New Roman"/>
          </w:rPr>
          <w:t>18.4</w:t>
        </w:r>
        <w:r>
          <w:rPr>
            <w:rStyle w:val="Hyperlink"/>
            <w:rFonts w:ascii="Times New Roman" w:hAnsi="Times New Roman"/>
            <w:sz w:val="24"/>
            <w:szCs w:val="24"/>
          </w:rPr>
          <w:fldChar w:fldCharType="end"/>
        </w:r>
        <w:r>
          <w:rPr>
            <w:rFonts w:ascii="Times New Roman" w:hAnsi="Times New Roman"/>
            <w:sz w:val="24"/>
            <w:szCs w:val="24"/>
          </w:rPr>
          <w:t>%). Participants aged 51–60 years and those aged 61 years and above each accounted for </w:t>
        </w:r>
        <w:r>
          <w:fldChar w:fldCharType="begin"/>
        </w:r>
        <w:r>
          <w:instrText xml:space="preserve"> HYPERLINK "tel:10.5" </w:instrText>
        </w:r>
        <w:r>
          <w:fldChar w:fldCharType="separate"/>
        </w:r>
        <w:r>
          <w:rPr>
            <w:rStyle w:val="Hyperlink"/>
            <w:rFonts w:ascii="Times New Roman" w:hAnsi="Times New Roman"/>
          </w:rPr>
          <w:t>10.5</w:t>
        </w:r>
        <w:r>
          <w:rPr>
            <w:rStyle w:val="Hyperlink"/>
            <w:rFonts w:ascii="Times New Roman" w:hAnsi="Times New Roman"/>
            <w:sz w:val="24"/>
            <w:szCs w:val="24"/>
          </w:rPr>
          <w:fldChar w:fldCharType="end"/>
        </w:r>
        <w:r>
          <w:rPr>
            <w:rFonts w:ascii="Times New Roman" w:hAnsi="Times New Roman"/>
            <w:sz w:val="24"/>
            <w:szCs w:val="24"/>
          </w:rPr>
          <w:t>%, while </w:t>
        </w:r>
        <w:r>
          <w:fldChar w:fldCharType="begin"/>
        </w:r>
        <w:r>
          <w:instrText xml:space="preserve"> HYPERLINK "tel:5.5" </w:instrText>
        </w:r>
        <w:r>
          <w:fldChar w:fldCharType="separate"/>
        </w:r>
        <w:r>
          <w:rPr>
            <w:rStyle w:val="Hyperlink"/>
            <w:rFonts w:ascii="Times New Roman" w:hAnsi="Times New Roman"/>
          </w:rPr>
          <w:t>5.5</w:t>
        </w:r>
        <w:r>
          <w:rPr>
            <w:rStyle w:val="Hyperlink"/>
            <w:rFonts w:ascii="Times New Roman" w:hAnsi="Times New Roman"/>
            <w:sz w:val="24"/>
            <w:szCs w:val="24"/>
          </w:rPr>
          <w:fldChar w:fldCharType="end"/>
        </w:r>
        <w:r>
          <w:rPr>
            <w:rFonts w:ascii="Times New Roman" w:hAnsi="Times New Roman"/>
            <w:sz w:val="24"/>
            <w:szCs w:val="24"/>
          </w:rPr>
          <w:t>% were aged 20 years or younger. Thus, the study included religious educators across different age groups, with the majority falling within the young and middle-aged adult categories. The largest proportion of age 31–40 years (</w:t>
        </w:r>
        <w:r>
          <w:fldChar w:fldCharType="begin"/>
        </w:r>
        <w:r>
          <w:instrText xml:space="preserve"> HYPERLINK "tel:34.2" </w:instrText>
        </w:r>
        <w:r>
          <w:fldChar w:fldCharType="separate"/>
        </w:r>
        <w:r>
          <w:rPr>
            <w:rStyle w:val="Hyperlink"/>
            <w:rFonts w:ascii="Times New Roman" w:hAnsi="Times New Roman"/>
          </w:rPr>
          <w:t>34.2</w:t>
        </w:r>
        <w:r>
          <w:rPr>
            <w:rStyle w:val="Hyperlink"/>
            <w:rFonts w:ascii="Times New Roman" w:hAnsi="Times New Roman"/>
            <w:sz w:val="24"/>
            <w:szCs w:val="24"/>
          </w:rPr>
          <w:fldChar w:fldCharType="end"/>
        </w:r>
        <w:r>
          <w:rPr>
            <w:rFonts w:ascii="Times New Roman" w:hAnsi="Times New Roman"/>
            <w:sz w:val="24"/>
            <w:szCs w:val="24"/>
          </w:rPr>
          <w:t>%) is similar to that reported in some Nigerian studies carried out among educators, which gave estimates ranging between 30 to 39 years (</w:t>
        </w:r>
        <w:proofErr w:type="spellStart"/>
        <w:r>
          <w:rPr>
            <w:rFonts w:ascii="Times New Roman" w:hAnsi="Times New Roman"/>
            <w:sz w:val="24"/>
            <w:szCs w:val="24"/>
          </w:rPr>
          <w:t>Ozoemena</w:t>
        </w:r>
        <w:proofErr w:type="spellEnd"/>
        <w:r>
          <w:rPr>
            <w:rFonts w:ascii="Times New Roman" w:hAnsi="Times New Roman"/>
            <w:sz w:val="24"/>
            <w:szCs w:val="24"/>
          </w:rPr>
          <w:t xml:space="preserve">, </w:t>
        </w:r>
        <w:proofErr w:type="spellStart"/>
        <w:r>
          <w:rPr>
            <w:rFonts w:ascii="Times New Roman" w:hAnsi="Times New Roman"/>
            <w:sz w:val="24"/>
            <w:szCs w:val="24"/>
          </w:rPr>
          <w:t>Agbaje</w:t>
        </w:r>
        <w:proofErr w:type="spellEnd"/>
        <w:r>
          <w:rPr>
            <w:rFonts w:ascii="Times New Roman" w:hAnsi="Times New Roman"/>
            <w:sz w:val="24"/>
            <w:szCs w:val="24"/>
          </w:rPr>
          <w:t xml:space="preserve">, </w:t>
        </w:r>
        <w:proofErr w:type="spellStart"/>
        <w:r>
          <w:rPr>
            <w:rFonts w:ascii="Times New Roman" w:hAnsi="Times New Roman"/>
            <w:sz w:val="24"/>
            <w:szCs w:val="24"/>
          </w:rPr>
          <w:t>Ogundu</w:t>
        </w:r>
        <w:proofErr w:type="spellEnd"/>
        <w:r>
          <w:rPr>
            <w:rFonts w:ascii="Times New Roman" w:hAnsi="Times New Roman"/>
            <w:sz w:val="24"/>
            <w:szCs w:val="24"/>
          </w:rPr>
          <w:t xml:space="preserve">, </w:t>
        </w:r>
        <w:proofErr w:type="spellStart"/>
        <w:r>
          <w:rPr>
            <w:rFonts w:ascii="Times New Roman" w:hAnsi="Times New Roman"/>
            <w:sz w:val="24"/>
            <w:szCs w:val="24"/>
          </w:rPr>
          <w:t>Ononuju</w:t>
        </w:r>
        <w:proofErr w:type="spellEnd"/>
        <w:r>
          <w:rPr>
            <w:rFonts w:ascii="Times New Roman" w:hAnsi="Times New Roman"/>
            <w:sz w:val="24"/>
            <w:szCs w:val="24"/>
          </w:rPr>
          <w:t xml:space="preserve">, </w:t>
        </w:r>
        <w:proofErr w:type="spellStart"/>
        <w:r>
          <w:rPr>
            <w:rFonts w:ascii="Times New Roman" w:hAnsi="Times New Roman"/>
            <w:sz w:val="24"/>
            <w:szCs w:val="24"/>
          </w:rPr>
          <w:t>Umoke</w:t>
        </w:r>
        <w:proofErr w:type="spellEnd"/>
        <w:r>
          <w:rPr>
            <w:rFonts w:ascii="Times New Roman" w:hAnsi="Times New Roman"/>
            <w:sz w:val="24"/>
            <w:szCs w:val="24"/>
          </w:rPr>
          <w:t xml:space="preserve">, </w:t>
        </w:r>
        <w:proofErr w:type="spellStart"/>
        <w:r>
          <w:rPr>
            <w:rFonts w:ascii="Times New Roman" w:hAnsi="Times New Roman"/>
            <w:sz w:val="24"/>
            <w:szCs w:val="24"/>
          </w:rPr>
          <w:t>Iweama</w:t>
        </w:r>
        <w:proofErr w:type="spellEnd"/>
        <w:r>
          <w:rPr>
            <w:rFonts w:ascii="Times New Roman" w:hAnsi="Times New Roman"/>
            <w:sz w:val="24"/>
            <w:szCs w:val="24"/>
          </w:rPr>
          <w:t xml:space="preserve">, Kato, </w:t>
        </w:r>
        <w:proofErr w:type="spellStart"/>
        <w:r>
          <w:rPr>
            <w:rFonts w:ascii="Times New Roman" w:hAnsi="Times New Roman"/>
            <w:sz w:val="24"/>
            <w:szCs w:val="24"/>
          </w:rPr>
          <w:t>Isabu</w:t>
        </w:r>
        <w:proofErr w:type="spellEnd"/>
        <w:r>
          <w:rPr>
            <w:rFonts w:ascii="Times New Roman" w:hAnsi="Times New Roman"/>
            <w:sz w:val="24"/>
            <w:szCs w:val="24"/>
          </w:rPr>
          <w:t xml:space="preserve">, and </w:t>
        </w:r>
        <w:proofErr w:type="spellStart"/>
        <w:r>
          <w:rPr>
            <w:rFonts w:ascii="Times New Roman" w:hAnsi="Times New Roman"/>
            <w:sz w:val="24"/>
            <w:szCs w:val="24"/>
          </w:rPr>
          <w:t>Obute</w:t>
        </w:r>
        <w:proofErr w:type="spellEnd"/>
        <w:r>
          <w:rPr>
            <w:rFonts w:ascii="Times New Roman" w:hAnsi="Times New Roman"/>
            <w:sz w:val="24"/>
            <w:szCs w:val="24"/>
          </w:rPr>
          <w:t>, 2021). This age range may indicate a possibility that the religious educators are not far removed from the culture and way of life of adolescents and they are able to relate well with the students, hence, noticing early signs of depressive symptoms and provide early intervention. This in turn may encourage help seeking behavior that foster positive outcomes in the adolescents. Over half (63.2%) of the religious educators had at least a post-secondary degree (including Bachelor’s degrees, Master’s degrees, HND, PGD, NCE and OND) as their educational qualification. This is similar to the educational qualification of educators that was reported by (</w:t>
        </w:r>
        <w:proofErr w:type="spellStart"/>
        <w:r>
          <w:rPr>
            <w:rFonts w:ascii="Times New Roman" w:hAnsi="Times New Roman"/>
            <w:sz w:val="24"/>
            <w:szCs w:val="24"/>
          </w:rPr>
          <w:t>Ibeziako</w:t>
        </w:r>
        <w:proofErr w:type="spellEnd"/>
        <w:r>
          <w:rPr>
            <w:rFonts w:ascii="Times New Roman" w:hAnsi="Times New Roman"/>
            <w:sz w:val="24"/>
            <w:szCs w:val="24"/>
          </w:rPr>
          <w:t xml:space="preserve">, P., Bella, T., </w:t>
        </w:r>
        <w:proofErr w:type="spellStart"/>
        <w:r>
          <w:rPr>
            <w:rFonts w:ascii="Times New Roman" w:hAnsi="Times New Roman"/>
            <w:sz w:val="24"/>
            <w:szCs w:val="24"/>
          </w:rPr>
          <w:t>Omigbodun</w:t>
        </w:r>
        <w:proofErr w:type="spellEnd"/>
        <w:r>
          <w:rPr>
            <w:rFonts w:ascii="Times New Roman" w:hAnsi="Times New Roman"/>
            <w:sz w:val="24"/>
            <w:szCs w:val="24"/>
          </w:rPr>
          <w:t xml:space="preserve">, O. and </w:t>
        </w:r>
        <w:proofErr w:type="spellStart"/>
        <w:r>
          <w:rPr>
            <w:rFonts w:ascii="Times New Roman" w:hAnsi="Times New Roman"/>
            <w:sz w:val="24"/>
            <w:szCs w:val="24"/>
          </w:rPr>
          <w:t>Belfer</w:t>
        </w:r>
        <w:proofErr w:type="spellEnd"/>
        <w:r>
          <w:rPr>
            <w:rFonts w:ascii="Times New Roman" w:hAnsi="Times New Roman"/>
            <w:sz w:val="24"/>
            <w:szCs w:val="24"/>
          </w:rPr>
          <w:t xml:space="preserve">, M., 2009) which reported three school educators having university bachelor’s degrees. This similarity can be explained by the societal belief that support western education in South West Nigeria. Young people in this part of the country are encouraged to go to school and have at least a bachelor’s degree. This can also be further explained by Christianity supporting Western education and encouraging members to get formal education. The religious educators’ educational background may also be of great advantage in the participant’s ability to comprehend the training context. </w:t>
        </w:r>
      </w:ins>
    </w:p>
    <w:p w14:paraId="0463FAD0" w14:textId="77777777" w:rsidR="00E7257B" w:rsidRDefault="00E7257B" w:rsidP="00E7257B">
      <w:pPr>
        <w:spacing w:line="360" w:lineRule="auto"/>
        <w:jc w:val="both"/>
        <w:rPr>
          <w:ins w:id="3720" w:author="usher" w:date="2026-09-07T19:39:00Z"/>
          <w:rFonts w:ascii="Times New Roman" w:hAnsi="Times New Roman"/>
          <w:sz w:val="24"/>
          <w:szCs w:val="24"/>
        </w:rPr>
      </w:pPr>
      <w:ins w:id="3721" w:author="usher" w:date="2026-09-07T19:39:00Z">
        <w:r>
          <w:rPr>
            <w:rFonts w:ascii="Times New Roman" w:hAnsi="Times New Roman"/>
            <w:sz w:val="24"/>
            <w:szCs w:val="24"/>
          </w:rPr>
          <w:t xml:space="preserve">Only one of the participants in this study indicated having received a prior mental health training. Others indicted not having received any mental health training. This suggest that there is a wide gap in mental health awareness in educational sectors religious sectors as well as in the society. If mental health trainings had been introduced into the educational curriculum, then, judging by participants’ educational level, more than half of these participants would have come in contact with trainings on mental health at a point or the other. The result may also be an indicator to the wide gap in mental awareness within the society. This may also be an indicator to poor support for those who may present with mental illnesses within the religious sectors. Adolescents with depressive symptoms may have been misdiagnosed or attributing the symptoms to other causes which may influence wrong help seeking behavior and negative outcome in the long run. </w:t>
        </w:r>
      </w:ins>
    </w:p>
    <w:p w14:paraId="0A99B4F0" w14:textId="77777777" w:rsidR="00E7257B" w:rsidRDefault="00E7257B" w:rsidP="00E7257B">
      <w:pPr>
        <w:spacing w:line="360" w:lineRule="auto"/>
        <w:jc w:val="both"/>
        <w:rPr>
          <w:ins w:id="3722" w:author="usher" w:date="2026-09-07T19:39:00Z"/>
          <w:rFonts w:ascii="Times New Roman" w:hAnsi="Times New Roman"/>
          <w:sz w:val="24"/>
          <w:szCs w:val="24"/>
        </w:rPr>
      </w:pPr>
      <w:ins w:id="3723" w:author="usher" w:date="2026-09-07T19:39:00Z">
        <w:r>
          <w:rPr>
            <w:rFonts w:ascii="Times New Roman" w:hAnsi="Times New Roman"/>
            <w:sz w:val="24"/>
            <w:szCs w:val="24"/>
          </w:rPr>
          <w:lastRenderedPageBreak/>
          <w:t xml:space="preserve">Church affiliations included The Gospel Faith Mission International (GOFAMINT, 12, 31.6%), Redeemed Christian Church of God (RCCG, 7, 18.4%), </w:t>
        </w:r>
        <w:proofErr w:type="spellStart"/>
        <w:r>
          <w:rPr>
            <w:rFonts w:ascii="Times New Roman" w:hAnsi="Times New Roman"/>
            <w:sz w:val="24"/>
            <w:szCs w:val="24"/>
          </w:rPr>
          <w:t>Molete</w:t>
        </w:r>
        <w:proofErr w:type="spellEnd"/>
        <w:r>
          <w:rPr>
            <w:rFonts w:ascii="Times New Roman" w:hAnsi="Times New Roman"/>
            <w:sz w:val="24"/>
            <w:szCs w:val="24"/>
          </w:rPr>
          <w:t xml:space="preserve"> Baptist Church (6, 15.8%), New Covenant Church (8, 21.1%), and an unspecified church (4, 10.26%), providing a diverse religious context for the study. Only one participant (2.6%) reported prior mental health training, contrasting with 38 (97.4%) without, a significant imbalance addressed by excluding the trained individual from comparative analyses, reducing the sample to 38. This highlights a critical gap in mental health literacy within religious settings.</w:t>
        </w:r>
      </w:ins>
    </w:p>
    <w:p w14:paraId="45BF1794" w14:textId="77777777" w:rsidR="00E7257B" w:rsidRDefault="00E7257B" w:rsidP="00E7257B">
      <w:pPr>
        <w:pStyle w:val="BodyText"/>
        <w:spacing w:before="42" w:line="360" w:lineRule="auto"/>
        <w:ind w:right="125"/>
        <w:jc w:val="both"/>
        <w:rPr>
          <w:ins w:id="3724" w:author="usher" w:date="2026-09-07T19:39:00Z"/>
        </w:rPr>
      </w:pPr>
    </w:p>
    <w:p w14:paraId="4EF8720A" w14:textId="77777777" w:rsidR="00E7257B" w:rsidRDefault="00E7257B" w:rsidP="00E7257B">
      <w:pPr>
        <w:pStyle w:val="BodyText"/>
        <w:spacing w:before="42" w:line="360" w:lineRule="auto"/>
        <w:ind w:right="125"/>
        <w:jc w:val="both"/>
        <w:rPr>
          <w:ins w:id="3725" w:author="usher" w:date="2026-09-07T19:39:00Z"/>
          <w:b/>
          <w:color w:val="222222"/>
          <w:shd w:val="clear" w:color="auto" w:fill="FFFFFF"/>
        </w:rPr>
      </w:pPr>
      <w:ins w:id="3726" w:author="usher" w:date="2026-09-07T19:39:00Z">
        <w:r>
          <w:rPr>
            <w:b/>
            <w:color w:val="222222"/>
            <w:shd w:val="clear" w:color="auto" w:fill="FFFFFF"/>
          </w:rPr>
          <w:t>5.1.2 Religious educators’ self-perceived confidence to recognize depressive symptoms</w:t>
        </w:r>
      </w:ins>
    </w:p>
    <w:p w14:paraId="2C3BCB57" w14:textId="77777777" w:rsidR="00E7257B" w:rsidRDefault="00E7257B" w:rsidP="00E7257B">
      <w:pPr>
        <w:spacing w:line="360" w:lineRule="auto"/>
        <w:jc w:val="both"/>
        <w:rPr>
          <w:ins w:id="3727" w:author="usher" w:date="2026-09-07T19:39:00Z"/>
          <w:rFonts w:ascii="Times New Roman" w:hAnsi="Times New Roman"/>
          <w:sz w:val="24"/>
          <w:szCs w:val="24"/>
        </w:rPr>
      </w:pPr>
      <w:ins w:id="3728" w:author="usher" w:date="2026-09-07T19:39:00Z">
        <w:r>
          <w:rPr>
            <w:rFonts w:ascii="Times New Roman" w:hAnsi="Times New Roman"/>
            <w:sz w:val="24"/>
            <w:szCs w:val="24"/>
          </w:rPr>
          <w:t xml:space="preserve">The data suggests that the training was particularly effective in improving confidence in identifying depressive symptoms, with a notable increase in scores. The post training result of the study indicated a noticeable change in the participants’ confidence in identifying depression. Prior to the training, participants’ confidence revealed a mean 4.97 (SD = 2.64) which may be due to lack of prior mental health training of a large percentage of the participants; only one had had a prior mental health training. After the training, confidence rose to 7.61 (SD = 2.71), with a paired t-test yielding </w:t>
        </w:r>
        <w:proofErr w:type="gramStart"/>
        <w:r>
          <w:rPr>
            <w:rFonts w:ascii="Times New Roman" w:hAnsi="Times New Roman"/>
            <w:sz w:val="24"/>
            <w:szCs w:val="24"/>
          </w:rPr>
          <w:t>t(</w:t>
        </w:r>
        <w:proofErr w:type="gramEnd"/>
        <w:r>
          <w:rPr>
            <w:rFonts w:ascii="Times New Roman" w:hAnsi="Times New Roman"/>
            <w:sz w:val="24"/>
            <w:szCs w:val="24"/>
          </w:rPr>
          <w:t xml:space="preserve">37) = 6.78, p &lt; 0.001, and Cohen’s d = 1.10. This result rejects H0b (no significant difference in identification ability) in </w:t>
        </w:r>
        <w:proofErr w:type="spellStart"/>
        <w:r>
          <w:rPr>
            <w:rFonts w:ascii="Times New Roman" w:hAnsi="Times New Roman"/>
            <w:sz w:val="24"/>
            <w:szCs w:val="24"/>
          </w:rPr>
          <w:t>favour</w:t>
        </w:r>
        <w:proofErr w:type="spellEnd"/>
        <w:r>
          <w:rPr>
            <w:rFonts w:ascii="Times New Roman" w:hAnsi="Times New Roman"/>
            <w:sz w:val="24"/>
            <w:szCs w:val="24"/>
          </w:rPr>
          <w:t xml:space="preserve"> of H1b, indicating a substantial improvement attributable to the intervention.</w:t>
        </w:r>
      </w:ins>
    </w:p>
    <w:p w14:paraId="0CF49D0E" w14:textId="77777777" w:rsidR="00E7257B" w:rsidRDefault="00E7257B" w:rsidP="00E7257B">
      <w:pPr>
        <w:spacing w:line="360" w:lineRule="auto"/>
        <w:jc w:val="both"/>
        <w:rPr>
          <w:ins w:id="3729" w:author="usher" w:date="2026-09-07T19:39:00Z"/>
          <w:rFonts w:ascii="Times New Roman" w:hAnsi="Times New Roman"/>
          <w:sz w:val="24"/>
          <w:szCs w:val="24"/>
        </w:rPr>
      </w:pPr>
      <w:ins w:id="3730" w:author="usher" w:date="2026-09-07T19:39:00Z">
        <w:r>
          <w:rPr>
            <w:rFonts w:ascii="Times New Roman" w:hAnsi="Times New Roman"/>
            <w:sz w:val="24"/>
            <w:szCs w:val="24"/>
          </w:rPr>
          <w:t xml:space="preserve">This significant change in knowledge suggests that the training was effective in equipping participants with the right knowledge of recognizing depressive symptoms in adolescents. </w:t>
        </w:r>
      </w:ins>
    </w:p>
    <w:p w14:paraId="1F39CA66" w14:textId="77777777" w:rsidR="00E7257B" w:rsidRDefault="00E7257B" w:rsidP="00E7257B">
      <w:pPr>
        <w:spacing w:line="360" w:lineRule="auto"/>
        <w:jc w:val="both"/>
        <w:rPr>
          <w:ins w:id="3731" w:author="usher" w:date="2026-09-07T19:39:00Z"/>
          <w:rFonts w:ascii="Times New Roman" w:hAnsi="Times New Roman"/>
          <w:sz w:val="24"/>
          <w:szCs w:val="24"/>
        </w:rPr>
      </w:pPr>
      <w:ins w:id="3732" w:author="usher" w:date="2026-09-07T19:39:00Z">
        <w:r>
          <w:rPr>
            <w:rFonts w:ascii="Times New Roman" w:hAnsi="Times New Roman"/>
            <w:sz w:val="24"/>
            <w:szCs w:val="24"/>
          </w:rPr>
          <w:t xml:space="preserve">During the training, some participants shared their experiences with adolescents who they suspected were going through rough seasons at a point. One participant reported her experience with a young girl who began to look sad and withdrew from social gatherings for a long time which she did not know were signs of depression at the time. After she moved close to her to get to know what was going on, she discovered she was being raped. She mentioned ways she helped the young girl at the time. Another reported a case of a young girl who was constantly withdrawn from social interaction within the church, she said the young girl would constantly hide behind her phone, she would keep to herself and her parents had also reported that at home, she preferred to lock herself in her room and just press her phone. She mentioned some ways she had been of help, first taking away the phone from her based on the good rapport she had with the family and also, encouraging her to shop for new and fashionable clothes as she </w:t>
        </w:r>
        <w:r>
          <w:rPr>
            <w:rFonts w:ascii="Times New Roman" w:hAnsi="Times New Roman"/>
            <w:sz w:val="24"/>
            <w:szCs w:val="24"/>
          </w:rPr>
          <w:lastRenderedPageBreak/>
          <w:t>had noticed she needed some improvements in that area so as to foster increased boldness and improve her self-esteem.</w:t>
        </w:r>
      </w:ins>
    </w:p>
    <w:p w14:paraId="07167A42" w14:textId="77777777" w:rsidR="00E7257B" w:rsidRDefault="00E7257B" w:rsidP="00E7257B">
      <w:pPr>
        <w:spacing w:line="360" w:lineRule="auto"/>
        <w:jc w:val="both"/>
        <w:rPr>
          <w:ins w:id="3733" w:author="usher" w:date="2026-09-07T19:39:00Z"/>
          <w:rFonts w:ascii="Times New Roman" w:hAnsi="Times New Roman"/>
          <w:sz w:val="24"/>
          <w:szCs w:val="24"/>
        </w:rPr>
      </w:pPr>
      <w:ins w:id="3734" w:author="usher" w:date="2026-09-07T19:39:00Z">
        <w:r>
          <w:rPr>
            <w:rFonts w:ascii="Times New Roman" w:hAnsi="Times New Roman"/>
            <w:sz w:val="24"/>
            <w:szCs w:val="24"/>
          </w:rPr>
          <w:t>A number of other participants also shared their experiences with adolescents who were depressed, how they had helped in their own ways and how they could further apply the new</w:t>
        </w:r>
        <w:r>
          <w:rPr>
            <w:rFonts w:ascii="Times New Roman" w:hAnsi="Times New Roman"/>
            <w:sz w:val="24"/>
            <w:szCs w:val="24"/>
            <w:shd w:val="clear" w:color="auto" w:fill="00FFFF"/>
          </w:rPr>
          <w:t xml:space="preserve"> </w:t>
        </w:r>
        <w:r>
          <w:rPr>
            <w:rFonts w:ascii="Times New Roman" w:hAnsi="Times New Roman"/>
            <w:sz w:val="24"/>
            <w:szCs w:val="24"/>
          </w:rPr>
          <w:t>knowledge they had gained from the intervention when similar situations occur in the future.</w:t>
        </w:r>
      </w:ins>
    </w:p>
    <w:p w14:paraId="045CE93B" w14:textId="77777777" w:rsidR="00E7257B" w:rsidRDefault="00E7257B" w:rsidP="00E7257B">
      <w:pPr>
        <w:spacing w:line="360" w:lineRule="auto"/>
        <w:jc w:val="both"/>
        <w:rPr>
          <w:ins w:id="3735" w:author="usher" w:date="2026-09-07T19:39:00Z"/>
          <w:rFonts w:ascii="Times New Roman" w:hAnsi="Times New Roman"/>
          <w:sz w:val="24"/>
          <w:szCs w:val="24"/>
        </w:rPr>
      </w:pPr>
      <w:ins w:id="3736" w:author="usher" w:date="2026-09-07T19:39:00Z">
        <w:r>
          <w:rPr>
            <w:rFonts w:ascii="Times New Roman" w:hAnsi="Times New Roman"/>
            <w:sz w:val="24"/>
            <w:szCs w:val="24"/>
          </w:rPr>
          <w:t xml:space="preserve">The qualitative findings further suggested an improvement in participants’ ability to recognize </w:t>
        </w:r>
        <w:proofErr w:type="spellStart"/>
        <w:r>
          <w:rPr>
            <w:rFonts w:ascii="Times New Roman" w:hAnsi="Times New Roman"/>
            <w:sz w:val="24"/>
            <w:szCs w:val="24"/>
          </w:rPr>
          <w:t>behavioural</w:t>
        </w:r>
        <w:proofErr w:type="spellEnd"/>
        <w:r>
          <w:rPr>
            <w:rFonts w:ascii="Times New Roman" w:hAnsi="Times New Roman"/>
            <w:sz w:val="24"/>
            <w:szCs w:val="24"/>
          </w:rPr>
          <w:t xml:space="preserve"> and emotional manifestations of mental health problems. Following the intervention, respondents showed a greater tendency to use specific clinical terms when describing individuals experiencing mental health problems, indicating an improvement in mental health literacy. The confidence of educators to recognize depression informs their ability to provide early intervention. This is also an indicator to the need for more mental health trainings within the religious settings. With more trainings, religious educators are better equipped with the right knowledge of depressive symptoms and other challenges adolescents face and this helps to provide early intervention, and this in turn promotes positive outcome in the long run.</w:t>
        </w:r>
      </w:ins>
    </w:p>
    <w:p w14:paraId="7B6C3932" w14:textId="77777777" w:rsidR="00E7257B" w:rsidRPr="00103E31" w:rsidRDefault="00E7257B" w:rsidP="00E7257B">
      <w:pPr>
        <w:spacing w:line="360" w:lineRule="auto"/>
        <w:jc w:val="both"/>
        <w:rPr>
          <w:ins w:id="3737" w:author="usher" w:date="2026-09-07T19:39:00Z"/>
          <w:rFonts w:ascii="Times New Roman" w:hAnsi="Times New Roman"/>
          <w:b/>
          <w:bCs/>
          <w:sz w:val="24"/>
          <w:szCs w:val="24"/>
          <w:rPrChange w:id="3738" w:author="CCAM" w:date="2026-09-27T23:13:00Z">
            <w:rPr>
              <w:ins w:id="3739" w:author="usher" w:date="2026-09-07T19:39:00Z"/>
              <w:rFonts w:ascii="Times New Roman" w:hAnsi="Times New Roman"/>
              <w:sz w:val="24"/>
              <w:szCs w:val="24"/>
            </w:rPr>
          </w:rPrChange>
        </w:rPr>
      </w:pPr>
      <w:ins w:id="3740" w:author="usher" w:date="2026-09-07T19:39:00Z">
        <w:r w:rsidRPr="00103E31">
          <w:rPr>
            <w:rFonts w:ascii="Times New Roman" w:hAnsi="Times New Roman"/>
            <w:b/>
            <w:bCs/>
            <w:sz w:val="24"/>
            <w:szCs w:val="24"/>
            <w:rPrChange w:id="3741" w:author="CCAM" w:date="2026-09-27T23:13:00Z">
              <w:rPr>
                <w:rFonts w:ascii="Times New Roman" w:hAnsi="Times New Roman"/>
                <w:sz w:val="24"/>
                <w:szCs w:val="24"/>
              </w:rPr>
            </w:rPrChange>
          </w:rPr>
          <w:t>5.1.3 Religious educators’ Knowledge of depression</w:t>
        </w:r>
      </w:ins>
    </w:p>
    <w:p w14:paraId="01DB3F49" w14:textId="2ACC8696" w:rsidR="00E7257B" w:rsidRDefault="00E7257B" w:rsidP="00E7257B">
      <w:pPr>
        <w:spacing w:line="360" w:lineRule="auto"/>
        <w:jc w:val="both"/>
        <w:rPr>
          <w:ins w:id="3742" w:author="usher" w:date="2026-09-07T19:39:00Z"/>
          <w:rFonts w:ascii="Times New Roman" w:hAnsi="Times New Roman"/>
          <w:sz w:val="24"/>
          <w:szCs w:val="24"/>
        </w:rPr>
      </w:pPr>
      <w:ins w:id="3743" w:author="usher" w:date="2026-09-07T19:39:00Z">
        <w:r>
          <w:rPr>
            <w:rFonts w:ascii="Times New Roman" w:hAnsi="Times New Roman"/>
            <w:sz w:val="24"/>
            <w:szCs w:val="24"/>
          </w:rPr>
          <w:t xml:space="preserve">Pre-training, mean Knowledge score was 70.84 (SD = 19.87). This increased to 88.71 (SD = 19.95) post training. The earlier result which may be attributed to lack of prior training of almost all the participants </w:t>
        </w:r>
        <w:proofErr w:type="gramStart"/>
        <w:r>
          <w:rPr>
            <w:rFonts w:ascii="Times New Roman" w:hAnsi="Times New Roman"/>
            <w:sz w:val="24"/>
            <w:szCs w:val="24"/>
          </w:rPr>
          <w:t xml:space="preserve">on </w:t>
        </w:r>
      </w:ins>
      <w:ins w:id="3744" w:author="CCAM" w:date="2026-09-27T23:16:00Z">
        <w:r w:rsidR="00103E31">
          <w:rPr>
            <w:rFonts w:ascii="Times New Roman" w:hAnsi="Times New Roman"/>
            <w:sz w:val="24"/>
            <w:szCs w:val="24"/>
          </w:rPr>
          <w:t xml:space="preserve"> </w:t>
        </w:r>
      </w:ins>
      <w:ins w:id="3745" w:author="usher" w:date="2026-09-07T19:39:00Z">
        <w:r>
          <w:rPr>
            <w:rFonts w:ascii="Times New Roman" w:hAnsi="Times New Roman"/>
            <w:sz w:val="24"/>
            <w:szCs w:val="24"/>
          </w:rPr>
          <w:t>the</w:t>
        </w:r>
        <w:proofErr w:type="gramEnd"/>
        <w:r>
          <w:rPr>
            <w:rFonts w:ascii="Times New Roman" w:hAnsi="Times New Roman"/>
            <w:sz w:val="24"/>
            <w:szCs w:val="24"/>
          </w:rPr>
          <w:t xml:space="preserve"> subject of mental health. After the training, the knowledge of most participants improved remarkably, as most of them were able to identify depressive symptoms from the three vignettes that were provided in the training manual. This change proved the effectiveness of the intervention in improving religious educators’ understanding and awareness of depression. However, few participants had result that revealed little or no change in understanding. This may be due to differences in individual’s ways of understanding and processing information. It may also be an indicator to the need for more mental health trainings in order to create more awareness around depression as a mental illness and strengthen understanding of depressive symptoms. The improvement in participants’ understanding and awareness of depression may be an indicator to early identification of depressive symptoms in adolescents. This will in turn promotes help seeking behavior and improve long run outcomes of the adolescents.</w:t>
        </w:r>
      </w:ins>
    </w:p>
    <w:p w14:paraId="53177A68" w14:textId="77777777" w:rsidR="00E7257B" w:rsidRDefault="00E7257B" w:rsidP="00E7257B">
      <w:pPr>
        <w:pStyle w:val="BodyText"/>
        <w:spacing w:before="42" w:line="360" w:lineRule="auto"/>
        <w:ind w:right="125"/>
        <w:jc w:val="both"/>
        <w:rPr>
          <w:ins w:id="3746" w:author="usher" w:date="2026-09-07T19:39:00Z"/>
        </w:rPr>
      </w:pPr>
    </w:p>
    <w:p w14:paraId="46BFCC0A" w14:textId="77777777" w:rsidR="00E7257B" w:rsidRDefault="00E7257B" w:rsidP="00E7257B">
      <w:pPr>
        <w:pStyle w:val="BodyText"/>
        <w:spacing w:before="42" w:line="360" w:lineRule="auto"/>
        <w:ind w:right="125"/>
        <w:jc w:val="both"/>
        <w:rPr>
          <w:ins w:id="3747" w:author="usher" w:date="2026-09-07T19:39:00Z"/>
        </w:rPr>
      </w:pPr>
    </w:p>
    <w:p w14:paraId="47036776" w14:textId="77777777" w:rsidR="00E7257B" w:rsidRDefault="00E7257B" w:rsidP="00E7257B">
      <w:pPr>
        <w:pStyle w:val="BodyText"/>
        <w:spacing w:before="42" w:line="360" w:lineRule="auto"/>
        <w:ind w:right="125"/>
        <w:jc w:val="both"/>
        <w:rPr>
          <w:ins w:id="3748" w:author="usher" w:date="2026-09-07T19:39:00Z"/>
        </w:rPr>
      </w:pPr>
      <w:ins w:id="3749" w:author="usher" w:date="2026-09-07T19:39:00Z">
        <w:r>
          <w:rPr>
            <w:b/>
            <w:color w:val="222222"/>
            <w:shd w:val="clear" w:color="auto" w:fill="FFFFFF"/>
          </w:rPr>
          <w:lastRenderedPageBreak/>
          <w:t>5.1.4</w:t>
        </w:r>
        <w:r>
          <w:rPr>
            <w:color w:val="222222"/>
            <w:shd w:val="clear" w:color="auto" w:fill="FFFFFF"/>
          </w:rPr>
          <w:t xml:space="preserve"> </w:t>
        </w:r>
        <w:r>
          <w:rPr>
            <w:b/>
            <w:color w:val="222222"/>
            <w:shd w:val="clear" w:color="auto" w:fill="FFFFFF"/>
          </w:rPr>
          <w:t xml:space="preserve">Religious educators’ referral willingness </w:t>
        </w:r>
      </w:ins>
    </w:p>
    <w:p w14:paraId="68A4ECD0" w14:textId="77777777" w:rsidR="00E7257B" w:rsidRDefault="00E7257B" w:rsidP="00E7257B">
      <w:pPr>
        <w:spacing w:line="360" w:lineRule="auto"/>
        <w:jc w:val="both"/>
        <w:rPr>
          <w:ins w:id="3750" w:author="usher" w:date="2026-09-07T19:39:00Z"/>
          <w:rFonts w:ascii="Times New Roman" w:hAnsi="Times New Roman"/>
          <w:sz w:val="24"/>
          <w:szCs w:val="24"/>
        </w:rPr>
      </w:pPr>
      <w:ins w:id="3751" w:author="usher" w:date="2026-09-07T19:39:00Z">
        <w:r>
          <w:rPr>
            <w:rFonts w:ascii="Times New Roman" w:hAnsi="Times New Roman"/>
            <w:sz w:val="24"/>
            <w:szCs w:val="24"/>
          </w:rPr>
          <w:t xml:space="preserve">The training </w:t>
        </w:r>
        <w:proofErr w:type="spellStart"/>
        <w:r>
          <w:rPr>
            <w:rFonts w:ascii="Times New Roman" w:hAnsi="Times New Roman"/>
            <w:sz w:val="24"/>
            <w:szCs w:val="24"/>
          </w:rPr>
          <w:t>programme</w:t>
        </w:r>
        <w:proofErr w:type="spellEnd"/>
        <w:r>
          <w:rPr>
            <w:rFonts w:ascii="Times New Roman" w:hAnsi="Times New Roman"/>
            <w:sz w:val="24"/>
            <w:szCs w:val="24"/>
          </w:rPr>
          <w:t xml:space="preserve"> significantly enhanced religious educators’ willingness to refer adolescents with depressive symptoms to professional health facilities, aligning with research question 2 on the </w:t>
        </w:r>
        <w:proofErr w:type="spellStart"/>
        <w:r>
          <w:rPr>
            <w:rFonts w:ascii="Times New Roman" w:hAnsi="Times New Roman"/>
            <w:sz w:val="24"/>
            <w:szCs w:val="24"/>
          </w:rPr>
          <w:t>programme’s</w:t>
        </w:r>
        <w:proofErr w:type="spellEnd"/>
        <w:r>
          <w:rPr>
            <w:rFonts w:ascii="Times New Roman" w:hAnsi="Times New Roman"/>
            <w:sz w:val="24"/>
            <w:szCs w:val="24"/>
          </w:rPr>
          <w:t xml:space="preserve"> effectiveness in identification and referral. Prior to the training, participants’ willingness to refer adolescents with depressive symptoms to health facilities and professionals revealed a mean of 3.34 (SD = 1.52) on a 5-point Likert scale (ranging from 1 = "I fully disagree" to 5 = "I fully agree"), and this rose to 4.05 (SD = 1.41) post-training. A paired t-test confirmed this improvement, with </w:t>
        </w:r>
        <w:proofErr w:type="gramStart"/>
        <w:r>
          <w:rPr>
            <w:rFonts w:ascii="Times New Roman" w:hAnsi="Times New Roman"/>
            <w:sz w:val="24"/>
            <w:szCs w:val="24"/>
          </w:rPr>
          <w:t>t(</w:t>
        </w:r>
        <w:proofErr w:type="gramEnd"/>
        <w:r>
          <w:rPr>
            <w:rFonts w:ascii="Times New Roman" w:hAnsi="Times New Roman"/>
            <w:sz w:val="24"/>
            <w:szCs w:val="24"/>
          </w:rPr>
          <w:t>37) = 4.12, p &lt; 0.001, a 95% confidence interval of [0.36, 1.06], and Cohen’s d = 0.67.</w:t>
        </w:r>
      </w:ins>
    </w:p>
    <w:p w14:paraId="1A1DC454" w14:textId="77777777" w:rsidR="00E7257B" w:rsidRDefault="00E7257B" w:rsidP="00E7257B">
      <w:pPr>
        <w:spacing w:line="360" w:lineRule="auto"/>
        <w:jc w:val="both"/>
        <w:rPr>
          <w:ins w:id="3752" w:author="usher" w:date="2026-09-07T19:39:00Z"/>
          <w:rFonts w:ascii="Times New Roman" w:hAnsi="Times New Roman"/>
          <w:sz w:val="24"/>
          <w:szCs w:val="24"/>
        </w:rPr>
      </w:pPr>
      <w:ins w:id="3753" w:author="usher" w:date="2026-09-07T19:39:00Z">
        <w:r>
          <w:rPr>
            <w:rFonts w:ascii="Times New Roman" w:hAnsi="Times New Roman"/>
            <w:sz w:val="24"/>
            <w:szCs w:val="24"/>
          </w:rPr>
          <w:t xml:space="preserve">The observed improvement in participants’ referral willingness indicated that the intervention did not only enhance religious educators’ knowledge of depression but also positively shifted their attitudes toward appropriate help seeking channels for adolescents with depression, hence, improving outcomes. This finding aligns with prior studies that reported that mental health literacy interventions among educators can strengthen referral </w:t>
        </w:r>
        <w:proofErr w:type="spellStart"/>
        <w:r>
          <w:rPr>
            <w:rFonts w:ascii="Times New Roman" w:hAnsi="Times New Roman"/>
            <w:sz w:val="24"/>
            <w:szCs w:val="24"/>
          </w:rPr>
          <w:t>behaviours</w:t>
        </w:r>
        <w:proofErr w:type="spellEnd"/>
        <w:r>
          <w:rPr>
            <w:rFonts w:ascii="Times New Roman" w:hAnsi="Times New Roman"/>
            <w:sz w:val="24"/>
            <w:szCs w:val="24"/>
          </w:rPr>
          <w:t xml:space="preserve"> (</w:t>
        </w:r>
        <w:proofErr w:type="spellStart"/>
        <w:r>
          <w:rPr>
            <w:rFonts w:ascii="Times New Roman" w:hAnsi="Times New Roman"/>
            <w:sz w:val="24"/>
            <w:szCs w:val="24"/>
          </w:rPr>
          <w:t>Afshari</w:t>
        </w:r>
        <w:proofErr w:type="spellEnd"/>
        <w:r>
          <w:rPr>
            <w:rFonts w:ascii="Times New Roman" w:hAnsi="Times New Roman"/>
            <w:sz w:val="24"/>
            <w:szCs w:val="24"/>
          </w:rPr>
          <w:t xml:space="preserve">, Arango, </w:t>
        </w:r>
        <w:proofErr w:type="spellStart"/>
        <w:r>
          <w:rPr>
            <w:rFonts w:ascii="Times New Roman" w:hAnsi="Times New Roman"/>
            <w:sz w:val="24"/>
            <w:szCs w:val="24"/>
          </w:rPr>
          <w:t>Dharampal</w:t>
        </w:r>
        <w:proofErr w:type="spellEnd"/>
        <w:r>
          <w:rPr>
            <w:rFonts w:ascii="Times New Roman" w:hAnsi="Times New Roman"/>
            <w:sz w:val="24"/>
            <w:szCs w:val="24"/>
          </w:rPr>
          <w:t xml:space="preserve">, Karim, and </w:t>
        </w:r>
        <w:proofErr w:type="spellStart"/>
        <w:r>
          <w:rPr>
            <w:rFonts w:ascii="Times New Roman" w:hAnsi="Times New Roman"/>
            <w:sz w:val="24"/>
            <w:szCs w:val="24"/>
          </w:rPr>
          <w:t>García</w:t>
        </w:r>
        <w:proofErr w:type="spellEnd"/>
        <w:r>
          <w:rPr>
            <w:rFonts w:ascii="Times New Roman" w:hAnsi="Times New Roman"/>
            <w:sz w:val="24"/>
            <w:szCs w:val="24"/>
          </w:rPr>
          <w:t xml:space="preserve">, </w:t>
        </w:r>
        <w:r>
          <w:fldChar w:fldCharType="begin"/>
        </w:r>
        <w:r>
          <w:instrText xml:space="preserve"> HYPERLINK "tel:2022" </w:instrText>
        </w:r>
        <w:r>
          <w:fldChar w:fldCharType="separate"/>
        </w:r>
        <w:r>
          <w:rPr>
            <w:rStyle w:val="Hyperlink"/>
            <w:rFonts w:ascii="Times New Roman" w:hAnsi="Times New Roman"/>
          </w:rPr>
          <w:t>2022</w:t>
        </w:r>
        <w:r>
          <w:rPr>
            <w:rStyle w:val="Hyperlink"/>
            <w:rFonts w:ascii="Times New Roman" w:hAnsi="Times New Roman"/>
            <w:sz w:val="24"/>
            <w:szCs w:val="24"/>
          </w:rPr>
          <w:fldChar w:fldCharType="end"/>
        </w:r>
        <w:r>
          <w:rPr>
            <w:rFonts w:ascii="Times New Roman" w:hAnsi="Times New Roman"/>
            <w:sz w:val="24"/>
            <w:szCs w:val="24"/>
          </w:rPr>
          <w:t>). However, cultural barriers within Nigerian church settings, such as reliance on spiritual interventions over medical referrals, may hinder full implementation (</w:t>
        </w:r>
        <w:proofErr w:type="spellStart"/>
        <w:r>
          <w:rPr>
            <w:rFonts w:ascii="Times New Roman" w:hAnsi="Times New Roman"/>
            <w:sz w:val="24"/>
            <w:szCs w:val="24"/>
          </w:rPr>
          <w:t>Cjuno</w:t>
        </w:r>
        <w:proofErr w:type="spellEnd"/>
        <w:r>
          <w:rPr>
            <w:rFonts w:ascii="Times New Roman" w:hAnsi="Times New Roman"/>
            <w:sz w:val="24"/>
            <w:szCs w:val="24"/>
          </w:rPr>
          <w:t xml:space="preserve">, </w:t>
        </w:r>
        <w:proofErr w:type="spellStart"/>
        <w:r>
          <w:rPr>
            <w:rFonts w:ascii="Times New Roman" w:hAnsi="Times New Roman"/>
            <w:sz w:val="24"/>
            <w:szCs w:val="24"/>
          </w:rPr>
          <w:t>Zafra</w:t>
        </w:r>
        <w:proofErr w:type="spellEnd"/>
        <w:r>
          <w:rPr>
            <w:rFonts w:ascii="Times New Roman" w:hAnsi="Times New Roman"/>
            <w:sz w:val="24"/>
            <w:szCs w:val="24"/>
          </w:rPr>
          <w:t xml:space="preserve">-Tanaka, Pilar </w:t>
        </w:r>
        <w:proofErr w:type="spellStart"/>
        <w:r>
          <w:rPr>
            <w:rFonts w:ascii="Times New Roman" w:hAnsi="Times New Roman"/>
            <w:sz w:val="24"/>
            <w:szCs w:val="24"/>
          </w:rPr>
          <w:t>Garcı´a</w:t>
        </w:r>
        <w:proofErr w:type="spellEnd"/>
        <w:r>
          <w:rPr>
            <w:rFonts w:ascii="Times New Roman" w:hAnsi="Times New Roman"/>
            <w:sz w:val="24"/>
            <w:szCs w:val="24"/>
          </w:rPr>
          <w:t xml:space="preserve"> </w:t>
        </w:r>
        <w:proofErr w:type="spellStart"/>
        <w:r>
          <w:rPr>
            <w:rFonts w:ascii="Times New Roman" w:hAnsi="Times New Roman"/>
            <w:sz w:val="24"/>
            <w:szCs w:val="24"/>
          </w:rPr>
          <w:t>Garcı´a</w:t>
        </w:r>
        <w:proofErr w:type="spellEnd"/>
        <w:r>
          <w:rPr>
            <w:rFonts w:ascii="Times New Roman" w:hAnsi="Times New Roman"/>
            <w:sz w:val="24"/>
            <w:szCs w:val="24"/>
          </w:rPr>
          <w:t xml:space="preserve"> and </w:t>
        </w:r>
        <w:proofErr w:type="spellStart"/>
        <w:r>
          <w:rPr>
            <w:rFonts w:ascii="Times New Roman" w:hAnsi="Times New Roman"/>
            <w:sz w:val="24"/>
            <w:szCs w:val="24"/>
          </w:rPr>
          <w:t>Taype-Rondan</w:t>
        </w:r>
        <w:proofErr w:type="spellEnd"/>
        <w:r>
          <w:rPr>
            <w:rFonts w:ascii="Times New Roman" w:hAnsi="Times New Roman"/>
            <w:sz w:val="24"/>
            <w:szCs w:val="24"/>
          </w:rPr>
          <w:t xml:space="preserve"> 2023). This may be an indicator to the need for more mental health trainings within the religious settings to create more awareness around mental health and help the participants see the need for professional care and support relating to mental illnesses. </w:t>
        </w:r>
      </w:ins>
    </w:p>
    <w:p w14:paraId="0301790D" w14:textId="77777777" w:rsidR="00E7257B" w:rsidRDefault="00E7257B" w:rsidP="00E7257B">
      <w:pPr>
        <w:spacing w:line="360" w:lineRule="auto"/>
        <w:jc w:val="both"/>
        <w:rPr>
          <w:ins w:id="3754" w:author="usher" w:date="2026-09-07T19:39:00Z"/>
          <w:rFonts w:ascii="Times New Roman" w:hAnsi="Times New Roman"/>
          <w:b/>
          <w:bCs/>
          <w:sz w:val="24"/>
          <w:szCs w:val="24"/>
        </w:rPr>
      </w:pPr>
      <w:ins w:id="3755" w:author="usher" w:date="2026-09-07T19:39:00Z">
        <w:r>
          <w:rPr>
            <w:rFonts w:ascii="Times New Roman" w:hAnsi="Times New Roman"/>
            <w:b/>
            <w:bCs/>
            <w:sz w:val="24"/>
            <w:szCs w:val="24"/>
          </w:rPr>
          <w:t>5.1.5 Stigma Reduction Surrounding mental health Issues</w:t>
        </w:r>
        <w:r>
          <w:rPr>
            <w:rFonts w:ascii="Times New Roman" w:hAnsi="Times New Roman"/>
            <w:b/>
            <w:bCs/>
            <w:sz w:val="24"/>
            <w:szCs w:val="24"/>
          </w:rPr>
          <w:tab/>
        </w:r>
      </w:ins>
    </w:p>
    <w:p w14:paraId="6A8D937A" w14:textId="77777777" w:rsidR="00E7257B" w:rsidRDefault="00E7257B" w:rsidP="00E7257B">
      <w:pPr>
        <w:spacing w:line="360" w:lineRule="auto"/>
        <w:jc w:val="both"/>
        <w:rPr>
          <w:ins w:id="3756" w:author="usher" w:date="2026-09-07T19:39:00Z"/>
          <w:rFonts w:ascii="Times New Roman" w:hAnsi="Times New Roman"/>
          <w:sz w:val="24"/>
          <w:szCs w:val="24"/>
        </w:rPr>
      </w:pPr>
      <w:ins w:id="3757" w:author="usher" w:date="2026-09-07T19:39:00Z">
        <w:r>
          <w:rPr>
            <w:rFonts w:ascii="Times New Roman" w:hAnsi="Times New Roman"/>
            <w:sz w:val="24"/>
            <w:szCs w:val="24"/>
          </w:rPr>
          <w:t xml:space="preserve">The statistically significant increase in stigma scores following the intervention suggests that the mental health training </w:t>
        </w:r>
        <w:proofErr w:type="spellStart"/>
        <w:r>
          <w:rPr>
            <w:rFonts w:ascii="Times New Roman" w:hAnsi="Times New Roman"/>
            <w:sz w:val="24"/>
            <w:szCs w:val="24"/>
          </w:rPr>
          <w:t>programme</w:t>
        </w:r>
        <w:proofErr w:type="spellEnd"/>
        <w:r>
          <w:rPr>
            <w:rFonts w:ascii="Times New Roman" w:hAnsi="Times New Roman"/>
            <w:sz w:val="24"/>
            <w:szCs w:val="24"/>
          </w:rPr>
          <w:t xml:space="preserve"> was associated with a significant reduction in participants’ negative and stigmatizing </w:t>
        </w:r>
        <w:proofErr w:type="spellStart"/>
        <w:r>
          <w:rPr>
            <w:rFonts w:ascii="Times New Roman" w:hAnsi="Times New Roman"/>
            <w:sz w:val="24"/>
            <w:szCs w:val="24"/>
          </w:rPr>
          <w:t>beliefstowards</w:t>
        </w:r>
        <w:proofErr w:type="spellEnd"/>
        <w:r>
          <w:rPr>
            <w:rFonts w:ascii="Times New Roman" w:hAnsi="Times New Roman"/>
            <w:sz w:val="24"/>
            <w:szCs w:val="24"/>
          </w:rPr>
          <w:t xml:space="preserve"> individuals experiencing mental health problems. The mean score increased by 2.21 points, from 5.63 (SD = </w:t>
        </w:r>
        <w:proofErr w:type="gramStart"/>
        <w:r>
          <w:rPr>
            <w:rFonts w:ascii="Times New Roman" w:hAnsi="Times New Roman"/>
            <w:sz w:val="24"/>
            <w:szCs w:val="24"/>
          </w:rPr>
          <w:t>2..</w:t>
        </w:r>
        <w:proofErr w:type="gramEnd"/>
        <w:r>
          <w:rPr>
            <w:rFonts w:ascii="Times New Roman" w:hAnsi="Times New Roman"/>
            <w:sz w:val="24"/>
            <w:szCs w:val="24"/>
          </w:rPr>
          <w:t xml:space="preserve">71) before the intervention to 7.84 (SD = 2.48) after the intervention. As higher scores on the scale indicate lower levels of stigma, this improvement reflects a shift towards more positive and accepting attitudes. This quantitative finding was further supported by the qualitative responses. Before the intervention, some participants used derogatory terminology, including </w:t>
        </w:r>
        <w:proofErr w:type="spellStart"/>
        <w:r>
          <w:rPr>
            <w:rFonts w:ascii="Times New Roman" w:hAnsi="Times New Roman"/>
            <w:sz w:val="24"/>
            <w:szCs w:val="24"/>
          </w:rPr>
          <w:t>Wèrè</w:t>
        </w:r>
        <w:proofErr w:type="spellEnd"/>
        <w:r>
          <w:rPr>
            <w:rFonts w:ascii="Times New Roman" w:hAnsi="Times New Roman"/>
            <w:sz w:val="24"/>
            <w:szCs w:val="24"/>
          </w:rPr>
          <w:t xml:space="preserve">, a Yoruba term commonly used to refer to a person perceived “as mad.” Following the intervention, overtly derogatory expressions were less evident, while participants placed greater emphasis on showing love, friendship and support to individuals experiencing mental health problems. </w:t>
        </w:r>
        <w:r>
          <w:rPr>
            <w:rFonts w:ascii="Times New Roman" w:hAnsi="Times New Roman"/>
            <w:sz w:val="24"/>
            <w:szCs w:val="24"/>
          </w:rPr>
          <w:lastRenderedPageBreak/>
          <w:t>Stigma is a strong reason why people with mental illnesses do not seek professional help. People living with mental illnesses first struggle with the symptoms of the disease and also the impairment that comes with the disease. On the other hand, these people are challenged by the stereotype that result from the societal beliefs and ideas that result from misconceptions about mental illnesses. Many people with mental illnesses are reluctant to seek help and this is largely due to stigma surrounding mental problems (</w:t>
        </w:r>
        <w:proofErr w:type="spellStart"/>
        <w:r>
          <w:rPr>
            <w:rFonts w:ascii="Times New Roman" w:hAnsi="Times New Roman"/>
            <w:sz w:val="24"/>
            <w:szCs w:val="24"/>
          </w:rPr>
          <w:t>Elshamy</w:t>
        </w:r>
        <w:proofErr w:type="spellEnd"/>
        <w:r>
          <w:rPr>
            <w:rFonts w:ascii="Times New Roman" w:hAnsi="Times New Roman"/>
            <w:sz w:val="24"/>
            <w:szCs w:val="24"/>
          </w:rPr>
          <w:t xml:space="preserve">, Hamadeh, Billings, and </w:t>
        </w:r>
        <w:proofErr w:type="spellStart"/>
        <w:r>
          <w:rPr>
            <w:rFonts w:ascii="Times New Roman" w:hAnsi="Times New Roman"/>
            <w:sz w:val="24"/>
            <w:szCs w:val="24"/>
          </w:rPr>
          <w:t>Alyafei</w:t>
        </w:r>
        <w:proofErr w:type="spellEnd"/>
        <w:r>
          <w:rPr>
            <w:rFonts w:ascii="Times New Roman" w:hAnsi="Times New Roman"/>
            <w:sz w:val="24"/>
            <w:szCs w:val="24"/>
          </w:rPr>
          <w:t xml:space="preserve">, 2023). Public perceived opinion about mental problems prevents adolescents who suffer from mental illnesses from seeking professional help. Adolescents who may be in need of mental intervention are reluctant to seek help because of stigma surrounding mental problems towards the individuals themselves and their families. The training was effective in creating awareness on the level of stigma surrounding depression in adolescents and other mental illnesses. These findings suggest that the intervention may have contributed not only to improved knowledge but also to more empathetic perceptions and supportive attitudes towards individuals with mental health problems. The findings in this study aligns with previous studies which reports that structured mental health literacy programs can effectively reduce stigmatizing beliefs among educators and community members (Kutcher, Wei, </w:t>
        </w:r>
        <w:proofErr w:type="spellStart"/>
        <w:r>
          <w:rPr>
            <w:rFonts w:ascii="Times New Roman" w:hAnsi="Times New Roman"/>
            <w:sz w:val="24"/>
            <w:szCs w:val="24"/>
          </w:rPr>
          <w:t>Gilberds</w:t>
        </w:r>
        <w:proofErr w:type="spellEnd"/>
        <w:r>
          <w:rPr>
            <w:rFonts w:ascii="Times New Roman" w:hAnsi="Times New Roman"/>
            <w:sz w:val="24"/>
            <w:szCs w:val="24"/>
          </w:rPr>
          <w:t xml:space="preserve">, </w:t>
        </w:r>
        <w:proofErr w:type="spellStart"/>
        <w:r>
          <w:rPr>
            <w:rFonts w:ascii="Times New Roman" w:hAnsi="Times New Roman"/>
            <w:sz w:val="24"/>
            <w:szCs w:val="24"/>
          </w:rPr>
          <w:t>Ubuguyu</w:t>
        </w:r>
        <w:proofErr w:type="spellEnd"/>
        <w:r>
          <w:rPr>
            <w:rFonts w:ascii="Times New Roman" w:hAnsi="Times New Roman"/>
            <w:sz w:val="24"/>
            <w:szCs w:val="24"/>
          </w:rPr>
          <w:t xml:space="preserve">, </w:t>
        </w:r>
        <w:proofErr w:type="spellStart"/>
        <w:r>
          <w:rPr>
            <w:rFonts w:ascii="Times New Roman" w:hAnsi="Times New Roman"/>
            <w:sz w:val="24"/>
            <w:szCs w:val="24"/>
          </w:rPr>
          <w:t>Njau</w:t>
        </w:r>
        <w:proofErr w:type="spellEnd"/>
        <w:r>
          <w:rPr>
            <w:rFonts w:ascii="Times New Roman" w:hAnsi="Times New Roman"/>
            <w:sz w:val="24"/>
            <w:szCs w:val="24"/>
          </w:rPr>
          <w:t xml:space="preserve">, Brown, </w:t>
        </w:r>
        <w:proofErr w:type="spellStart"/>
        <w:r>
          <w:rPr>
            <w:rFonts w:ascii="Times New Roman" w:hAnsi="Times New Roman"/>
            <w:sz w:val="24"/>
            <w:szCs w:val="24"/>
          </w:rPr>
          <w:t>Sabuni</w:t>
        </w:r>
        <w:proofErr w:type="spellEnd"/>
        <w:r>
          <w:rPr>
            <w:rFonts w:ascii="Times New Roman" w:hAnsi="Times New Roman"/>
            <w:sz w:val="24"/>
            <w:szCs w:val="24"/>
          </w:rPr>
          <w:t xml:space="preserve">, </w:t>
        </w:r>
        <w:proofErr w:type="spellStart"/>
        <w:r>
          <w:rPr>
            <w:rFonts w:ascii="Times New Roman" w:hAnsi="Times New Roman"/>
            <w:sz w:val="24"/>
            <w:szCs w:val="24"/>
          </w:rPr>
          <w:t>Magimba</w:t>
        </w:r>
        <w:proofErr w:type="spellEnd"/>
        <w:r>
          <w:rPr>
            <w:rFonts w:ascii="Times New Roman" w:hAnsi="Times New Roman"/>
            <w:sz w:val="24"/>
            <w:szCs w:val="24"/>
          </w:rPr>
          <w:t xml:space="preserve">, and Perkins, </w:t>
        </w:r>
        <w:r>
          <w:fldChar w:fldCharType="begin"/>
        </w:r>
        <w:r>
          <w:instrText xml:space="preserve"> HYPERLINK "tel:2016" </w:instrText>
        </w:r>
        <w:r>
          <w:fldChar w:fldCharType="separate"/>
        </w:r>
        <w:r>
          <w:rPr>
            <w:rStyle w:val="Hyperlink"/>
            <w:rFonts w:ascii="Times New Roman" w:hAnsi="Times New Roman"/>
          </w:rPr>
          <w:t>2016</w:t>
        </w:r>
        <w:r>
          <w:rPr>
            <w:rStyle w:val="Hyperlink"/>
            <w:rFonts w:ascii="Times New Roman" w:hAnsi="Times New Roman"/>
            <w:sz w:val="24"/>
            <w:szCs w:val="24"/>
          </w:rPr>
          <w:fldChar w:fldCharType="end"/>
        </w:r>
        <w:r>
          <w:rPr>
            <w:rFonts w:ascii="Times New Roman" w:hAnsi="Times New Roman"/>
            <w:sz w:val="24"/>
            <w:szCs w:val="24"/>
          </w:rPr>
          <w:t xml:space="preserve">). </w:t>
        </w:r>
      </w:ins>
    </w:p>
    <w:p w14:paraId="545FB285" w14:textId="77777777" w:rsidR="00E7257B" w:rsidRDefault="00E7257B" w:rsidP="00E7257B">
      <w:pPr>
        <w:pStyle w:val="BodyText"/>
        <w:spacing w:before="42" w:line="360" w:lineRule="auto"/>
        <w:ind w:right="125"/>
        <w:jc w:val="both"/>
        <w:rPr>
          <w:ins w:id="3758" w:author="usher" w:date="2026-09-07T19:39:00Z"/>
        </w:rPr>
      </w:pPr>
      <w:ins w:id="3759" w:author="usher" w:date="2026-09-07T19:39:00Z">
        <w:r>
          <w:rPr>
            <w:b/>
            <w:color w:val="222222"/>
            <w:shd w:val="clear" w:color="auto" w:fill="FFFFFF"/>
          </w:rPr>
          <w:t>5.1.6</w:t>
        </w:r>
        <w:r>
          <w:rPr>
            <w:color w:val="222222"/>
            <w:shd w:val="clear" w:color="auto" w:fill="FFFFFF"/>
          </w:rPr>
          <w:t xml:space="preserve"> </w:t>
        </w:r>
        <w:r>
          <w:rPr>
            <w:b/>
            <w:color w:val="222222"/>
            <w:shd w:val="clear" w:color="auto" w:fill="FFFFFF"/>
          </w:rPr>
          <w:t>Changes in Participants’ Understanding of Psychosocial Support</w:t>
        </w:r>
      </w:ins>
    </w:p>
    <w:p w14:paraId="76508B2E" w14:textId="77777777" w:rsidR="00E7257B" w:rsidRDefault="00E7257B" w:rsidP="00E7257B">
      <w:pPr>
        <w:spacing w:line="360" w:lineRule="auto"/>
        <w:jc w:val="both"/>
        <w:rPr>
          <w:ins w:id="3760" w:author="usher" w:date="2026-09-07T19:39:00Z"/>
          <w:rFonts w:ascii="Times New Roman" w:hAnsi="Times New Roman"/>
          <w:sz w:val="24"/>
          <w:szCs w:val="24"/>
        </w:rPr>
      </w:pPr>
      <w:ins w:id="3761" w:author="usher" w:date="2026-09-07T19:39:00Z">
        <w:r>
          <w:rPr>
            <w:rFonts w:ascii="Times New Roman" w:hAnsi="Times New Roman"/>
            <w:sz w:val="24"/>
            <w:szCs w:val="24"/>
          </w:rPr>
          <w:t>An additional finding was the increased emphasis on supportive and empathetic responses to individuals experiencing mental health problems. Following the intervention, participants more frequently referred to showing love, friendship and practical support. This suggest that the intervention may have broadened participants’ understanding beyond the identification of mental health problems to include appropriate interpersonal and psychosocial responses.</w:t>
        </w:r>
      </w:ins>
    </w:p>
    <w:p w14:paraId="0AF84F03" w14:textId="77777777" w:rsidR="00E7257B" w:rsidRDefault="00E7257B" w:rsidP="00E7257B">
      <w:pPr>
        <w:pStyle w:val="BodyText"/>
        <w:spacing w:before="42" w:line="360" w:lineRule="auto"/>
        <w:ind w:right="125"/>
        <w:jc w:val="both"/>
        <w:rPr>
          <w:ins w:id="3762" w:author="usher" w:date="2026-09-07T19:39:00Z"/>
        </w:rPr>
      </w:pPr>
      <w:ins w:id="3763" w:author="usher" w:date="2026-09-07T19:39:00Z">
        <w:r>
          <w:rPr>
            <w:b/>
            <w:color w:val="222222"/>
            <w:shd w:val="clear" w:color="auto" w:fill="FFFFFF"/>
          </w:rPr>
          <w:t>5.1.6</w:t>
        </w:r>
        <w:r>
          <w:rPr>
            <w:color w:val="222222"/>
            <w:shd w:val="clear" w:color="auto" w:fill="FFFFFF"/>
          </w:rPr>
          <w:t xml:space="preserve"> </w:t>
        </w:r>
        <w:r>
          <w:rPr>
            <w:b/>
            <w:color w:val="222222"/>
            <w:shd w:val="clear" w:color="auto" w:fill="FFFFFF"/>
          </w:rPr>
          <w:t>Training Encouraging Adolescent to seek professional help</w:t>
        </w:r>
      </w:ins>
    </w:p>
    <w:p w14:paraId="72FBDDC2" w14:textId="77777777" w:rsidR="00E7257B" w:rsidRDefault="00E7257B" w:rsidP="00E7257B">
      <w:pPr>
        <w:pStyle w:val="BodyText"/>
        <w:spacing w:before="42" w:line="360" w:lineRule="auto"/>
        <w:ind w:right="125"/>
        <w:jc w:val="both"/>
        <w:rPr>
          <w:ins w:id="3764" w:author="usher" w:date="2026-09-07T19:39:00Z"/>
        </w:rPr>
      </w:pPr>
      <w:ins w:id="3765" w:author="usher" w:date="2026-09-07T19:39:00Z">
        <w:r>
          <w:t xml:space="preserve">Religious educators’ willingness to refer adolescents for help increased after the training. Although the study did not include adolescents in religious settings directly, their encouragement to seek professional help may be inferred from religious educators’ willingness to refer them to professionals and health care facilities. The study revealed an increase in their willingness to refer these adolescents to professional help which may indicate that some of these adolescents will be encouraged by the religious educators to seek professional help. While willingness to refer showed some improvement, the change was not as substantial, indicating that more work is needed to encourage participants to take action. This may indicate that though some of the educators were willing to refer them, there is still </w:t>
        </w:r>
        <w:r>
          <w:lastRenderedPageBreak/>
          <w:t>a need for more reinforcement of the need for referral of adolescents who may present with</w:t>
        </w:r>
        <w:r>
          <w:rPr>
            <w:color w:val="222222"/>
            <w:shd w:val="clear" w:color="auto" w:fill="00FFFF"/>
          </w:rPr>
          <w:t xml:space="preserve"> </w:t>
        </w:r>
        <w:r>
          <w:t>depressive symptoms to professionals and health facilities. This change may be due to mental health training being relatively new to the religious setting. The change, however small, may be an indicator that more adolescents will be encouraged by their religious educators to seek mental help and support from health care facilities and professionals. This may also indicate that the educators are able to identify symptoms of depression and provide early intervention by referring these adolescents to professionals, hence, promoting positive outcomes in the long run.</w:t>
        </w:r>
      </w:ins>
    </w:p>
    <w:p w14:paraId="43775A1B" w14:textId="77777777" w:rsidR="00E7257B" w:rsidRDefault="00E7257B" w:rsidP="00E7257B">
      <w:pPr>
        <w:pStyle w:val="BodyText"/>
        <w:spacing w:before="42" w:line="360" w:lineRule="auto"/>
        <w:ind w:right="125"/>
        <w:jc w:val="both"/>
        <w:rPr>
          <w:ins w:id="3766" w:author="usher" w:date="2026-09-07T19:39:00Z"/>
        </w:rPr>
      </w:pPr>
    </w:p>
    <w:p w14:paraId="54C896BF" w14:textId="77777777" w:rsidR="00E7257B" w:rsidRDefault="00E7257B" w:rsidP="00E7257B">
      <w:pPr>
        <w:pStyle w:val="BodyText"/>
        <w:spacing w:before="42" w:line="360" w:lineRule="auto"/>
        <w:ind w:right="125"/>
        <w:jc w:val="both"/>
        <w:rPr>
          <w:ins w:id="3767" w:author="usher" w:date="2026-09-07T19:39:00Z"/>
        </w:rPr>
      </w:pPr>
      <w:ins w:id="3768" w:author="usher" w:date="2026-09-07T19:39:00Z">
        <w:r>
          <w:rPr>
            <w:b/>
            <w:color w:val="222222"/>
            <w:shd w:val="clear" w:color="auto" w:fill="FFFFFF"/>
          </w:rPr>
          <w:t xml:space="preserve">5.1.7 </w:t>
        </w:r>
        <w:r>
          <w:rPr>
            <w:b/>
          </w:rPr>
          <w:t>Training Satisfaction and Participants’ Feedback</w:t>
        </w:r>
      </w:ins>
    </w:p>
    <w:p w14:paraId="2E4C0E88" w14:textId="77777777" w:rsidR="00E7257B" w:rsidRDefault="00E7257B" w:rsidP="00E7257B">
      <w:pPr>
        <w:spacing w:line="360" w:lineRule="auto"/>
        <w:jc w:val="both"/>
        <w:rPr>
          <w:ins w:id="3769" w:author="usher" w:date="2026-09-07T19:39:00Z"/>
          <w:rFonts w:ascii="Times New Roman" w:hAnsi="Times New Roman"/>
          <w:sz w:val="24"/>
          <w:szCs w:val="24"/>
        </w:rPr>
      </w:pPr>
      <w:ins w:id="3770" w:author="usher" w:date="2026-09-07T19:39:00Z">
        <w:r>
          <w:rPr>
            <w:rFonts w:ascii="Times New Roman" w:hAnsi="Times New Roman"/>
            <w:sz w:val="24"/>
            <w:szCs w:val="24"/>
          </w:rPr>
          <w:t xml:space="preserve">The result of the training satisfaction of participants provides a great insight into the </w:t>
        </w:r>
        <w:proofErr w:type="spellStart"/>
        <w:r>
          <w:rPr>
            <w:rFonts w:ascii="Times New Roman" w:hAnsi="Times New Roman"/>
            <w:sz w:val="24"/>
            <w:szCs w:val="24"/>
          </w:rPr>
          <w:t>programme’s</w:t>
        </w:r>
        <w:proofErr w:type="spellEnd"/>
        <w:r>
          <w:rPr>
            <w:rFonts w:ascii="Times New Roman" w:hAnsi="Times New Roman"/>
            <w:sz w:val="24"/>
            <w:szCs w:val="24"/>
          </w:rPr>
          <w:t xml:space="preserve"> reception. Most participants rated the </w:t>
        </w:r>
        <w:proofErr w:type="spellStart"/>
        <w:r>
          <w:rPr>
            <w:rFonts w:ascii="Times New Roman" w:hAnsi="Times New Roman"/>
            <w:sz w:val="24"/>
            <w:szCs w:val="24"/>
          </w:rPr>
          <w:t>programme</w:t>
        </w:r>
        <w:proofErr w:type="spellEnd"/>
        <w:r>
          <w:rPr>
            <w:rFonts w:ascii="Times New Roman" w:hAnsi="Times New Roman"/>
            <w:sz w:val="24"/>
            <w:szCs w:val="24"/>
          </w:rPr>
          <w:t xml:space="preserve"> as ‘mostly satisfied’ indicating that the training met the participants’ expectation with mean satisfaction rating 6.92 (SD = 1.98). The majority of participants expressed satisfaction with the knowledge they received and indicated that the </w:t>
        </w:r>
        <w:proofErr w:type="spellStart"/>
        <w:r>
          <w:rPr>
            <w:rFonts w:ascii="Times New Roman" w:hAnsi="Times New Roman"/>
            <w:sz w:val="24"/>
            <w:szCs w:val="24"/>
          </w:rPr>
          <w:t>programme</w:t>
        </w:r>
        <w:proofErr w:type="spellEnd"/>
        <w:r>
          <w:rPr>
            <w:rFonts w:ascii="Times New Roman" w:hAnsi="Times New Roman"/>
            <w:sz w:val="24"/>
            <w:szCs w:val="24"/>
          </w:rPr>
          <w:t xml:space="preserve"> had helped them view adolescent depression from a different perspective. This result indicates that there is a great need for more mental health trainings among religious educators. These mentors come in contact with adolescents and when they are equipped with the right knowledge, they are further able to identify adolescents’ needs, providing early intervention and improving overall outcomes. The generally </w:t>
        </w:r>
        <w:proofErr w:type="spellStart"/>
        <w:r>
          <w:rPr>
            <w:rFonts w:ascii="Times New Roman" w:hAnsi="Times New Roman"/>
            <w:sz w:val="24"/>
            <w:szCs w:val="24"/>
          </w:rPr>
          <w:t>favourable</w:t>
        </w:r>
        <w:proofErr w:type="spellEnd"/>
        <w:r>
          <w:rPr>
            <w:rFonts w:ascii="Times New Roman" w:hAnsi="Times New Roman"/>
            <w:sz w:val="24"/>
            <w:szCs w:val="24"/>
          </w:rPr>
          <w:t xml:space="preserve"> </w:t>
        </w:r>
        <w:proofErr w:type="gramStart"/>
        <w:r>
          <w:rPr>
            <w:rFonts w:ascii="Times New Roman" w:hAnsi="Times New Roman"/>
            <w:sz w:val="24"/>
            <w:szCs w:val="24"/>
          </w:rPr>
          <w:t>ratings  suggest</w:t>
        </w:r>
        <w:proofErr w:type="gramEnd"/>
        <w:r>
          <w:rPr>
            <w:rFonts w:ascii="Times New Roman" w:hAnsi="Times New Roman"/>
            <w:sz w:val="24"/>
            <w:szCs w:val="24"/>
          </w:rPr>
          <w:t xml:space="preserve"> that the training was acceptable to the participating religious educators and may be feasible for integration into existing faith-based settings. </w:t>
        </w:r>
      </w:ins>
    </w:p>
    <w:bookmarkEnd w:id="3716"/>
    <w:p w14:paraId="36D63586" w14:textId="77777777" w:rsidR="00E7257B" w:rsidRDefault="00E7257B" w:rsidP="00E7257B">
      <w:pPr>
        <w:pStyle w:val="BodyText"/>
        <w:spacing w:before="42" w:line="360" w:lineRule="auto"/>
        <w:ind w:left="0" w:right="125"/>
        <w:jc w:val="both"/>
        <w:rPr>
          <w:ins w:id="3771" w:author="usher" w:date="2026-09-07T19:39:00Z"/>
          <w:color w:val="222222"/>
          <w:shd w:val="clear" w:color="auto" w:fill="FFFFFF"/>
        </w:rPr>
      </w:pPr>
    </w:p>
    <w:p w14:paraId="52D01F69" w14:textId="77777777" w:rsidR="00E7257B" w:rsidRDefault="00E7257B" w:rsidP="00E7257B">
      <w:pPr>
        <w:pStyle w:val="BodyText"/>
        <w:spacing w:before="42" w:line="360" w:lineRule="auto"/>
        <w:ind w:left="0" w:right="125"/>
        <w:jc w:val="both"/>
        <w:rPr>
          <w:ins w:id="3772" w:author="usher" w:date="2026-09-07T19:39:00Z"/>
          <w:b/>
          <w:color w:val="222222"/>
          <w:shd w:val="clear" w:color="auto" w:fill="FFFFFF"/>
        </w:rPr>
      </w:pPr>
      <w:ins w:id="3773" w:author="usher" w:date="2026-09-07T19:39:00Z">
        <w:r>
          <w:rPr>
            <w:b/>
            <w:color w:val="222222"/>
            <w:shd w:val="clear" w:color="auto" w:fill="FFFFFF"/>
          </w:rPr>
          <w:t>5.2 SUMMARY</w:t>
        </w:r>
      </w:ins>
    </w:p>
    <w:p w14:paraId="1551CECC" w14:textId="025A9873" w:rsidR="00E7257B" w:rsidRDefault="00E7257B" w:rsidP="00E7257B">
      <w:pPr>
        <w:spacing w:line="360" w:lineRule="auto"/>
        <w:jc w:val="both"/>
        <w:rPr>
          <w:ins w:id="3774" w:author="Daniel HENRY" w:date="2026-10-06T12:01:00Z"/>
          <w:rFonts w:ascii="Times New Roman" w:hAnsi="Times New Roman"/>
          <w:sz w:val="24"/>
          <w:szCs w:val="24"/>
        </w:rPr>
      </w:pPr>
      <w:ins w:id="3775" w:author="usher" w:date="2026-09-07T19:39:00Z">
        <w:r>
          <w:rPr>
            <w:rFonts w:ascii="Times New Roman" w:hAnsi="Times New Roman"/>
            <w:sz w:val="24"/>
            <w:szCs w:val="24"/>
          </w:rPr>
          <w:t xml:space="preserve">The training (objective 1) led to marked improvements in understanding (objective 2, question 2), with confidence in identifying depression rising from </w:t>
        </w:r>
        <w:r>
          <w:rPr>
            <w:rFonts w:ascii="Times New Roman" w:hAnsi="Times New Roman"/>
            <w:sz w:val="24"/>
            <w:szCs w:val="24"/>
            <w:lang w:eastAsia="en-GB"/>
          </w:rPr>
          <w:t>4.97 (SD = 2.64</w:t>
        </w:r>
        <w:proofErr w:type="gramStart"/>
        <w:r>
          <w:rPr>
            <w:rFonts w:ascii="Times New Roman" w:hAnsi="Times New Roman"/>
            <w:sz w:val="24"/>
            <w:szCs w:val="24"/>
            <w:lang w:eastAsia="en-GB"/>
          </w:rPr>
          <w:t xml:space="preserve">) </w:t>
        </w:r>
        <w:r>
          <w:rPr>
            <w:rFonts w:ascii="Times New Roman" w:hAnsi="Times New Roman"/>
            <w:sz w:val="24"/>
            <w:szCs w:val="24"/>
          </w:rPr>
          <w:t xml:space="preserve"> to</w:t>
        </w:r>
        <w:proofErr w:type="gramEnd"/>
        <w:r>
          <w:rPr>
            <w:rFonts w:ascii="Times New Roman" w:hAnsi="Times New Roman"/>
            <w:sz w:val="24"/>
            <w:szCs w:val="24"/>
          </w:rPr>
          <w:t xml:space="preserve"> </w:t>
        </w:r>
        <w:r>
          <w:rPr>
            <w:rFonts w:ascii="Times New Roman" w:hAnsi="Times New Roman"/>
            <w:sz w:val="24"/>
            <w:szCs w:val="24"/>
            <w:lang w:eastAsia="en-GB"/>
          </w:rPr>
          <w:t>7.61 (SD = 2.71)</w:t>
        </w:r>
        <w:r>
          <w:rPr>
            <w:rFonts w:ascii="Times New Roman" w:hAnsi="Times New Roman"/>
            <w:sz w:val="24"/>
            <w:szCs w:val="24"/>
          </w:rPr>
          <w:t xml:space="preserve"> t(37) = 6.78, p &lt; 0.001 Cohen’s d = 1.1. This rejects H0a, suggesting the intervention effectively clarified misconceptions, though cultural attributions to spiritual causes may persist and require tailored content (</w:t>
        </w:r>
        <w:proofErr w:type="spellStart"/>
        <w:r>
          <w:rPr>
            <w:rFonts w:ascii="Times New Roman" w:hAnsi="Times New Roman"/>
            <w:sz w:val="24"/>
            <w:szCs w:val="24"/>
          </w:rPr>
          <w:t>Atilola</w:t>
        </w:r>
        <w:proofErr w:type="spellEnd"/>
        <w:r>
          <w:rPr>
            <w:rFonts w:ascii="Times New Roman" w:hAnsi="Times New Roman"/>
            <w:sz w:val="24"/>
            <w:szCs w:val="24"/>
          </w:rPr>
          <w:t>, 2015). Effectiveness in identification and referral (question 1) was evident through gains in confidence (</w:t>
        </w:r>
        <w:proofErr w:type="gramStart"/>
        <w:r>
          <w:rPr>
            <w:rFonts w:ascii="Times New Roman" w:hAnsi="Times New Roman"/>
            <w:sz w:val="24"/>
            <w:szCs w:val="24"/>
          </w:rPr>
          <w:t>t(</w:t>
        </w:r>
        <w:proofErr w:type="gramEnd"/>
        <w:r>
          <w:rPr>
            <w:rFonts w:ascii="Times New Roman" w:hAnsi="Times New Roman"/>
            <w:sz w:val="24"/>
            <w:szCs w:val="24"/>
          </w:rPr>
          <w:t xml:space="preserve">37) = 6.78, p &lt; 0.001, d = 1.2) and willingness (t(37) = 4.12, p &lt; 0.001, d = 1.3), rejecting H0b. </w:t>
        </w:r>
      </w:ins>
    </w:p>
    <w:p w14:paraId="689722FB" w14:textId="0925E1AA" w:rsidR="00073F1B" w:rsidRDefault="00073F1B" w:rsidP="00E7257B">
      <w:pPr>
        <w:spacing w:line="360" w:lineRule="auto"/>
        <w:jc w:val="both"/>
        <w:rPr>
          <w:ins w:id="3776" w:author="Daniel HENRY" w:date="2026-10-06T12:01:00Z"/>
          <w:rFonts w:ascii="Times New Roman" w:hAnsi="Times New Roman"/>
          <w:sz w:val="24"/>
          <w:szCs w:val="24"/>
        </w:rPr>
      </w:pPr>
    </w:p>
    <w:p w14:paraId="0D4EDF26" w14:textId="77777777" w:rsidR="00073F1B" w:rsidRDefault="00073F1B" w:rsidP="00E7257B">
      <w:pPr>
        <w:spacing w:line="360" w:lineRule="auto"/>
        <w:jc w:val="both"/>
        <w:rPr>
          <w:ins w:id="3777" w:author="usher" w:date="2026-09-07T19:39:00Z"/>
          <w:rFonts w:ascii="Times New Roman" w:hAnsi="Times New Roman"/>
          <w:sz w:val="24"/>
          <w:szCs w:val="24"/>
        </w:rPr>
      </w:pPr>
    </w:p>
    <w:p w14:paraId="7E771ECE" w14:textId="77777777" w:rsidR="00E7257B" w:rsidRDefault="00E7257B" w:rsidP="00E7257B">
      <w:pPr>
        <w:pStyle w:val="BodyText"/>
        <w:spacing w:before="42" w:line="360" w:lineRule="auto"/>
        <w:ind w:right="125"/>
        <w:jc w:val="both"/>
        <w:rPr>
          <w:ins w:id="3778" w:author="usher" w:date="2026-09-07T19:39:00Z"/>
          <w:b/>
          <w:color w:val="222222"/>
          <w:shd w:val="clear" w:color="auto" w:fill="FFFFFF"/>
        </w:rPr>
      </w:pPr>
      <w:ins w:id="3779" w:author="usher" w:date="2026-09-07T19:39:00Z">
        <w:r>
          <w:rPr>
            <w:b/>
            <w:color w:val="222222"/>
            <w:shd w:val="clear" w:color="auto" w:fill="FFFFFF"/>
          </w:rPr>
          <w:lastRenderedPageBreak/>
          <w:t>5.3 CONCLUSION</w:t>
        </w:r>
      </w:ins>
    </w:p>
    <w:p w14:paraId="3AE5B59B" w14:textId="77777777" w:rsidR="00E7257B" w:rsidRDefault="00E7257B" w:rsidP="00E7257B">
      <w:pPr>
        <w:pStyle w:val="BodyText"/>
        <w:spacing w:before="42" w:line="360" w:lineRule="auto"/>
        <w:ind w:right="125"/>
        <w:jc w:val="both"/>
        <w:rPr>
          <w:ins w:id="3780" w:author="usher" w:date="2026-09-07T19:39:00Z"/>
        </w:rPr>
      </w:pPr>
      <w:ins w:id="3781" w:author="usher" w:date="2026-09-07T19:39:00Z">
        <w:r w:rsidRPr="00103E31">
          <w:rPr>
            <w:highlight w:val="yellow"/>
            <w:shd w:val="clear" w:color="auto" w:fill="FFFFFF"/>
            <w:rPrChange w:id="3782" w:author="CCAM" w:date="2026-09-27T23:17:00Z">
              <w:rPr>
                <w:shd w:val="clear" w:color="auto" w:fill="FFFFFF"/>
              </w:rPr>
            </w:rPrChange>
          </w:rPr>
          <w:t xml:space="preserve">This study on effect </w:t>
        </w:r>
        <w:r w:rsidRPr="00103E31">
          <w:rPr>
            <w:highlight w:val="yellow"/>
            <w:rPrChange w:id="3783" w:author="CCAM" w:date="2026-09-27T23:17:00Z">
              <w:rPr/>
            </w:rPrChange>
          </w:rPr>
          <w:t xml:space="preserve">a mental health training </w:t>
        </w:r>
        <w:proofErr w:type="spellStart"/>
        <w:r w:rsidRPr="00103E31">
          <w:rPr>
            <w:highlight w:val="yellow"/>
            <w:rPrChange w:id="3784" w:author="CCAM" w:date="2026-09-27T23:17:00Z">
              <w:rPr/>
            </w:rPrChange>
          </w:rPr>
          <w:t>programme</w:t>
        </w:r>
        <w:proofErr w:type="spellEnd"/>
        <w:r>
          <w:t xml:space="preserve"> on religious educators</w:t>
        </w:r>
        <w:r>
          <w:rPr>
            <w:spacing w:val="60"/>
          </w:rPr>
          <w:t xml:space="preserve"> </w:t>
        </w:r>
        <w:r>
          <w:t>to identify and appropriately refer adolescents with depression</w:t>
        </w:r>
        <w:r>
          <w:rPr>
            <w:shd w:val="clear" w:color="auto" w:fill="FFFFFF"/>
          </w:rPr>
          <w:t xml:space="preserve"> was based on the inadequate knowledge about mentors of adolescents in religious settings to identify depression among adolescents. </w:t>
        </w:r>
        <w:r>
          <w:rPr>
            <w:color w:val="222222"/>
            <w:shd w:val="clear" w:color="auto" w:fill="FFFFFF"/>
          </w:rPr>
          <w:t xml:space="preserve">Depression as a serious mental illness is treatable with the right intervention. However, if intervention is not done on time, it may lead to further complications in adolescents later in adulthood.  </w:t>
        </w:r>
        <w:r w:rsidRPr="00103E31">
          <w:rPr>
            <w:color w:val="222222"/>
            <w:highlight w:val="yellow"/>
            <w:shd w:val="clear" w:color="auto" w:fill="FFFFFF"/>
            <w:rPrChange w:id="3785" w:author="CCAM" w:date="2026-09-27T23:18:00Z">
              <w:rPr>
                <w:color w:val="222222"/>
                <w:shd w:val="clear" w:color="auto" w:fill="FFFFFF"/>
              </w:rPr>
            </w:rPrChange>
          </w:rPr>
          <w:t>The study aimed to (</w:t>
        </w:r>
        <w:proofErr w:type="spellStart"/>
        <w:r w:rsidRPr="00103E31">
          <w:rPr>
            <w:color w:val="222222"/>
            <w:highlight w:val="yellow"/>
            <w:shd w:val="clear" w:color="auto" w:fill="FFFFFF"/>
            <w:rPrChange w:id="3786" w:author="CCAM" w:date="2026-09-27T23:18:00Z">
              <w:rPr>
                <w:color w:val="222222"/>
                <w:shd w:val="clear" w:color="auto" w:fill="FFFFFF"/>
              </w:rPr>
            </w:rPrChange>
          </w:rPr>
          <w:t>i</w:t>
        </w:r>
        <w:proofErr w:type="spellEnd"/>
        <w:r w:rsidRPr="00103E31">
          <w:rPr>
            <w:color w:val="222222"/>
            <w:highlight w:val="yellow"/>
            <w:shd w:val="clear" w:color="auto" w:fill="FFFFFF"/>
            <w:rPrChange w:id="3787" w:author="CCAM" w:date="2026-09-27T23:18:00Z">
              <w:rPr>
                <w:color w:val="222222"/>
                <w:shd w:val="clear" w:color="auto" w:fill="FFFFFF"/>
              </w:rPr>
            </w:rPrChange>
          </w:rPr>
          <w:t xml:space="preserve">) </w:t>
        </w:r>
        <w:r w:rsidRPr="00103E31">
          <w:rPr>
            <w:highlight w:val="yellow"/>
            <w:rPrChange w:id="3788" w:author="CCAM" w:date="2026-09-27T23:18:00Z">
              <w:rPr/>
            </w:rPrChange>
          </w:rPr>
          <w:t xml:space="preserve">to conduct a mental health training </w:t>
        </w:r>
        <w:proofErr w:type="spellStart"/>
        <w:r w:rsidRPr="00103E31">
          <w:rPr>
            <w:highlight w:val="yellow"/>
            <w:rPrChange w:id="3789" w:author="CCAM" w:date="2026-09-27T23:18:00Z">
              <w:rPr/>
            </w:rPrChange>
          </w:rPr>
          <w:t>programme</w:t>
        </w:r>
        <w:proofErr w:type="spellEnd"/>
        <w:r w:rsidRPr="00103E31">
          <w:rPr>
            <w:highlight w:val="yellow"/>
            <w:rPrChange w:id="3790" w:author="CCAM" w:date="2026-09-27T23:18:00Z">
              <w:rPr/>
            </w:rPrChange>
          </w:rPr>
          <w:t xml:space="preserve"> focused on adolescent depression for religious educators. (ii) to determine the effect of the intervention on religious educators’ perception (knowledge and attitude) of depression. (iii) to determine the effect on their perceived confidence in identification and willingness to refer. (iv) determine religious educators’ training satisfaction.</w:t>
        </w:r>
      </w:ins>
    </w:p>
    <w:p w14:paraId="1974BD06" w14:textId="77777777" w:rsidR="00E7257B" w:rsidRDefault="00E7257B" w:rsidP="00E7257B">
      <w:pPr>
        <w:pStyle w:val="BodyText"/>
        <w:spacing w:before="42" w:line="360" w:lineRule="auto"/>
        <w:ind w:right="125"/>
        <w:jc w:val="both"/>
        <w:rPr>
          <w:ins w:id="3791" w:author="usher" w:date="2026-09-07T19:39:00Z"/>
        </w:rPr>
      </w:pPr>
      <w:ins w:id="3792" w:author="usher" w:date="2026-09-07T19:39:00Z">
        <w:r>
          <w:t xml:space="preserve">The study outcomes indicate poor levels of knowledge about depression in adolescents prior to the training and noticeable improvement after the training among religious educators in four churches in Ibadan South West Local Government Area. Prior to the training, </w:t>
        </w:r>
        <w:proofErr w:type="gramStart"/>
        <w:r>
          <w:t>Religious</w:t>
        </w:r>
        <w:proofErr w:type="gramEnd"/>
        <w:r>
          <w:t xml:space="preserve"> educators’ understanding and awareness of depression was low with the study reporting only one participant to have attended a prior mental health training. However, the outcome of the training revealed an increase in understanding of participants after the training. Willingness of religious educators to refer depressed adolescents to health facilities and professionals also increased after the training. </w:t>
        </w:r>
      </w:ins>
    </w:p>
    <w:p w14:paraId="2E844E1F" w14:textId="77777777" w:rsidR="00E7257B" w:rsidRDefault="00E7257B" w:rsidP="00E7257B">
      <w:pPr>
        <w:pStyle w:val="BodyText"/>
        <w:spacing w:before="42" w:line="360" w:lineRule="auto"/>
        <w:ind w:right="125"/>
        <w:jc w:val="both"/>
        <w:rPr>
          <w:ins w:id="3793" w:author="usher" w:date="2026-09-07T19:39:00Z"/>
        </w:rPr>
      </w:pPr>
      <w:ins w:id="3794" w:author="usher" w:date="2026-09-07T19:39:00Z">
        <w:r>
          <w:t xml:space="preserve">Objective 1, focused conducting a mental health training and determining the effect of the intervention on religious educators’ understanding and referral willingness, revealed initial gaps, with pre-training confidence at </w:t>
        </w:r>
        <w:r>
          <w:rPr>
            <w:lang w:eastAsia="en-GB"/>
          </w:rPr>
          <w:t>4.97 (SD = 2.64)</w:t>
        </w:r>
        <w:r>
          <w:t xml:space="preserve"> and willingness at </w:t>
        </w:r>
        <w:r>
          <w:rPr>
            <w:lang w:eastAsia="en-GB"/>
          </w:rPr>
          <w:t xml:space="preserve">3.34 (SD = 1.52). </w:t>
        </w:r>
        <w:r>
          <w:t xml:space="preserve">Objective 2’s training implementation led to significant improvements, rejecting H0a (no change in understanding), H0b (no change in perceived confidence in identification). Objective 3, evaluating confidence and referral impact, showed post-training gains (e.g., confidence to </w:t>
        </w:r>
        <w:r>
          <w:rPr>
            <w:lang w:eastAsia="en-GB"/>
          </w:rPr>
          <w:t>7.61 (SD = 2.71)</w:t>
        </w:r>
        <w:r>
          <w:t xml:space="preserve">; referral willingness to </w:t>
        </w:r>
        <w:r>
          <w:rPr>
            <w:lang w:eastAsia="en-GB"/>
          </w:rPr>
          <w:t>4.05 (SD = 1.41)</w:t>
        </w:r>
        <w:r>
          <w:t xml:space="preserve">, while objective 4’s acceptability was affirmed with a mean satisfaction score of </w:t>
        </w:r>
        <w:r>
          <w:rPr>
            <w:lang w:eastAsia="en-GB"/>
          </w:rPr>
          <w:t>6.92 (SD = 1.98)</w:t>
        </w:r>
        <w:r>
          <w:t xml:space="preserve">, indicating high perceived usefulness. </w:t>
        </w:r>
      </w:ins>
    </w:p>
    <w:p w14:paraId="24B5C4EB" w14:textId="77777777" w:rsidR="00E7257B" w:rsidRDefault="00E7257B" w:rsidP="00E7257B">
      <w:pPr>
        <w:pStyle w:val="BodyText"/>
        <w:spacing w:before="42" w:line="360" w:lineRule="auto"/>
        <w:ind w:right="125"/>
        <w:jc w:val="both"/>
        <w:rPr>
          <w:ins w:id="3795" w:author="usher" w:date="2026-09-07T19:39:00Z"/>
        </w:rPr>
      </w:pPr>
      <w:ins w:id="3796" w:author="usher" w:date="2026-09-07T19:39:00Z">
        <w:r>
          <w:t xml:space="preserve">Based on the observed improvements in knowledge, attitude and willingness to refer adolescents for care after the training, the null hypothesis which posited that the mental health training </w:t>
        </w:r>
        <w:proofErr w:type="spellStart"/>
        <w:r>
          <w:t>programme</w:t>
        </w:r>
        <w:proofErr w:type="spellEnd"/>
        <w:r>
          <w:t xml:space="preserve"> would have no significant effect on religious educators’ perception of depression before and after the training is rejected. The alternative hypothesis, which proposed that the training would significantly improve knowledge, confidence to </w:t>
        </w:r>
        <w:r>
          <w:lastRenderedPageBreak/>
          <w:t xml:space="preserve">identify depression and referral willingness is accepted. This conclusion is supported by statistical analysis (p &lt; 0.05) which indicated a significant difference between pre- and post- training measures. The low p-value (p &lt; 0.001) of this study leads to rejection of the null hypothesis, indicating that post-test scores are significantly higher than pre-test scores (p &lt; 0.05). </w:t>
        </w:r>
      </w:ins>
    </w:p>
    <w:p w14:paraId="6C50340D" w14:textId="77777777" w:rsidR="00E7257B" w:rsidRDefault="00E7257B" w:rsidP="00E7257B">
      <w:pPr>
        <w:pStyle w:val="BodyText"/>
        <w:spacing w:before="42" w:line="360" w:lineRule="auto"/>
        <w:ind w:right="125"/>
        <w:jc w:val="both"/>
        <w:rPr>
          <w:ins w:id="3797" w:author="usher" w:date="2026-09-07T19:39:00Z"/>
        </w:rPr>
      </w:pPr>
      <w:ins w:id="3798" w:author="usher" w:date="2026-09-07T19:39:00Z">
        <w:r>
          <w:rPr>
            <w:color w:val="000000"/>
          </w:rPr>
          <w:t xml:space="preserve">Overall, the findings from this study suggest that the mental health training </w:t>
        </w:r>
        <w:proofErr w:type="spellStart"/>
        <w:r>
          <w:rPr>
            <w:color w:val="000000"/>
          </w:rPr>
          <w:t>programme</w:t>
        </w:r>
        <w:proofErr w:type="spellEnd"/>
        <w:r>
          <w:rPr>
            <w:color w:val="000000"/>
          </w:rPr>
          <w:t xml:space="preserve"> was associated with improvements across several areas applicable to the role of religious educators in adolescent mental health. Participants demonstrated improved understanding and recognition of mental health problems, increased willingness to refer adolescents for professional support, and a significant reduction in stigma-related beliefs. The qualitative findings complemented these quantitative results by demonstrating changes in the language participants used to describe mental health problems, greater recognition of psychosocial factors, increased emphasis on empathy and support, and recognition of severe psychological distress.</w:t>
        </w:r>
        <w:r>
          <w:t xml:space="preserve"> This result suggests that the training intervention markedly improved participants’ performance, with a consistent and statistically robust increase in scores.</w:t>
        </w:r>
      </w:ins>
    </w:p>
    <w:p w14:paraId="5BE9B7E7" w14:textId="77777777" w:rsidR="00E7257B" w:rsidRDefault="00E7257B" w:rsidP="00E7257B">
      <w:pPr>
        <w:pStyle w:val="BodyText"/>
        <w:spacing w:before="42" w:line="360" w:lineRule="auto"/>
        <w:ind w:right="125"/>
        <w:jc w:val="both"/>
        <w:rPr>
          <w:ins w:id="3799" w:author="usher" w:date="2026-09-07T19:39:00Z"/>
        </w:rPr>
      </w:pPr>
    </w:p>
    <w:p w14:paraId="30410963" w14:textId="77777777" w:rsidR="00E7257B" w:rsidRDefault="00E7257B" w:rsidP="00E7257B">
      <w:pPr>
        <w:pStyle w:val="BodyText"/>
        <w:spacing w:before="42" w:line="360" w:lineRule="auto"/>
        <w:ind w:right="125"/>
        <w:jc w:val="both"/>
        <w:rPr>
          <w:ins w:id="3800" w:author="usher" w:date="2026-09-07T19:39:00Z"/>
          <w:b/>
        </w:rPr>
      </w:pPr>
      <w:ins w:id="3801" w:author="usher" w:date="2026-09-07T19:39:00Z">
        <w:r>
          <w:rPr>
            <w:b/>
          </w:rPr>
          <w:t xml:space="preserve">5.3 Recommendations </w:t>
        </w:r>
      </w:ins>
    </w:p>
    <w:p w14:paraId="4A11E717" w14:textId="77777777" w:rsidR="00E7257B" w:rsidRDefault="00E7257B" w:rsidP="00E7257B">
      <w:pPr>
        <w:pStyle w:val="BodyText"/>
        <w:spacing w:before="42" w:line="360" w:lineRule="auto"/>
        <w:ind w:right="125"/>
        <w:jc w:val="both"/>
        <w:rPr>
          <w:ins w:id="3802" w:author="usher" w:date="2026-09-07T19:39:00Z"/>
        </w:rPr>
      </w:pPr>
      <w:ins w:id="3803" w:author="usher" w:date="2026-09-07T19:39:00Z">
        <w:r>
          <w:t>The observed gaps in religious educators’ ability to identify adolescents with depression might be indications that the subject of depression is still undiscovered in churches and other religious organizations as well as educational sectors. The following interventions could help in addressing the need in this area:</w:t>
        </w:r>
      </w:ins>
    </w:p>
    <w:p w14:paraId="2BDB4C2D" w14:textId="77777777" w:rsidR="00E7257B" w:rsidRDefault="00E7257B" w:rsidP="00E7257B">
      <w:pPr>
        <w:pStyle w:val="BodyText"/>
        <w:spacing w:before="42" w:line="360" w:lineRule="auto"/>
        <w:ind w:right="125"/>
        <w:jc w:val="both"/>
        <w:rPr>
          <w:ins w:id="3804" w:author="usher" w:date="2026-09-07T19:39:00Z"/>
        </w:rPr>
      </w:pPr>
      <w:ins w:id="3805" w:author="usher" w:date="2026-09-07T19:39:00Z">
        <w:r>
          <w:rPr>
            <w:b/>
          </w:rPr>
          <w:t>5.3.1.</w:t>
        </w:r>
        <w:r>
          <w:t xml:space="preserve"> </w:t>
        </w:r>
        <w:r>
          <w:rPr>
            <w:b/>
          </w:rPr>
          <w:t>Religious sectors</w:t>
        </w:r>
        <w:r>
          <w:t>:  Church leaders should promote open conversation around mental health and mental illness in churches. Mental health training programs should be incorporated into training for religious educators who interact with adolescents on a regular basis.</w:t>
        </w:r>
      </w:ins>
    </w:p>
    <w:p w14:paraId="170626A1" w14:textId="77777777" w:rsidR="00E7257B" w:rsidRDefault="00E7257B" w:rsidP="00E7257B">
      <w:pPr>
        <w:pStyle w:val="BodyText"/>
        <w:spacing w:before="42" w:line="360" w:lineRule="auto"/>
        <w:ind w:right="125"/>
        <w:jc w:val="both"/>
        <w:rPr>
          <w:ins w:id="3806" w:author="usher" w:date="2026-09-07T19:39:00Z"/>
        </w:rPr>
      </w:pPr>
      <w:ins w:id="3807" w:author="usher" w:date="2026-09-07T19:39:00Z">
        <w:r>
          <w:rPr>
            <w:b/>
          </w:rPr>
          <w:t>5.3.2.</w:t>
        </w:r>
        <w:r>
          <w:t xml:space="preserve"> </w:t>
        </w:r>
        <w:r>
          <w:rPr>
            <w:rFonts w:eastAsia="Arial"/>
            <w:b/>
            <w:color w:val="252525"/>
          </w:rPr>
          <w:t>Academia</w:t>
        </w:r>
        <w:r>
          <w:t xml:space="preserve">: </w:t>
        </w:r>
        <w:r>
          <w:rPr>
            <w:rFonts w:eastAsia="Arial"/>
            <w:color w:val="252525"/>
          </w:rPr>
          <w:t>The academic community plays a pivotal role in advancing research and education methodologies. Based on the findings of this study, the following recommendations are proposed:</w:t>
        </w:r>
      </w:ins>
    </w:p>
    <w:p w14:paraId="62049E84" w14:textId="77777777" w:rsidR="00E7257B" w:rsidRDefault="00E7257B" w:rsidP="00E7257B">
      <w:pPr>
        <w:pStyle w:val="BodyText"/>
        <w:spacing w:before="42" w:line="360" w:lineRule="auto"/>
        <w:ind w:right="125"/>
        <w:jc w:val="both"/>
        <w:rPr>
          <w:ins w:id="3808" w:author="usher" w:date="2026-09-07T19:39:00Z"/>
        </w:rPr>
      </w:pPr>
      <w:ins w:id="3809" w:author="usher" w:date="2026-09-07T19:39:00Z">
        <w:r>
          <w:t>(</w:t>
        </w:r>
        <w:proofErr w:type="spellStart"/>
        <w:r>
          <w:t>i</w:t>
        </w:r>
        <w:proofErr w:type="spellEnd"/>
        <w:r>
          <w:t xml:space="preserve">) Educational bodies should include mental health trainings in educational curriculums at all levels so that people who go through the system would at a point or the order come in contact with mental health knowledge. This would help to reduce stigma and promote open conversation around mental health. </w:t>
        </w:r>
      </w:ins>
    </w:p>
    <w:p w14:paraId="66421859" w14:textId="77777777" w:rsidR="00E7257B" w:rsidRDefault="00E7257B" w:rsidP="00E7257B">
      <w:pPr>
        <w:pStyle w:val="BodyText"/>
        <w:spacing w:before="42" w:line="360" w:lineRule="auto"/>
        <w:ind w:right="125"/>
        <w:jc w:val="both"/>
        <w:rPr>
          <w:ins w:id="3810" w:author="usher" w:date="2026-09-07T19:39:00Z"/>
          <w:rFonts w:eastAsia="Arial"/>
          <w:color w:val="252525"/>
        </w:rPr>
      </w:pPr>
      <w:ins w:id="3811" w:author="usher" w:date="2026-09-07T19:39:00Z">
        <w:r>
          <w:rPr>
            <w:rFonts w:eastAsia="Arial"/>
            <w:color w:val="252525"/>
          </w:rPr>
          <w:t xml:space="preserve">(ii) Longitudinal Impact Assessment: The current analysis captures immediate post-training </w:t>
        </w:r>
        <w:r>
          <w:rPr>
            <w:rFonts w:eastAsia="Arial"/>
            <w:color w:val="252525"/>
          </w:rPr>
          <w:lastRenderedPageBreak/>
          <w:t>effects. Longitudinal studies tracking score retention and application over time would provide deeper insights into the training’s sustained efficacy, informing curriculum development in mental health education.</w:t>
        </w:r>
      </w:ins>
    </w:p>
    <w:p w14:paraId="10AD0BD7" w14:textId="77777777" w:rsidR="00E7257B" w:rsidRDefault="00E7257B" w:rsidP="00E7257B">
      <w:pPr>
        <w:pStyle w:val="BodyText"/>
        <w:spacing w:before="42" w:line="360" w:lineRule="auto"/>
        <w:ind w:right="125"/>
        <w:jc w:val="both"/>
        <w:rPr>
          <w:ins w:id="3812" w:author="usher" w:date="2026-09-07T19:39:00Z"/>
        </w:rPr>
      </w:pPr>
      <w:ins w:id="3813" w:author="usher" w:date="2026-09-07T19:39:00Z">
        <w:r>
          <w:rPr>
            <w:rFonts w:eastAsia="Arial"/>
            <w:b/>
            <w:color w:val="252525"/>
          </w:rPr>
          <w:t>5.3.3. Professional Bodies</w:t>
        </w:r>
        <w:r>
          <w:rPr>
            <w:b/>
          </w:rPr>
          <w:t>:</w:t>
        </w:r>
        <w:r>
          <w:t xml:space="preserve"> </w:t>
        </w:r>
        <w:r>
          <w:rPr>
            <w:rFonts w:eastAsia="Arial"/>
            <w:color w:val="252525"/>
          </w:rPr>
          <w:t>Professional organizations, such as those in mental health or education, are tasked with translating research into practice and setting standards. The following recommendations are suggested:</w:t>
        </w:r>
      </w:ins>
    </w:p>
    <w:p w14:paraId="59ABF419" w14:textId="77777777" w:rsidR="00E7257B" w:rsidRDefault="00E7257B" w:rsidP="00E7257B">
      <w:pPr>
        <w:pStyle w:val="BodyText"/>
        <w:spacing w:before="42" w:line="360" w:lineRule="auto"/>
        <w:ind w:right="125"/>
        <w:jc w:val="both"/>
        <w:rPr>
          <w:ins w:id="3814" w:author="usher" w:date="2026-09-07T19:39:00Z"/>
          <w:rFonts w:eastAsia="Arial"/>
          <w:color w:val="252525"/>
        </w:rPr>
      </w:pPr>
      <w:ins w:id="3815" w:author="usher" w:date="2026-09-07T19:39:00Z">
        <w:r>
          <w:rPr>
            <w:rFonts w:eastAsia="Arial"/>
            <w:color w:val="252525"/>
          </w:rPr>
          <w:t>(</w:t>
        </w:r>
        <w:proofErr w:type="spellStart"/>
        <w:r>
          <w:rPr>
            <w:rFonts w:eastAsia="Arial"/>
            <w:color w:val="252525"/>
          </w:rPr>
          <w:t>i</w:t>
        </w:r>
        <w:proofErr w:type="spellEnd"/>
        <w:r>
          <w:rPr>
            <w:rFonts w:eastAsia="Arial"/>
            <w:color w:val="252525"/>
          </w:rPr>
          <w:t>) Extend Training Duration and Frequency: Participant feedback highlighted "Time not enough" as the most common suggestion. Professional bodies should revise training programs to include longer sessions or additional modules, ensuring sufficient time for skill acquisition and practice.</w:t>
        </w:r>
      </w:ins>
    </w:p>
    <w:p w14:paraId="34C03761" w14:textId="77777777" w:rsidR="00E7257B" w:rsidRDefault="00E7257B" w:rsidP="00E7257B">
      <w:pPr>
        <w:pStyle w:val="BodyText"/>
        <w:spacing w:before="42" w:line="360" w:lineRule="auto"/>
        <w:ind w:right="125"/>
        <w:jc w:val="both"/>
        <w:rPr>
          <w:ins w:id="3816" w:author="usher" w:date="2026-09-07T19:39:00Z"/>
          <w:rFonts w:eastAsia="Arial"/>
          <w:color w:val="252525"/>
        </w:rPr>
      </w:pPr>
      <w:ins w:id="3817" w:author="usher" w:date="2026-09-07T19:39:00Z">
        <w:r>
          <w:rPr>
            <w:rFonts w:eastAsia="Arial"/>
            <w:color w:val="252525"/>
          </w:rPr>
          <w:t>(ii) Develop Tiered Certification Programs: Professional bodies could implement tiered certification tracks—basic for novices and advanced for experienced practitioners—to maximize benefits and align with participant feedback for enhanced training depth.</w:t>
        </w:r>
      </w:ins>
    </w:p>
    <w:p w14:paraId="4D1944FA" w14:textId="77777777" w:rsidR="00E7257B" w:rsidRDefault="00E7257B" w:rsidP="00E7257B">
      <w:pPr>
        <w:pStyle w:val="BodyText"/>
        <w:spacing w:before="42" w:line="360" w:lineRule="auto"/>
        <w:ind w:right="125"/>
        <w:jc w:val="both"/>
        <w:rPr>
          <w:ins w:id="3818" w:author="usher" w:date="2026-09-07T19:39:00Z"/>
          <w:rFonts w:eastAsia="Arial"/>
          <w:color w:val="252525"/>
        </w:rPr>
      </w:pPr>
      <w:ins w:id="3819" w:author="usher" w:date="2026-09-07T19:39:00Z">
        <w:r>
          <w:rPr>
            <w:rFonts w:eastAsia="Arial"/>
            <w:color w:val="252525"/>
          </w:rPr>
          <w:t>(ii) Enhance Program Planning and Delivery: Structured curricula with clear objectives, paced delivery, and participant input could elevate satisfaction and effectiveness, aligning professional standards with practitioner needs. Professional bodies could organize mental health programs targeted at reaching larger audience not limited to religious settings.</w:t>
        </w:r>
      </w:ins>
    </w:p>
    <w:p w14:paraId="5D780243" w14:textId="77777777" w:rsidR="00E7257B" w:rsidRDefault="00E7257B" w:rsidP="00E7257B">
      <w:pPr>
        <w:pStyle w:val="BodyText"/>
        <w:spacing w:before="42" w:line="360" w:lineRule="auto"/>
        <w:ind w:right="125"/>
        <w:jc w:val="both"/>
        <w:rPr>
          <w:ins w:id="3820" w:author="usher" w:date="2026-09-07T19:39:00Z"/>
          <w:rFonts w:eastAsia="Arial"/>
          <w:bCs/>
          <w:color w:val="252525"/>
        </w:rPr>
      </w:pPr>
      <w:ins w:id="3821" w:author="usher" w:date="2026-09-07T19:39:00Z">
        <w:r>
          <w:rPr>
            <w:rFonts w:eastAsia="Arial"/>
            <w:b/>
            <w:color w:val="252525"/>
          </w:rPr>
          <w:t xml:space="preserve">5.3.4 Future Researchers: </w:t>
        </w:r>
        <w:r>
          <w:rPr>
            <w:rFonts w:eastAsia="Arial"/>
            <w:bCs/>
            <w:color w:val="252525"/>
          </w:rPr>
          <w:t>Future studies should use larger samples and control groups. Research should also examine whether improved willingness to refer result in actual referral behavior.</w:t>
        </w:r>
      </w:ins>
    </w:p>
    <w:p w14:paraId="5FFB9D34" w14:textId="77777777" w:rsidR="00E7257B" w:rsidRDefault="00E7257B" w:rsidP="00E7257B">
      <w:pPr>
        <w:pStyle w:val="BodyText"/>
        <w:spacing w:before="42" w:line="360" w:lineRule="auto"/>
        <w:ind w:right="125"/>
        <w:jc w:val="both"/>
        <w:rPr>
          <w:ins w:id="3822" w:author="usher" w:date="2026-09-07T19:39:00Z"/>
        </w:rPr>
      </w:pPr>
      <w:ins w:id="3823" w:author="usher" w:date="2026-09-07T19:39:00Z">
        <w:r>
          <w:rPr>
            <w:b/>
          </w:rPr>
          <w:t xml:space="preserve">5.3.4 </w:t>
        </w:r>
        <w:r>
          <w:rPr>
            <w:rFonts w:eastAsia="Arial"/>
            <w:b/>
            <w:color w:val="252525"/>
          </w:rPr>
          <w:t>Society</w:t>
        </w:r>
      </w:ins>
    </w:p>
    <w:p w14:paraId="52CABE10" w14:textId="77777777" w:rsidR="00E7257B" w:rsidRDefault="00E7257B" w:rsidP="00E7257B">
      <w:pPr>
        <w:pStyle w:val="BodyText"/>
        <w:spacing w:before="42" w:line="360" w:lineRule="auto"/>
        <w:ind w:right="125"/>
        <w:jc w:val="both"/>
        <w:rPr>
          <w:ins w:id="3824" w:author="usher" w:date="2026-09-07T19:39:00Z"/>
          <w:rFonts w:eastAsia="Arial"/>
          <w:color w:val="252525"/>
        </w:rPr>
      </w:pPr>
      <w:ins w:id="3825" w:author="usher" w:date="2026-09-07T19:39:00Z">
        <w:r>
          <w:rPr>
            <w:rFonts w:eastAsia="Arial"/>
            <w:color w:val="252525"/>
          </w:rPr>
          <w:t>Society benefits from well-trained individuals who apply mental health knowledge in community settings. The following recommendations aim to extend the training’s societal impact:</w:t>
        </w:r>
      </w:ins>
    </w:p>
    <w:p w14:paraId="46EA546A" w14:textId="77777777" w:rsidR="00E7257B" w:rsidRDefault="00E7257B" w:rsidP="00E7257B">
      <w:pPr>
        <w:pStyle w:val="BodyText"/>
        <w:numPr>
          <w:ilvl w:val="0"/>
          <w:numId w:val="23"/>
        </w:numPr>
        <w:spacing w:before="42" w:line="360" w:lineRule="auto"/>
        <w:ind w:right="125"/>
        <w:jc w:val="both"/>
        <w:textAlignment w:val="auto"/>
        <w:rPr>
          <w:ins w:id="3826" w:author="usher" w:date="2026-09-07T19:39:00Z"/>
          <w:rFonts w:eastAsia="Arial"/>
          <w:color w:val="252525"/>
        </w:rPr>
      </w:pPr>
      <w:ins w:id="3827" w:author="usher" w:date="2026-09-07T19:39:00Z">
        <w:r>
          <w:rPr>
            <w:rFonts w:eastAsia="Arial"/>
            <w:color w:val="252525"/>
          </w:rPr>
          <w:t xml:space="preserve">Promote Accessible Training Opportunities: Community-based programs should be made widely accessible, with simplified content for diverse educational backgrounds to ensure broad societal benefit. </w:t>
        </w:r>
      </w:ins>
    </w:p>
    <w:p w14:paraId="26B52FDD" w14:textId="77777777" w:rsidR="00E7257B" w:rsidRDefault="00E7257B" w:rsidP="00E7257B">
      <w:pPr>
        <w:pStyle w:val="BodyText"/>
        <w:numPr>
          <w:ilvl w:val="0"/>
          <w:numId w:val="23"/>
        </w:numPr>
        <w:spacing w:before="42" w:line="360" w:lineRule="auto"/>
        <w:ind w:right="125"/>
        <w:jc w:val="both"/>
        <w:textAlignment w:val="auto"/>
        <w:rPr>
          <w:ins w:id="3828" w:author="usher" w:date="2026-09-07T19:39:00Z"/>
          <w:rFonts w:eastAsia="Arial"/>
          <w:color w:val="252525"/>
        </w:rPr>
      </w:pPr>
      <w:ins w:id="3829" w:author="usher" w:date="2026-09-07T19:39:00Z">
        <w:r>
          <w:rPr>
            <w:rFonts w:eastAsia="Arial"/>
            <w:color w:val="252525"/>
          </w:rPr>
          <w:t>Raise Awareness of Training Benefits: The significant score improvement and positive satisfaction suggest tangible gains in mental health competency. Public campaigns by community leaders or health advocates could highlight these outcomes, encouraging participation and reducing stigma around mental health training.</w:t>
        </w:r>
      </w:ins>
    </w:p>
    <w:p w14:paraId="0FFA0475" w14:textId="77777777" w:rsidR="00E7257B" w:rsidRDefault="00E7257B" w:rsidP="00E7257B">
      <w:pPr>
        <w:pStyle w:val="BodyText"/>
        <w:numPr>
          <w:ilvl w:val="0"/>
          <w:numId w:val="23"/>
        </w:numPr>
        <w:spacing w:before="42" w:line="360" w:lineRule="auto"/>
        <w:ind w:right="125"/>
        <w:jc w:val="both"/>
        <w:textAlignment w:val="auto"/>
        <w:rPr>
          <w:ins w:id="3830" w:author="usher" w:date="2026-09-07T19:39:00Z"/>
          <w:rFonts w:eastAsia="Arial"/>
          <w:color w:val="252525"/>
        </w:rPr>
      </w:pPr>
      <w:ins w:id="3831" w:author="usher" w:date="2026-09-07T19:39:00Z">
        <w:r>
          <w:rPr>
            <w:rFonts w:eastAsia="Arial"/>
            <w:color w:val="252525"/>
          </w:rPr>
          <w:t xml:space="preserve">Support Continuous Learning Initiatives: Participants’ request for more training </w:t>
        </w:r>
        <w:r>
          <w:rPr>
            <w:rFonts w:eastAsia="Arial"/>
            <w:color w:val="252525"/>
          </w:rPr>
          <w:lastRenderedPageBreak/>
          <w:t>reflects a societal need for ongoing education. Local organizations or government bodies could fund follow-up workshops or online resources, sustaining the training’s impact and empowering individuals to address mental health challenges effectively.</w:t>
        </w:r>
      </w:ins>
    </w:p>
    <w:p w14:paraId="0589C7D0" w14:textId="77777777" w:rsidR="00E7257B" w:rsidRDefault="00E7257B" w:rsidP="00E7257B">
      <w:pPr>
        <w:spacing w:after="0" w:line="360" w:lineRule="auto"/>
        <w:jc w:val="both"/>
        <w:rPr>
          <w:ins w:id="3832" w:author="usher" w:date="2026-09-07T19:39:00Z"/>
          <w:rFonts w:ascii="Times New Roman" w:eastAsia="Arial" w:hAnsi="Times New Roman"/>
          <w:color w:val="252525"/>
          <w:sz w:val="24"/>
          <w:szCs w:val="24"/>
        </w:rPr>
      </w:pPr>
    </w:p>
    <w:p w14:paraId="11C318BC" w14:textId="77777777" w:rsidR="00E7257B" w:rsidRDefault="00E7257B" w:rsidP="00E7257B">
      <w:pPr>
        <w:spacing w:after="0" w:line="360" w:lineRule="auto"/>
        <w:jc w:val="both"/>
        <w:rPr>
          <w:ins w:id="3833" w:author="usher" w:date="2026-09-07T19:39:00Z"/>
        </w:rPr>
      </w:pPr>
      <w:ins w:id="3834" w:author="usher" w:date="2026-09-07T19:39:00Z">
        <w:r>
          <w:rPr>
            <w:rFonts w:ascii="Times New Roman" w:eastAsia="Arial" w:hAnsi="Times New Roman"/>
            <w:b/>
            <w:color w:val="252525"/>
            <w:sz w:val="24"/>
            <w:szCs w:val="24"/>
          </w:rPr>
          <w:t>5.4 Limitation of the study</w:t>
        </w:r>
        <w:r>
          <w:rPr>
            <w:rFonts w:ascii="Times New Roman" w:eastAsia="Times New Roman" w:hAnsi="Times New Roman"/>
            <w:b/>
            <w:sz w:val="24"/>
            <w:szCs w:val="24"/>
            <w:shd w:val="clear" w:color="auto" w:fill="FFFF00"/>
          </w:rPr>
          <w:t xml:space="preserve"> </w:t>
        </w:r>
      </w:ins>
    </w:p>
    <w:p w14:paraId="0498912F" w14:textId="77777777" w:rsidR="00E7257B" w:rsidRDefault="00E7257B" w:rsidP="00E7257B">
      <w:pPr>
        <w:spacing w:line="360" w:lineRule="auto"/>
        <w:jc w:val="both"/>
        <w:rPr>
          <w:ins w:id="3835" w:author="usher" w:date="2026-09-07T19:39:00Z"/>
          <w:rFonts w:ascii="Times New Roman" w:hAnsi="Times New Roman"/>
          <w:sz w:val="24"/>
          <w:szCs w:val="24"/>
        </w:rPr>
      </w:pPr>
      <w:ins w:id="3836" w:author="usher" w:date="2026-09-07T19:39:00Z">
        <w:r>
          <w:rPr>
            <w:rFonts w:ascii="Times New Roman" w:hAnsi="Times New Roman"/>
            <w:sz w:val="24"/>
            <w:szCs w:val="24"/>
          </w:rPr>
          <w:t xml:space="preserve">Several limitations affect the interpretation of the study’s findings. The sample size of exactly 39 respondents, rather than the planned 50, reduces statistical power. The imbalance in prior mental health training, with only one participant trained compared to 38 untrained, posed a potential bias. This was addressed by excluding the trained individual from comparative analyses, though this exclusion is noted as a limitation that may limit </w:t>
        </w:r>
        <w:proofErr w:type="spellStart"/>
        <w:r>
          <w:rPr>
            <w:rFonts w:ascii="Times New Roman" w:hAnsi="Times New Roman"/>
            <w:sz w:val="24"/>
            <w:szCs w:val="24"/>
          </w:rPr>
          <w:t>generalisability</w:t>
        </w:r>
        <w:proofErr w:type="spellEnd"/>
        <w:r>
          <w:rPr>
            <w:rFonts w:ascii="Times New Roman" w:hAnsi="Times New Roman"/>
            <w:sz w:val="24"/>
            <w:szCs w:val="24"/>
          </w:rPr>
          <w:t>.</w:t>
        </w:r>
      </w:ins>
    </w:p>
    <w:p w14:paraId="6C0663FB" w14:textId="77777777" w:rsidR="00E7257B" w:rsidRDefault="00E7257B" w:rsidP="00E7257B">
      <w:pPr>
        <w:spacing w:line="360" w:lineRule="auto"/>
        <w:jc w:val="both"/>
        <w:rPr>
          <w:ins w:id="3837" w:author="usher" w:date="2026-09-07T19:39:00Z"/>
          <w:rFonts w:ascii="Times New Roman" w:hAnsi="Times New Roman"/>
          <w:sz w:val="24"/>
          <w:szCs w:val="24"/>
        </w:rPr>
      </w:pPr>
      <w:ins w:id="3838" w:author="usher" w:date="2026-09-07T19:39:00Z">
        <w:r>
          <w:rPr>
            <w:rFonts w:ascii="Times New Roman" w:hAnsi="Times New Roman"/>
            <w:sz w:val="24"/>
            <w:szCs w:val="24"/>
          </w:rPr>
          <w:t>Missing data, particularly for age where 5 respondents’ information was unavailable, was addressed through imputation where feasible, though this introduces some uncertainty. The concerns regarding evidence and statistical refinement have been tackled by incorporating peer-reviewed references and reporting p-values, confidence intervals, and effect sizes throughout the results. These measures enhance the study’s credibility, yet the findings should be interpreted cautiously, with future research recommended to address these constraints and expand the sample.</w:t>
        </w:r>
      </w:ins>
    </w:p>
    <w:p w14:paraId="4C367EF5" w14:textId="77777777" w:rsidR="00E7257B" w:rsidRDefault="00E7257B" w:rsidP="00E7257B">
      <w:pPr>
        <w:spacing w:after="0" w:line="360" w:lineRule="auto"/>
        <w:jc w:val="both"/>
        <w:rPr>
          <w:ins w:id="3839" w:author="usher" w:date="2026-09-07T19:39:00Z"/>
          <w:rFonts w:ascii="Times New Roman" w:eastAsia="Arial" w:hAnsi="Times New Roman"/>
          <w:b/>
          <w:color w:val="252525"/>
          <w:sz w:val="24"/>
          <w:szCs w:val="24"/>
        </w:rPr>
      </w:pPr>
    </w:p>
    <w:p w14:paraId="61B150B2" w14:textId="77777777" w:rsidR="00E7257B" w:rsidRDefault="00E7257B" w:rsidP="00E7257B">
      <w:pPr>
        <w:spacing w:after="0" w:line="360" w:lineRule="auto"/>
        <w:jc w:val="both"/>
        <w:rPr>
          <w:ins w:id="3840" w:author="usher" w:date="2026-09-07T19:39:00Z"/>
          <w:rFonts w:ascii="Times New Roman" w:eastAsia="Arial" w:hAnsi="Times New Roman"/>
          <w:b/>
          <w:color w:val="252525"/>
          <w:sz w:val="24"/>
          <w:szCs w:val="24"/>
        </w:rPr>
      </w:pPr>
      <w:ins w:id="3841" w:author="usher" w:date="2026-09-07T19:39:00Z">
        <w:r>
          <w:rPr>
            <w:rFonts w:ascii="Times New Roman" w:eastAsia="Arial" w:hAnsi="Times New Roman"/>
            <w:b/>
            <w:color w:val="252525"/>
            <w:sz w:val="24"/>
            <w:szCs w:val="24"/>
          </w:rPr>
          <w:t>5.4.1 Limited Training Duration</w:t>
        </w:r>
      </w:ins>
    </w:p>
    <w:p w14:paraId="6A71B8BE" w14:textId="77777777" w:rsidR="00E7257B" w:rsidRDefault="00E7257B" w:rsidP="00E7257B">
      <w:pPr>
        <w:spacing w:after="0" w:line="360" w:lineRule="auto"/>
        <w:jc w:val="both"/>
        <w:rPr>
          <w:ins w:id="3842" w:author="usher" w:date="2026-09-07T19:39:00Z"/>
          <w:rFonts w:ascii="Times New Roman" w:eastAsia="Arial" w:hAnsi="Times New Roman"/>
          <w:color w:val="252525"/>
          <w:sz w:val="24"/>
          <w:szCs w:val="24"/>
        </w:rPr>
      </w:pPr>
      <w:ins w:id="3843" w:author="usher" w:date="2026-09-07T19:39:00Z">
        <w:r>
          <w:rPr>
            <w:rFonts w:ascii="Times New Roman" w:eastAsia="Arial" w:hAnsi="Times New Roman"/>
            <w:color w:val="252525"/>
            <w:sz w:val="24"/>
            <w:szCs w:val="24"/>
          </w:rPr>
          <w:t>Training duration not being sufficient was a recurring concern among participants. This could be due to mental health subject being relatively new among the participants with only one person having attended a mental health training prior to the intervention. This concern suggests that the training’s impact may be better maximized with more mental health intervention in religious settings. Future research should consider more mental health interventions within the religious settings.</w:t>
        </w:r>
      </w:ins>
    </w:p>
    <w:p w14:paraId="27C9496F" w14:textId="77777777" w:rsidR="00E7257B" w:rsidRPr="00103E31" w:rsidRDefault="00E7257B" w:rsidP="00E7257B">
      <w:pPr>
        <w:spacing w:after="0" w:line="360" w:lineRule="auto"/>
        <w:jc w:val="both"/>
        <w:rPr>
          <w:ins w:id="3844" w:author="usher" w:date="2026-09-07T19:39:00Z"/>
          <w:rFonts w:ascii="Times New Roman" w:eastAsia="Arial" w:hAnsi="Times New Roman"/>
          <w:b/>
          <w:bCs/>
          <w:sz w:val="24"/>
          <w:szCs w:val="24"/>
          <w:rPrChange w:id="3845" w:author="CCAM" w:date="2026-09-27T23:19:00Z">
            <w:rPr>
              <w:ins w:id="3846" w:author="usher" w:date="2026-09-07T19:39:00Z"/>
              <w:rFonts w:ascii="Times New Roman" w:eastAsia="Arial" w:hAnsi="Times New Roman"/>
              <w:sz w:val="24"/>
              <w:szCs w:val="24"/>
            </w:rPr>
          </w:rPrChange>
        </w:rPr>
      </w:pPr>
      <w:ins w:id="3847" w:author="usher" w:date="2026-09-07T19:39:00Z">
        <w:r w:rsidRPr="00103E31">
          <w:rPr>
            <w:rFonts w:ascii="Times New Roman" w:eastAsia="Arial" w:hAnsi="Times New Roman"/>
            <w:b/>
            <w:bCs/>
            <w:sz w:val="24"/>
            <w:szCs w:val="24"/>
            <w:rPrChange w:id="3848" w:author="CCAM" w:date="2026-09-27T23:19:00Z">
              <w:rPr>
                <w:rFonts w:ascii="Times New Roman" w:eastAsia="Arial" w:hAnsi="Times New Roman"/>
                <w:sz w:val="24"/>
                <w:szCs w:val="24"/>
              </w:rPr>
            </w:rPrChange>
          </w:rPr>
          <w:t>5.4.2 Small Sample Size</w:t>
        </w:r>
      </w:ins>
    </w:p>
    <w:p w14:paraId="7012FD30" w14:textId="77777777" w:rsidR="00E7257B" w:rsidRDefault="00E7257B" w:rsidP="00E7257B">
      <w:pPr>
        <w:spacing w:line="360" w:lineRule="auto"/>
        <w:jc w:val="both"/>
        <w:rPr>
          <w:ins w:id="3849" w:author="usher" w:date="2026-09-07T19:39:00Z"/>
          <w:rFonts w:ascii="Times New Roman" w:hAnsi="Times New Roman"/>
          <w:sz w:val="24"/>
          <w:szCs w:val="24"/>
        </w:rPr>
      </w:pPr>
      <w:ins w:id="3850" w:author="usher" w:date="2026-09-07T19:39:00Z">
        <w:r>
          <w:rPr>
            <w:rFonts w:ascii="Times New Roman" w:hAnsi="Times New Roman"/>
            <w:sz w:val="24"/>
            <w:szCs w:val="24"/>
          </w:rPr>
          <w:t xml:space="preserve">This small sample size necessitates careful interpretation, and to ensure statistical </w:t>
        </w:r>
        <w:proofErr w:type="spellStart"/>
        <w:r>
          <w:rPr>
            <w:rFonts w:ascii="Times New Roman" w:hAnsi="Times New Roman"/>
            <w:sz w:val="24"/>
            <w:szCs w:val="24"/>
          </w:rPr>
          <w:t>rigour</w:t>
        </w:r>
        <w:proofErr w:type="spellEnd"/>
        <w:r>
          <w:rPr>
            <w:rFonts w:ascii="Times New Roman" w:hAnsi="Times New Roman"/>
            <w:sz w:val="24"/>
            <w:szCs w:val="24"/>
          </w:rPr>
          <w:t>, the supervisor’s feedback has been integral. A statistician has been consulted to verify the analysis, with an emphasis on including p-values to determine statistical significance and supporting all claims with robust evidence. This approach aims to address concerns about the validity of the findings and provide a solid foundation for the subsequent discussion.</w:t>
        </w:r>
      </w:ins>
    </w:p>
    <w:p w14:paraId="238820C9" w14:textId="77777777" w:rsidR="00E7257B" w:rsidRDefault="00E7257B" w:rsidP="00E7257B">
      <w:pPr>
        <w:spacing w:after="0" w:line="360" w:lineRule="auto"/>
        <w:jc w:val="both"/>
        <w:rPr>
          <w:ins w:id="3851" w:author="usher" w:date="2026-09-07T19:39:00Z"/>
          <w:rFonts w:ascii="Times New Roman" w:eastAsia="Arial" w:hAnsi="Times New Roman"/>
          <w:b/>
          <w:color w:val="252525"/>
          <w:sz w:val="24"/>
          <w:szCs w:val="24"/>
        </w:rPr>
      </w:pPr>
      <w:ins w:id="3852" w:author="usher" w:date="2026-09-07T19:39:00Z">
        <w:r>
          <w:rPr>
            <w:rFonts w:ascii="Times New Roman" w:eastAsia="Arial" w:hAnsi="Times New Roman"/>
            <w:b/>
            <w:color w:val="252525"/>
            <w:sz w:val="24"/>
            <w:szCs w:val="24"/>
          </w:rPr>
          <w:t>5.4.2 Absence of Long-Term Evaluation</w:t>
        </w:r>
      </w:ins>
    </w:p>
    <w:p w14:paraId="2FC0D671" w14:textId="44E760B5" w:rsidR="00E7257B" w:rsidRPr="000F026B" w:rsidDel="00E7257B" w:rsidRDefault="00E7257B" w:rsidP="00E7257B">
      <w:pPr>
        <w:pStyle w:val="BodyText"/>
        <w:spacing w:before="42" w:line="360" w:lineRule="auto"/>
        <w:ind w:left="0" w:right="125"/>
        <w:jc w:val="both"/>
        <w:rPr>
          <w:del w:id="3853" w:author="usher" w:date="2026-09-07T19:41:00Z"/>
          <w:b/>
        </w:rPr>
      </w:pPr>
      <w:ins w:id="3854" w:author="usher" w:date="2026-09-07T19:39:00Z">
        <w:r>
          <w:rPr>
            <w:rFonts w:eastAsia="Arial"/>
            <w:color w:val="252525"/>
          </w:rPr>
          <w:lastRenderedPageBreak/>
          <w:t>The study captured immediate post-training feedback but did not assess whether the knowledge gained was retained or applied over time. Further research should consider assessing this, it would provide deeper insights into the training’s sustained efficacy</w:t>
        </w:r>
      </w:ins>
      <w:ins w:id="3855" w:author="usher" w:date="2026-09-07T19:41:00Z">
        <w:r>
          <w:rPr>
            <w:rFonts w:eastAsia="Arial"/>
            <w:color w:val="252525"/>
          </w:rPr>
          <w:t>.</w:t>
        </w:r>
      </w:ins>
    </w:p>
    <w:p w14:paraId="131A5CFC" w14:textId="77777777" w:rsidR="009A4657" w:rsidRPr="000F026B" w:rsidDel="00E7257B" w:rsidRDefault="009A4657">
      <w:pPr>
        <w:pStyle w:val="BodyText"/>
        <w:spacing w:before="42" w:line="360" w:lineRule="auto"/>
        <w:ind w:left="0" w:right="125"/>
        <w:jc w:val="both"/>
        <w:rPr>
          <w:del w:id="3856" w:author="usher" w:date="2026-09-07T19:41:00Z"/>
          <w:b/>
        </w:rPr>
      </w:pPr>
    </w:p>
    <w:p w14:paraId="756DD981" w14:textId="77777777" w:rsidR="009A4657" w:rsidRPr="000F026B" w:rsidDel="00E7257B" w:rsidRDefault="009A4657">
      <w:pPr>
        <w:pStyle w:val="BodyText"/>
        <w:spacing w:before="42" w:line="360" w:lineRule="auto"/>
        <w:ind w:left="0" w:right="125"/>
        <w:jc w:val="both"/>
        <w:rPr>
          <w:del w:id="3857" w:author="usher" w:date="2026-09-07T19:41:00Z"/>
          <w:b/>
        </w:rPr>
      </w:pPr>
    </w:p>
    <w:p w14:paraId="123E1F47" w14:textId="77777777" w:rsidR="009A4657" w:rsidRPr="000F026B" w:rsidDel="00E7257B" w:rsidRDefault="009A4657">
      <w:pPr>
        <w:pStyle w:val="BodyText"/>
        <w:spacing w:before="42" w:line="360" w:lineRule="auto"/>
        <w:ind w:left="0" w:right="125"/>
        <w:jc w:val="both"/>
        <w:rPr>
          <w:del w:id="3858" w:author="usher" w:date="2026-09-07T19:41:00Z"/>
          <w:b/>
        </w:rPr>
      </w:pPr>
    </w:p>
    <w:p w14:paraId="7442B28B" w14:textId="21CCBEF9" w:rsidR="009A4657" w:rsidRPr="000F026B" w:rsidDel="00E7257B" w:rsidRDefault="009A4657">
      <w:pPr>
        <w:pStyle w:val="BodyText"/>
        <w:spacing w:before="42" w:line="360" w:lineRule="auto"/>
        <w:ind w:left="0" w:right="125"/>
        <w:jc w:val="both"/>
        <w:rPr>
          <w:del w:id="3859" w:author="usher" w:date="2026-09-07T19:40:00Z"/>
          <w:b/>
        </w:rPr>
      </w:pPr>
    </w:p>
    <w:p w14:paraId="3DC870D6" w14:textId="77777777" w:rsidR="009A4657" w:rsidRPr="000F026B" w:rsidDel="00E7257B" w:rsidRDefault="009A4657">
      <w:pPr>
        <w:pStyle w:val="BodyText"/>
        <w:spacing w:before="42" w:line="360" w:lineRule="auto"/>
        <w:ind w:left="0" w:right="125"/>
        <w:jc w:val="both"/>
        <w:rPr>
          <w:del w:id="3860" w:author="usher" w:date="2026-09-07T19:41:00Z"/>
          <w:b/>
        </w:rPr>
      </w:pPr>
    </w:p>
    <w:p w14:paraId="4D9DA2C6" w14:textId="77777777" w:rsidR="009A4657" w:rsidRPr="000F026B" w:rsidDel="00E7257B" w:rsidRDefault="009A4657">
      <w:pPr>
        <w:pStyle w:val="BodyText"/>
        <w:spacing w:before="42" w:line="360" w:lineRule="auto"/>
        <w:ind w:left="0" w:right="125"/>
        <w:jc w:val="both"/>
        <w:rPr>
          <w:del w:id="3861" w:author="usher" w:date="2026-09-07T19:41:00Z"/>
          <w:b/>
        </w:rPr>
      </w:pPr>
    </w:p>
    <w:p w14:paraId="337A6863" w14:textId="77777777" w:rsidR="009A4657" w:rsidRPr="000F026B" w:rsidDel="00E7257B" w:rsidRDefault="009A4657">
      <w:pPr>
        <w:pStyle w:val="BodyText"/>
        <w:spacing w:before="42" w:line="360" w:lineRule="auto"/>
        <w:ind w:left="0" w:right="125"/>
        <w:jc w:val="both"/>
        <w:rPr>
          <w:del w:id="3862" w:author="usher" w:date="2026-09-07T19:41:00Z"/>
          <w:b/>
        </w:rPr>
      </w:pPr>
    </w:p>
    <w:p w14:paraId="7A036B5D" w14:textId="77777777" w:rsidR="009A4657" w:rsidRPr="000F026B" w:rsidDel="00E7257B" w:rsidRDefault="009A4657">
      <w:pPr>
        <w:pStyle w:val="BodyText"/>
        <w:spacing w:before="42" w:line="360" w:lineRule="auto"/>
        <w:ind w:left="0" w:right="125"/>
        <w:jc w:val="both"/>
        <w:rPr>
          <w:del w:id="3863" w:author="usher" w:date="2026-09-07T19:41:00Z"/>
          <w:b/>
        </w:rPr>
      </w:pPr>
    </w:p>
    <w:p w14:paraId="703AC0F9" w14:textId="77777777" w:rsidR="009A4657" w:rsidRPr="000F026B" w:rsidDel="00E7257B" w:rsidRDefault="009A4657">
      <w:pPr>
        <w:pStyle w:val="BodyText"/>
        <w:spacing w:before="42" w:line="360" w:lineRule="auto"/>
        <w:ind w:left="0" w:right="125"/>
        <w:jc w:val="both"/>
        <w:rPr>
          <w:del w:id="3864" w:author="usher" w:date="2026-09-07T19:41:00Z"/>
          <w:b/>
        </w:rPr>
      </w:pPr>
    </w:p>
    <w:p w14:paraId="190A09C5" w14:textId="77777777" w:rsidR="009A4657" w:rsidRPr="000F026B" w:rsidDel="00E7257B" w:rsidRDefault="009A4657">
      <w:pPr>
        <w:pStyle w:val="BodyText"/>
        <w:spacing w:before="42" w:line="360" w:lineRule="auto"/>
        <w:ind w:left="0" w:right="125"/>
        <w:jc w:val="both"/>
        <w:rPr>
          <w:del w:id="3865" w:author="usher" w:date="2026-09-07T19:41:00Z"/>
          <w:b/>
        </w:rPr>
      </w:pPr>
    </w:p>
    <w:p w14:paraId="3125810A" w14:textId="77777777" w:rsidR="009A4657" w:rsidRPr="000F026B" w:rsidDel="00E7257B" w:rsidRDefault="009A4657">
      <w:pPr>
        <w:pStyle w:val="BodyText"/>
        <w:spacing w:before="42" w:line="360" w:lineRule="auto"/>
        <w:ind w:left="0" w:right="125"/>
        <w:jc w:val="both"/>
        <w:rPr>
          <w:del w:id="3866" w:author="usher" w:date="2026-09-07T19:41:00Z"/>
          <w:b/>
        </w:rPr>
      </w:pPr>
    </w:p>
    <w:p w14:paraId="06D43880" w14:textId="77777777" w:rsidR="009A4657" w:rsidRPr="000F026B" w:rsidDel="00E7257B" w:rsidRDefault="009A4657">
      <w:pPr>
        <w:pStyle w:val="BodyText"/>
        <w:spacing w:before="42" w:line="360" w:lineRule="auto"/>
        <w:ind w:left="0" w:right="125"/>
        <w:jc w:val="both"/>
        <w:rPr>
          <w:del w:id="3867" w:author="usher" w:date="2026-09-07T19:41:00Z"/>
          <w:b/>
        </w:rPr>
      </w:pPr>
    </w:p>
    <w:p w14:paraId="16882E24" w14:textId="77777777" w:rsidR="009A4657" w:rsidRPr="000F026B" w:rsidDel="00E7257B" w:rsidRDefault="009A4657">
      <w:pPr>
        <w:pStyle w:val="BodyText"/>
        <w:spacing w:before="42" w:line="360" w:lineRule="auto"/>
        <w:ind w:left="0" w:right="125"/>
        <w:jc w:val="both"/>
        <w:rPr>
          <w:del w:id="3868" w:author="usher" w:date="2026-09-07T19:41:00Z"/>
          <w:b/>
        </w:rPr>
      </w:pPr>
    </w:p>
    <w:p w14:paraId="5E9DF2EF" w14:textId="77777777" w:rsidR="00E7257B" w:rsidRPr="000F026B" w:rsidRDefault="00E7257B">
      <w:pPr>
        <w:pStyle w:val="BodyText"/>
        <w:spacing w:before="42" w:line="360" w:lineRule="auto"/>
        <w:ind w:left="0" w:right="125"/>
        <w:jc w:val="both"/>
        <w:rPr>
          <w:rFonts w:eastAsia="Arial"/>
        </w:rPr>
        <w:pPrChange w:id="3869" w:author="usher" w:date="2026-09-07T19:41:00Z">
          <w:pPr>
            <w:spacing w:after="0" w:line="360" w:lineRule="auto"/>
            <w:jc w:val="both"/>
          </w:pPr>
        </w:pPrChange>
      </w:pPr>
    </w:p>
    <w:p w14:paraId="3280B5C4" w14:textId="7A57059D" w:rsidR="009A4657" w:rsidRPr="000F026B" w:rsidRDefault="001A30E1">
      <w:pPr>
        <w:pStyle w:val="BodyText"/>
        <w:spacing w:before="42" w:line="360" w:lineRule="auto"/>
        <w:ind w:left="3600" w:right="125"/>
        <w:jc w:val="both"/>
        <w:rPr>
          <w:ins w:id="3870" w:author="usher" w:date="2026-03-23T19:13:00Z"/>
          <w:b/>
        </w:rPr>
      </w:pPr>
      <w:bookmarkStart w:id="3871" w:name="_Hlk237515534"/>
      <w:r w:rsidRPr="000F026B">
        <w:rPr>
          <w:b/>
        </w:rPr>
        <w:t>REFERENCE</w:t>
      </w:r>
    </w:p>
    <w:p w14:paraId="686AA290" w14:textId="77777777" w:rsidR="009E4999" w:rsidRPr="000F026B" w:rsidRDefault="009E4999" w:rsidP="009E4999">
      <w:pPr>
        <w:rPr>
          <w:ins w:id="3872" w:author="usher" w:date="2026-05-13T15:09:00Z"/>
          <w:rFonts w:ascii="Times New Roman" w:hAnsi="Times New Roman"/>
          <w:sz w:val="24"/>
          <w:szCs w:val="24"/>
        </w:rPr>
      </w:pPr>
      <w:bookmarkStart w:id="3873" w:name="_Hlk229577261"/>
      <w:proofErr w:type="spellStart"/>
      <w:ins w:id="3874" w:author="usher" w:date="2026-05-13T15:09:00Z">
        <w:r w:rsidRPr="000F026B">
          <w:rPr>
            <w:rFonts w:ascii="Times New Roman" w:hAnsi="Times New Roman"/>
            <w:color w:val="222222"/>
            <w:sz w:val="24"/>
            <w:szCs w:val="24"/>
            <w:shd w:val="clear" w:color="auto" w:fill="FFFFFF"/>
            <w:rPrChange w:id="3875" w:author="usher" w:date="2026-06-05T05:43:00Z">
              <w:rPr>
                <w:rFonts w:ascii="Times New Roman" w:hAnsi="Times New Roman"/>
                <w:color w:val="222222"/>
                <w:sz w:val="24"/>
                <w:szCs w:val="24"/>
                <w:highlight w:val="green"/>
                <w:shd w:val="clear" w:color="auto" w:fill="FFFFFF"/>
              </w:rPr>
            </w:rPrChange>
          </w:rPr>
          <w:t>Abdulmalik</w:t>
        </w:r>
        <w:proofErr w:type="spellEnd"/>
        <w:r w:rsidRPr="000F026B">
          <w:rPr>
            <w:rFonts w:ascii="Times New Roman" w:hAnsi="Times New Roman"/>
            <w:color w:val="222222"/>
            <w:sz w:val="24"/>
            <w:szCs w:val="24"/>
            <w:shd w:val="clear" w:color="auto" w:fill="FFFFFF"/>
            <w:rPrChange w:id="3876" w:author="usher" w:date="2026-06-05T05:43:00Z">
              <w:rPr>
                <w:rFonts w:ascii="Times New Roman" w:hAnsi="Times New Roman"/>
                <w:color w:val="222222"/>
                <w:sz w:val="24"/>
                <w:szCs w:val="24"/>
                <w:highlight w:val="green"/>
                <w:shd w:val="clear" w:color="auto" w:fill="FFFFFF"/>
              </w:rPr>
            </w:rPrChange>
          </w:rPr>
          <w:t xml:space="preserve">, J. and </w:t>
        </w:r>
        <w:proofErr w:type="spellStart"/>
        <w:r w:rsidRPr="000F026B">
          <w:rPr>
            <w:rFonts w:ascii="Times New Roman" w:hAnsi="Times New Roman"/>
            <w:color w:val="222222"/>
            <w:sz w:val="24"/>
            <w:szCs w:val="24"/>
            <w:shd w:val="clear" w:color="auto" w:fill="FFFFFF"/>
            <w:rPrChange w:id="3877" w:author="usher" w:date="2026-06-05T05:43:00Z">
              <w:rPr>
                <w:rFonts w:ascii="Times New Roman" w:hAnsi="Times New Roman"/>
                <w:color w:val="222222"/>
                <w:sz w:val="24"/>
                <w:szCs w:val="24"/>
                <w:highlight w:val="green"/>
                <w:shd w:val="clear" w:color="auto" w:fill="FFFFFF"/>
              </w:rPr>
            </w:rPrChange>
          </w:rPr>
          <w:t>Gureje</w:t>
        </w:r>
        <w:proofErr w:type="spellEnd"/>
        <w:r w:rsidRPr="000F026B">
          <w:rPr>
            <w:rFonts w:ascii="Times New Roman" w:hAnsi="Times New Roman"/>
            <w:color w:val="222222"/>
            <w:sz w:val="24"/>
            <w:szCs w:val="24"/>
            <w:shd w:val="clear" w:color="auto" w:fill="FFFFFF"/>
            <w:rPrChange w:id="3878" w:author="usher" w:date="2026-06-05T05:43:00Z">
              <w:rPr>
                <w:rFonts w:ascii="Times New Roman" w:hAnsi="Times New Roman"/>
                <w:color w:val="222222"/>
                <w:sz w:val="24"/>
                <w:szCs w:val="24"/>
                <w:highlight w:val="green"/>
                <w:shd w:val="clear" w:color="auto" w:fill="FFFFFF"/>
              </w:rPr>
            </w:rPrChange>
          </w:rPr>
          <w:t>, O., 2018</w:t>
        </w:r>
        <w:bookmarkEnd w:id="3873"/>
        <w:r w:rsidRPr="000F026B">
          <w:rPr>
            <w:rFonts w:ascii="Times New Roman" w:hAnsi="Times New Roman"/>
            <w:color w:val="222222"/>
            <w:sz w:val="24"/>
            <w:szCs w:val="24"/>
            <w:shd w:val="clear" w:color="auto" w:fill="FFFFFF"/>
            <w:rPrChange w:id="3879" w:author="usher" w:date="2026-06-05T05:43:00Z">
              <w:rPr>
                <w:rFonts w:ascii="Times New Roman" w:hAnsi="Times New Roman"/>
                <w:color w:val="222222"/>
                <w:sz w:val="24"/>
                <w:szCs w:val="24"/>
                <w:highlight w:val="green"/>
                <w:shd w:val="clear" w:color="auto" w:fill="FFFFFF"/>
              </w:rPr>
            </w:rPrChange>
          </w:rPr>
          <w:t>. Emerging Mental Health Systems in sub-Saharan Africa. </w:t>
        </w:r>
        <w:r w:rsidRPr="000F026B">
          <w:rPr>
            <w:rFonts w:ascii="Times New Roman" w:hAnsi="Times New Roman"/>
            <w:i/>
            <w:iCs/>
            <w:sz w:val="24"/>
            <w:szCs w:val="24"/>
            <w:rPrChange w:id="3880" w:author="usher" w:date="2026-06-05T05:43:00Z">
              <w:rPr>
                <w:i/>
                <w:iCs/>
              </w:rPr>
            </w:rPrChange>
          </w:rPr>
          <w:t>Contemporary Issues in Mental Health Care in sub-Saharan Africa</w:t>
        </w:r>
        <w:r w:rsidRPr="000F026B">
          <w:rPr>
            <w:rFonts w:ascii="Times New Roman" w:hAnsi="Times New Roman"/>
            <w:sz w:val="24"/>
            <w:szCs w:val="24"/>
            <w:rPrChange w:id="3881" w:author="usher" w:date="2026-06-05T05:43:00Z">
              <w:rPr/>
            </w:rPrChange>
          </w:rPr>
          <w:t>, </w:t>
        </w:r>
        <w:r w:rsidRPr="000F026B">
          <w:rPr>
            <w:rFonts w:ascii="Times New Roman" w:hAnsi="Times New Roman"/>
            <w:i/>
            <w:iCs/>
            <w:sz w:val="24"/>
            <w:szCs w:val="24"/>
            <w:rPrChange w:id="3882" w:author="usher" w:date="2026-06-05T05:43:00Z">
              <w:rPr>
                <w:i/>
                <w:iCs/>
              </w:rPr>
            </w:rPrChange>
          </w:rPr>
          <w:t>1</w:t>
        </w:r>
        <w:r w:rsidRPr="000F026B">
          <w:rPr>
            <w:rFonts w:ascii="Times New Roman" w:hAnsi="Times New Roman"/>
            <w:sz w:val="24"/>
            <w:szCs w:val="24"/>
            <w:rPrChange w:id="3883" w:author="usher" w:date="2026-06-05T05:43:00Z">
              <w:rPr/>
            </w:rPrChange>
          </w:rPr>
          <w:t>.</w:t>
        </w:r>
      </w:ins>
    </w:p>
    <w:p w14:paraId="777F5B28" w14:textId="5824ABEA" w:rsidR="00B60CEC" w:rsidRPr="000F026B" w:rsidDel="00B60CEC" w:rsidRDefault="00B60CEC">
      <w:pPr>
        <w:widowControl w:val="0"/>
        <w:autoSpaceDE w:val="0"/>
        <w:spacing w:after="0" w:line="360" w:lineRule="auto"/>
        <w:ind w:right="120"/>
        <w:jc w:val="both"/>
        <w:rPr>
          <w:del w:id="3884" w:author="usher" w:date="2026-03-23T19:13:00Z"/>
          <w:rFonts w:ascii="Times New Roman" w:hAnsi="Times New Roman"/>
          <w:color w:val="222222"/>
          <w:sz w:val="24"/>
          <w:szCs w:val="24"/>
          <w:shd w:val="clear" w:color="auto" w:fill="FFFFFF"/>
          <w:rPrChange w:id="3885" w:author="usher" w:date="2026-06-05T05:43:00Z">
            <w:rPr>
              <w:del w:id="3886" w:author="usher" w:date="2026-03-23T19:13:00Z"/>
            </w:rPr>
          </w:rPrChange>
        </w:rPr>
        <w:pPrChange w:id="3887" w:author="usher" w:date="2026-03-23T19:13:00Z">
          <w:pPr>
            <w:widowControl w:val="0"/>
            <w:autoSpaceDE w:val="0"/>
            <w:spacing w:before="40" w:after="0" w:line="360" w:lineRule="auto"/>
            <w:jc w:val="both"/>
          </w:pPr>
        </w:pPrChange>
      </w:pPr>
      <w:ins w:id="3888" w:author="usher" w:date="2026-03-23T19:13:00Z">
        <w:r w:rsidRPr="000F026B">
          <w:rPr>
            <w:rFonts w:ascii="Times New Roman" w:hAnsi="Times New Roman"/>
            <w:color w:val="222222"/>
            <w:sz w:val="24"/>
            <w:szCs w:val="24"/>
            <w:shd w:val="clear" w:color="auto" w:fill="FFFFFF"/>
          </w:rPr>
          <w:t>Adebayo, R., 2025. Church Attendance: Its Influences on the Churchgoing Teenagers of the Redeemed Christian Church of God in the UK. </w:t>
        </w:r>
        <w:r w:rsidRPr="000F026B">
          <w:rPr>
            <w:rFonts w:ascii="Times New Roman" w:hAnsi="Times New Roman"/>
            <w:i/>
            <w:iCs/>
            <w:color w:val="222222"/>
            <w:sz w:val="24"/>
            <w:szCs w:val="24"/>
            <w:shd w:val="clear" w:color="auto" w:fill="FFFFFF"/>
          </w:rPr>
          <w:t>Journal of Religion and Health</w:t>
        </w:r>
        <w:r w:rsidRPr="000F026B">
          <w:rPr>
            <w:rFonts w:ascii="Times New Roman" w:hAnsi="Times New Roman"/>
            <w:color w:val="222222"/>
            <w:sz w:val="24"/>
            <w:szCs w:val="24"/>
            <w:shd w:val="clear" w:color="auto" w:fill="FFFFFF"/>
          </w:rPr>
          <w:t>, pp.1-19.</w:t>
        </w:r>
      </w:ins>
    </w:p>
    <w:p w14:paraId="3B506412" w14:textId="77777777" w:rsidR="00B60CEC" w:rsidRPr="000F026B" w:rsidRDefault="00B60CEC">
      <w:pPr>
        <w:pStyle w:val="BodyText"/>
        <w:spacing w:before="42" w:line="360" w:lineRule="auto"/>
        <w:ind w:left="0" w:right="125"/>
        <w:jc w:val="both"/>
        <w:rPr>
          <w:ins w:id="3889" w:author="usher" w:date="2026-03-23T19:13:00Z"/>
        </w:rPr>
        <w:pPrChange w:id="3890" w:author="usher" w:date="2026-03-23T19:13:00Z">
          <w:pPr>
            <w:pStyle w:val="BodyText"/>
            <w:spacing w:before="42" w:line="360" w:lineRule="auto"/>
            <w:ind w:left="3600" w:right="125"/>
            <w:jc w:val="both"/>
          </w:pPr>
        </w:pPrChange>
      </w:pPr>
    </w:p>
    <w:p w14:paraId="0EC9E7EA" w14:textId="6DFD352A" w:rsidR="009A4657" w:rsidRPr="000F026B" w:rsidRDefault="001A30E1">
      <w:pPr>
        <w:widowControl w:val="0"/>
        <w:autoSpaceDE w:val="0"/>
        <w:spacing w:before="40" w:after="0" w:line="360" w:lineRule="auto"/>
        <w:jc w:val="both"/>
        <w:rPr>
          <w:ins w:id="3891" w:author="usher" w:date="2026-03-23T19:19:00Z"/>
          <w:rFonts w:ascii="Times New Roman" w:hAnsi="Times New Roman"/>
          <w:color w:val="222222"/>
          <w:sz w:val="24"/>
          <w:szCs w:val="24"/>
          <w:shd w:val="clear" w:color="auto" w:fill="FFFFFF"/>
        </w:rPr>
      </w:pPr>
      <w:r w:rsidRPr="000F026B">
        <w:rPr>
          <w:rFonts w:ascii="Times New Roman" w:hAnsi="Times New Roman"/>
          <w:color w:val="222222"/>
          <w:sz w:val="24"/>
          <w:szCs w:val="24"/>
          <w:shd w:val="clear" w:color="auto" w:fill="FFFFFF"/>
        </w:rPr>
        <w:t>Adewunmi, D., 2023. </w:t>
      </w:r>
      <w:r w:rsidRPr="000F026B">
        <w:rPr>
          <w:rFonts w:ascii="Times New Roman" w:hAnsi="Times New Roman"/>
          <w:i/>
          <w:iCs/>
          <w:color w:val="222222"/>
          <w:sz w:val="24"/>
          <w:szCs w:val="24"/>
          <w:shd w:val="clear" w:color="auto" w:fill="FFFFFF"/>
        </w:rPr>
        <w:t>MENTAL HEALTH AWARENESS &amp; THE CHURCH COMMUNITY</w:t>
      </w:r>
      <w:r w:rsidRPr="000F026B">
        <w:rPr>
          <w:rFonts w:ascii="Times New Roman" w:hAnsi="Times New Roman"/>
          <w:color w:val="222222"/>
          <w:sz w:val="24"/>
          <w:szCs w:val="24"/>
          <w:shd w:val="clear" w:color="auto" w:fill="FFFFFF"/>
        </w:rPr>
        <w:t>. Peace.</w:t>
      </w:r>
    </w:p>
    <w:p w14:paraId="25ED8412" w14:textId="7994C585" w:rsidR="00720182" w:rsidRPr="000F026B" w:rsidRDefault="00720182">
      <w:pPr>
        <w:pStyle w:val="BodyText"/>
        <w:spacing w:line="360" w:lineRule="auto"/>
        <w:ind w:left="0" w:right="120"/>
        <w:jc w:val="both"/>
        <w:rPr>
          <w:ins w:id="3892" w:author="usher" w:date="2026-03-25T09:34:00Z"/>
          <w:color w:val="222222"/>
          <w:shd w:val="clear" w:color="auto" w:fill="FFFFFF"/>
        </w:rPr>
      </w:pPr>
      <w:proofErr w:type="spellStart"/>
      <w:ins w:id="3893" w:author="usher" w:date="2026-03-23T19:19:00Z">
        <w:r w:rsidRPr="000F026B">
          <w:rPr>
            <w:color w:val="222222"/>
            <w:shd w:val="clear" w:color="auto" w:fill="FFFFFF"/>
          </w:rPr>
          <w:t>Aderounmu</w:t>
        </w:r>
        <w:proofErr w:type="spellEnd"/>
        <w:r w:rsidRPr="000F026B">
          <w:rPr>
            <w:color w:val="222222"/>
            <w:shd w:val="clear" w:color="auto" w:fill="FFFFFF"/>
          </w:rPr>
          <w:t>, E.I., 2024. </w:t>
        </w:r>
        <w:r w:rsidRPr="000F026B">
          <w:rPr>
            <w:i/>
            <w:iCs/>
            <w:color w:val="222222"/>
            <w:shd w:val="clear" w:color="auto" w:fill="FFFFFF"/>
          </w:rPr>
          <w:t xml:space="preserve">Equipping Christian Education Workers of United Baptist Church, </w:t>
        </w:r>
        <w:proofErr w:type="spellStart"/>
        <w:r w:rsidRPr="000F026B">
          <w:rPr>
            <w:i/>
            <w:iCs/>
            <w:color w:val="222222"/>
            <w:shd w:val="clear" w:color="auto" w:fill="FFFFFF"/>
          </w:rPr>
          <w:t>Apata</w:t>
        </w:r>
        <w:proofErr w:type="spellEnd"/>
        <w:r w:rsidRPr="000F026B">
          <w:rPr>
            <w:i/>
            <w:iCs/>
            <w:color w:val="222222"/>
            <w:shd w:val="clear" w:color="auto" w:fill="FFFFFF"/>
          </w:rPr>
          <w:t>, Ibadan, on Integrating the Bible and Yoruba Indigenous Values for Adolescent Formation</w:t>
        </w:r>
        <w:r w:rsidRPr="000F026B">
          <w:rPr>
            <w:color w:val="222222"/>
            <w:shd w:val="clear" w:color="auto" w:fill="FFFFFF"/>
          </w:rPr>
          <w:t>. The Southern Baptist Theological Seminary.</w:t>
        </w:r>
      </w:ins>
    </w:p>
    <w:p w14:paraId="5B6A7B2C" w14:textId="640EE8FE" w:rsidR="00A831B4" w:rsidRPr="000F026B" w:rsidRDefault="00A831B4">
      <w:pPr>
        <w:pStyle w:val="BodyText"/>
        <w:spacing w:line="360" w:lineRule="auto"/>
        <w:ind w:left="0" w:right="120"/>
        <w:jc w:val="both"/>
        <w:rPr>
          <w:color w:val="222222"/>
          <w:shd w:val="clear" w:color="auto" w:fill="FFFFFF"/>
          <w:rPrChange w:id="3894" w:author="usher" w:date="2026-06-05T05:43:00Z">
            <w:rPr/>
          </w:rPrChange>
        </w:rPr>
        <w:pPrChange w:id="3895" w:author="usher" w:date="2026-03-23T19:19:00Z">
          <w:pPr>
            <w:widowControl w:val="0"/>
            <w:autoSpaceDE w:val="0"/>
            <w:spacing w:before="40" w:after="0" w:line="360" w:lineRule="auto"/>
            <w:jc w:val="both"/>
          </w:pPr>
        </w:pPrChange>
      </w:pPr>
      <w:ins w:id="3896" w:author="usher" w:date="2026-03-25T09:34:00Z">
        <w:r w:rsidRPr="000F026B">
          <w:rPr>
            <w:color w:val="222222"/>
            <w:shd w:val="clear" w:color="auto" w:fill="FFFFFF"/>
            <w:rPrChange w:id="3897" w:author="usher" w:date="2026-06-05T05:43:00Z">
              <w:rPr>
                <w:rFonts w:ascii="Arial" w:hAnsi="Arial" w:cs="Arial"/>
                <w:color w:val="222222"/>
                <w:sz w:val="20"/>
                <w:szCs w:val="20"/>
                <w:shd w:val="clear" w:color="auto" w:fill="FFFFFF"/>
              </w:rPr>
            </w:rPrChange>
          </w:rPr>
          <w:t xml:space="preserve">Afolabi, O.A. and </w:t>
        </w:r>
        <w:proofErr w:type="spellStart"/>
        <w:r w:rsidRPr="000F026B">
          <w:rPr>
            <w:color w:val="222222"/>
            <w:shd w:val="clear" w:color="auto" w:fill="FFFFFF"/>
            <w:rPrChange w:id="3898" w:author="usher" w:date="2026-06-05T05:43:00Z">
              <w:rPr>
                <w:rFonts w:ascii="Arial" w:hAnsi="Arial" w:cs="Arial"/>
                <w:color w:val="222222"/>
                <w:sz w:val="20"/>
                <w:szCs w:val="20"/>
                <w:shd w:val="clear" w:color="auto" w:fill="FFFFFF"/>
              </w:rPr>
            </w:rPrChange>
          </w:rPr>
          <w:t>Egbuchulem</w:t>
        </w:r>
        <w:proofErr w:type="spellEnd"/>
        <w:r w:rsidRPr="000F026B">
          <w:rPr>
            <w:color w:val="222222"/>
            <w:shd w:val="clear" w:color="auto" w:fill="FFFFFF"/>
            <w:rPrChange w:id="3899" w:author="usher" w:date="2026-06-05T05:43:00Z">
              <w:rPr>
                <w:rFonts w:ascii="Arial" w:hAnsi="Arial" w:cs="Arial"/>
                <w:color w:val="222222"/>
                <w:sz w:val="20"/>
                <w:szCs w:val="20"/>
                <w:shd w:val="clear" w:color="auto" w:fill="FFFFFF"/>
              </w:rPr>
            </w:rPrChange>
          </w:rPr>
          <w:t xml:space="preserve">, K.I., 2024. Major depressive disorders in </w:t>
        </w:r>
        <w:proofErr w:type="spellStart"/>
        <w:r w:rsidRPr="000F026B">
          <w:rPr>
            <w:color w:val="222222"/>
            <w:shd w:val="clear" w:color="auto" w:fill="FFFFFF"/>
            <w:rPrChange w:id="3900" w:author="usher" w:date="2026-06-05T05:43:00Z">
              <w:rPr>
                <w:rFonts w:ascii="Arial" w:hAnsi="Arial" w:cs="Arial"/>
                <w:color w:val="222222"/>
                <w:sz w:val="20"/>
                <w:szCs w:val="20"/>
                <w:shd w:val="clear" w:color="auto" w:fill="FFFFFF"/>
              </w:rPr>
            </w:rPrChange>
          </w:rPr>
          <w:t>paediatric</w:t>
        </w:r>
        <w:proofErr w:type="spellEnd"/>
        <w:r w:rsidRPr="000F026B">
          <w:rPr>
            <w:color w:val="222222"/>
            <w:shd w:val="clear" w:color="auto" w:fill="FFFFFF"/>
            <w:rPrChange w:id="3901" w:author="usher" w:date="2026-06-05T05:43:00Z">
              <w:rPr>
                <w:rFonts w:ascii="Arial" w:hAnsi="Arial" w:cs="Arial"/>
                <w:color w:val="222222"/>
                <w:sz w:val="20"/>
                <w:szCs w:val="20"/>
                <w:shd w:val="clear" w:color="auto" w:fill="FFFFFF"/>
              </w:rPr>
            </w:rPrChange>
          </w:rPr>
          <w:t xml:space="preserve"> surgical patients: An overview of the Nigerian adolescents. </w:t>
        </w:r>
        <w:r w:rsidRPr="000F026B">
          <w:rPr>
            <w:i/>
            <w:iCs/>
            <w:color w:val="222222"/>
            <w:shd w:val="clear" w:color="auto" w:fill="FFFFFF"/>
            <w:rPrChange w:id="3902" w:author="usher" w:date="2026-06-05T05:43:00Z">
              <w:rPr>
                <w:rFonts w:ascii="Arial" w:hAnsi="Arial" w:cs="Arial"/>
                <w:i/>
                <w:iCs/>
                <w:color w:val="222222"/>
                <w:sz w:val="20"/>
                <w:szCs w:val="20"/>
                <w:shd w:val="clear" w:color="auto" w:fill="FFFFFF"/>
              </w:rPr>
            </w:rPrChange>
          </w:rPr>
          <w:t>Annals of Ibadan Postgraduate Medicine</w:t>
        </w:r>
        <w:r w:rsidRPr="000F026B">
          <w:rPr>
            <w:color w:val="222222"/>
            <w:shd w:val="clear" w:color="auto" w:fill="FFFFFF"/>
            <w:rPrChange w:id="3903"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3904" w:author="usher" w:date="2026-06-05T05:43:00Z">
              <w:rPr>
                <w:rFonts w:ascii="Arial" w:hAnsi="Arial" w:cs="Arial"/>
                <w:i/>
                <w:iCs/>
                <w:color w:val="222222"/>
                <w:sz w:val="20"/>
                <w:szCs w:val="20"/>
                <w:shd w:val="clear" w:color="auto" w:fill="FFFFFF"/>
              </w:rPr>
            </w:rPrChange>
          </w:rPr>
          <w:t>22</w:t>
        </w:r>
        <w:r w:rsidRPr="000F026B">
          <w:rPr>
            <w:color w:val="222222"/>
            <w:shd w:val="clear" w:color="auto" w:fill="FFFFFF"/>
            <w:rPrChange w:id="3905" w:author="usher" w:date="2026-06-05T05:43:00Z">
              <w:rPr>
                <w:rFonts w:ascii="Arial" w:hAnsi="Arial" w:cs="Arial"/>
                <w:color w:val="222222"/>
                <w:sz w:val="20"/>
                <w:szCs w:val="20"/>
                <w:shd w:val="clear" w:color="auto" w:fill="FFFFFF"/>
              </w:rPr>
            </w:rPrChange>
          </w:rPr>
          <w:t>(1), pp.62-68.</w:t>
        </w:r>
      </w:ins>
    </w:p>
    <w:p w14:paraId="72D2A8F6" w14:textId="77777777" w:rsidR="009A4657" w:rsidRPr="000F026B" w:rsidRDefault="001A30E1">
      <w:pPr>
        <w:pStyle w:val="BodyText"/>
        <w:spacing w:before="42" w:line="360" w:lineRule="auto"/>
        <w:ind w:left="0" w:right="125"/>
        <w:jc w:val="both"/>
      </w:pPr>
      <w:proofErr w:type="spellStart"/>
      <w:r w:rsidRPr="000F026B">
        <w:rPr>
          <w:color w:val="000000"/>
        </w:rPr>
        <w:t>Afshari</w:t>
      </w:r>
      <w:proofErr w:type="spellEnd"/>
      <w:r w:rsidRPr="000F026B">
        <w:rPr>
          <w:color w:val="000000"/>
        </w:rPr>
        <w:t xml:space="preserve">, R., Arango, C., </w:t>
      </w:r>
      <w:proofErr w:type="spellStart"/>
      <w:r w:rsidRPr="000F026B">
        <w:rPr>
          <w:color w:val="000000"/>
        </w:rPr>
        <w:t>Dharampal</w:t>
      </w:r>
      <w:proofErr w:type="spellEnd"/>
      <w:r w:rsidRPr="000F026B">
        <w:rPr>
          <w:color w:val="000000"/>
        </w:rPr>
        <w:t xml:space="preserve">, P., Karim, R., </w:t>
      </w:r>
      <w:proofErr w:type="spellStart"/>
      <w:r w:rsidRPr="000F026B">
        <w:rPr>
          <w:color w:val="000000"/>
        </w:rPr>
        <w:t>García</w:t>
      </w:r>
      <w:proofErr w:type="spellEnd"/>
      <w:r w:rsidRPr="000F026B">
        <w:rPr>
          <w:color w:val="000000"/>
        </w:rPr>
        <w:t>, L., &amp; et al., </w:t>
      </w:r>
      <w:r w:rsidR="000E50A4" w:rsidRPr="008654E4">
        <w:fldChar w:fldCharType="begin"/>
      </w:r>
      <w:r w:rsidR="000E50A4" w:rsidRPr="000F026B">
        <w:instrText xml:space="preserve"> HYPERLINK "tel:2022" </w:instrText>
      </w:r>
      <w:r w:rsidR="000E50A4" w:rsidRPr="008654E4">
        <w:rPr>
          <w:rPrChange w:id="3906" w:author="usher" w:date="2026-06-05T05:43:00Z">
            <w:rPr>
              <w:rStyle w:val="Hyperlink"/>
            </w:rPr>
          </w:rPrChange>
        </w:rPr>
        <w:fldChar w:fldCharType="separate"/>
      </w:r>
      <w:r w:rsidR="009A4657" w:rsidRPr="000F026B">
        <w:rPr>
          <w:rStyle w:val="Hyperlink"/>
        </w:rPr>
        <w:t>2022</w:t>
      </w:r>
      <w:r w:rsidR="000E50A4" w:rsidRPr="008654E4">
        <w:rPr>
          <w:rStyle w:val="Hyperlink"/>
        </w:rPr>
        <w:fldChar w:fldCharType="end"/>
      </w:r>
      <w:r w:rsidRPr="000F026B">
        <w:rPr>
          <w:color w:val="000000"/>
        </w:rPr>
        <w:t xml:space="preserve">. Empowering teachers to screen, guide, and refer school-age children with behavioral and mental health </w:t>
      </w:r>
      <w:bookmarkStart w:id="3907" w:name="_Hlk237515588"/>
      <w:bookmarkEnd w:id="3871"/>
      <w:r w:rsidRPr="000F026B">
        <w:rPr>
          <w:color w:val="000000"/>
        </w:rPr>
        <w:t>problems: A pragmatic evaluation. Frontiers in Psychiatry, 13:</w:t>
      </w:r>
      <w:r w:rsidR="000E50A4" w:rsidRPr="008654E4">
        <w:fldChar w:fldCharType="begin"/>
      </w:r>
      <w:r w:rsidR="000E50A4" w:rsidRPr="000F026B">
        <w:instrText xml:space="preserve"> HYPERLINK "tel:894483" </w:instrText>
      </w:r>
      <w:r w:rsidR="000E50A4" w:rsidRPr="008654E4">
        <w:rPr>
          <w:rPrChange w:id="3908" w:author="usher" w:date="2026-06-05T05:43:00Z">
            <w:rPr>
              <w:rStyle w:val="Hyperlink"/>
            </w:rPr>
          </w:rPrChange>
        </w:rPr>
        <w:fldChar w:fldCharType="separate"/>
      </w:r>
      <w:r w:rsidR="009A4657" w:rsidRPr="000F026B">
        <w:rPr>
          <w:rStyle w:val="Hyperlink"/>
        </w:rPr>
        <w:t>894483</w:t>
      </w:r>
      <w:r w:rsidR="000E50A4" w:rsidRPr="008654E4">
        <w:rPr>
          <w:rStyle w:val="Hyperlink"/>
        </w:rPr>
        <w:fldChar w:fldCharType="end"/>
      </w:r>
      <w:r w:rsidRPr="000F026B">
        <w:rPr>
          <w:color w:val="000000"/>
        </w:rPr>
        <w:t>. Available at: </w:t>
      </w:r>
      <w:r w:rsidR="000E50A4" w:rsidRPr="008654E4">
        <w:fldChar w:fldCharType="begin"/>
      </w:r>
      <w:r w:rsidR="000E50A4" w:rsidRPr="000F026B">
        <w:instrText xml:space="preserve"> HYPERLINK "https://www.frontiersin.org/articles/10.3389/fpsyt.2022.894483/full." </w:instrText>
      </w:r>
      <w:r w:rsidR="000E50A4" w:rsidRPr="008654E4">
        <w:rPr>
          <w:rPrChange w:id="3909" w:author="usher" w:date="2026-06-05T05:43:00Z">
            <w:rPr>
              <w:rStyle w:val="Hyperlink"/>
            </w:rPr>
          </w:rPrChange>
        </w:rPr>
        <w:fldChar w:fldCharType="separate"/>
      </w:r>
      <w:r w:rsidR="009A4657" w:rsidRPr="000F026B">
        <w:rPr>
          <w:rStyle w:val="Hyperlink"/>
        </w:rPr>
        <w:t>https://www.frontiersin.org/articles/10.3389/fpsyt.2022.894483/full.</w:t>
      </w:r>
      <w:r w:rsidR="000E50A4" w:rsidRPr="008654E4">
        <w:rPr>
          <w:rStyle w:val="Hyperlink"/>
        </w:rPr>
        <w:fldChar w:fldCharType="end"/>
      </w:r>
      <w:r w:rsidRPr="000F026B">
        <w:rPr>
          <w:color w:val="222222"/>
          <w:shd w:val="clear" w:color="auto" w:fill="FFFFFF"/>
        </w:rPr>
        <w:t xml:space="preserve"> </w:t>
      </w:r>
    </w:p>
    <w:p w14:paraId="16A8E4F9" w14:textId="37F31F84" w:rsidR="009A4657" w:rsidRPr="000F026B" w:rsidRDefault="001A30E1">
      <w:pPr>
        <w:pStyle w:val="BodyText"/>
        <w:spacing w:before="42" w:line="360" w:lineRule="auto"/>
        <w:ind w:left="0" w:right="125"/>
        <w:jc w:val="both"/>
        <w:rPr>
          <w:ins w:id="3910" w:author="usher" w:date="2026-03-23T19:46:00Z"/>
        </w:rPr>
      </w:pPr>
      <w:r w:rsidRPr="000F026B">
        <w:rPr>
          <w:color w:val="000000"/>
        </w:rPr>
        <w:t xml:space="preserve">Aggarwal, S., Wright, J., Morgan, A., Patton, G. and </w:t>
      </w:r>
      <w:proofErr w:type="spellStart"/>
      <w:r w:rsidRPr="000F026B">
        <w:rPr>
          <w:color w:val="000000"/>
        </w:rPr>
        <w:t>Reavley</w:t>
      </w:r>
      <w:proofErr w:type="spellEnd"/>
      <w:r w:rsidRPr="000F026B">
        <w:rPr>
          <w:color w:val="000000"/>
        </w:rPr>
        <w:t>, N., </w:t>
      </w:r>
      <w:r w:rsidR="000E50A4" w:rsidRPr="008654E4">
        <w:fldChar w:fldCharType="begin"/>
      </w:r>
      <w:r w:rsidR="000E50A4" w:rsidRPr="000F026B">
        <w:instrText xml:space="preserve"> HYPERLINK "tel:2023" </w:instrText>
      </w:r>
      <w:r w:rsidR="000E50A4" w:rsidRPr="008654E4">
        <w:rPr>
          <w:rPrChange w:id="3911" w:author="usher" w:date="2026-06-05T05:43:00Z">
            <w:rPr>
              <w:rStyle w:val="Hyperlink"/>
            </w:rPr>
          </w:rPrChange>
        </w:rPr>
        <w:fldChar w:fldCharType="separate"/>
      </w:r>
      <w:r w:rsidR="009A4657" w:rsidRPr="000F026B">
        <w:rPr>
          <w:rStyle w:val="Hyperlink"/>
        </w:rPr>
        <w:t>2023</w:t>
      </w:r>
      <w:r w:rsidR="000E50A4" w:rsidRPr="008654E4">
        <w:rPr>
          <w:rStyle w:val="Hyperlink"/>
        </w:rPr>
        <w:fldChar w:fldCharType="end"/>
      </w:r>
      <w:r w:rsidRPr="000F026B">
        <w:rPr>
          <w:color w:val="000000"/>
        </w:rPr>
        <w:t>. Religiosity and spirituality in the prevention and management of depression and anxiety in young people: a systematic review and meta-analysis. BMC psychiatry, 23(1), p.</w:t>
      </w:r>
      <w:r w:rsidR="000E50A4" w:rsidRPr="008654E4">
        <w:fldChar w:fldCharType="begin"/>
      </w:r>
      <w:r w:rsidR="000E50A4" w:rsidRPr="000F026B">
        <w:instrText xml:space="preserve"> HYPERLINK "tel:729" </w:instrText>
      </w:r>
      <w:r w:rsidR="000E50A4" w:rsidRPr="008654E4">
        <w:rPr>
          <w:rPrChange w:id="3912" w:author="usher" w:date="2026-06-05T05:43:00Z">
            <w:rPr>
              <w:rStyle w:val="Hyperlink"/>
            </w:rPr>
          </w:rPrChange>
        </w:rPr>
        <w:fldChar w:fldCharType="separate"/>
      </w:r>
      <w:r w:rsidR="009A4657" w:rsidRPr="000F026B">
        <w:rPr>
          <w:rStyle w:val="Hyperlink"/>
        </w:rPr>
        <w:t>729</w:t>
      </w:r>
      <w:r w:rsidR="000E50A4" w:rsidRPr="008654E4">
        <w:rPr>
          <w:rStyle w:val="Hyperlink"/>
        </w:rPr>
        <w:fldChar w:fldCharType="end"/>
      </w:r>
      <w:r w:rsidRPr="000F026B">
        <w:rPr>
          <w:color w:val="000000"/>
        </w:rPr>
        <w:t>.</w:t>
      </w:r>
      <w:r w:rsidRPr="000F026B">
        <w:t xml:space="preserve">  </w:t>
      </w:r>
    </w:p>
    <w:p w14:paraId="050CE180" w14:textId="21B7823C" w:rsidR="003A073A" w:rsidRPr="000F026B" w:rsidRDefault="003A073A">
      <w:pPr>
        <w:pStyle w:val="BodyText"/>
        <w:spacing w:before="42" w:line="360" w:lineRule="auto"/>
        <w:ind w:left="0" w:right="125"/>
        <w:jc w:val="both"/>
        <w:rPr>
          <w:ins w:id="3913" w:author="usher" w:date="2026-05-13T15:19:00Z"/>
          <w:color w:val="222222"/>
          <w:shd w:val="clear" w:color="auto" w:fill="FFFFFF"/>
        </w:rPr>
      </w:pPr>
      <w:ins w:id="3914" w:author="usher" w:date="2026-03-23T19:46:00Z">
        <w:r w:rsidRPr="000F026B">
          <w:rPr>
            <w:color w:val="222222"/>
            <w:shd w:val="clear" w:color="auto" w:fill="FFFFFF"/>
          </w:rPr>
          <w:t xml:space="preserve">Ahmadi, F.A., </w:t>
        </w:r>
        <w:r w:rsidR="006A48FC" w:rsidRPr="000F026B">
          <w:rPr>
            <w:color w:val="222222"/>
            <w:shd w:val="clear" w:color="auto" w:fill="FFFFFF"/>
          </w:rPr>
          <w:t xml:space="preserve">2026. </w:t>
        </w:r>
        <w:r w:rsidRPr="000F026B">
          <w:rPr>
            <w:color w:val="222222"/>
            <w:shd w:val="clear" w:color="auto" w:fill="FFFFFF"/>
          </w:rPr>
          <w:t>Depression and Its Consequences: A Comprehensive Review of Impacts on Mental Health.</w:t>
        </w:r>
      </w:ins>
    </w:p>
    <w:p w14:paraId="21B8EFB9" w14:textId="77777777" w:rsidR="00FA1970" w:rsidRPr="000F026B" w:rsidRDefault="00FA1970" w:rsidP="00FA1970">
      <w:pPr>
        <w:rPr>
          <w:ins w:id="3915" w:author="usher" w:date="2026-05-13T15:19:00Z"/>
          <w:rFonts w:ascii="Times New Roman" w:hAnsi="Times New Roman"/>
          <w:color w:val="222222"/>
          <w:sz w:val="24"/>
          <w:szCs w:val="24"/>
          <w:shd w:val="clear" w:color="auto" w:fill="FFFFFF"/>
          <w:rPrChange w:id="3916" w:author="usher" w:date="2026-06-05T05:43:00Z">
            <w:rPr>
              <w:ins w:id="3917" w:author="usher" w:date="2026-05-13T15:19:00Z"/>
              <w:rFonts w:ascii="Arial" w:hAnsi="Arial" w:cs="Arial"/>
              <w:color w:val="222222"/>
              <w:sz w:val="20"/>
              <w:szCs w:val="20"/>
              <w:shd w:val="clear" w:color="auto" w:fill="FFFFFF"/>
            </w:rPr>
          </w:rPrChange>
        </w:rPr>
      </w:pPr>
      <w:bookmarkStart w:id="3918" w:name="_Hlk229577824"/>
      <w:ins w:id="3919" w:author="usher" w:date="2026-05-13T15:19:00Z">
        <w:r w:rsidRPr="000F026B">
          <w:rPr>
            <w:rFonts w:ascii="Times New Roman" w:hAnsi="Times New Roman"/>
            <w:color w:val="222222"/>
            <w:sz w:val="24"/>
            <w:szCs w:val="24"/>
            <w:highlight w:val="green"/>
            <w:shd w:val="clear" w:color="auto" w:fill="FFFFFF"/>
            <w:rPrChange w:id="3920" w:author="usher" w:date="2026-06-05T05:43:00Z">
              <w:rPr>
                <w:rFonts w:ascii="Arial" w:hAnsi="Arial" w:cs="Arial"/>
                <w:color w:val="222222"/>
                <w:sz w:val="20"/>
                <w:szCs w:val="20"/>
                <w:highlight w:val="green"/>
                <w:shd w:val="clear" w:color="auto" w:fill="FFFFFF"/>
              </w:rPr>
            </w:rPrChange>
          </w:rPr>
          <w:t xml:space="preserve">Alabi, O.O., Alabi, A.I., </w:t>
        </w:r>
        <w:proofErr w:type="spellStart"/>
        <w:r w:rsidRPr="000F026B">
          <w:rPr>
            <w:rFonts w:ascii="Times New Roman" w:hAnsi="Times New Roman"/>
            <w:color w:val="222222"/>
            <w:sz w:val="24"/>
            <w:szCs w:val="24"/>
            <w:highlight w:val="green"/>
            <w:shd w:val="clear" w:color="auto" w:fill="FFFFFF"/>
            <w:rPrChange w:id="3921" w:author="usher" w:date="2026-06-05T05:43:00Z">
              <w:rPr>
                <w:rFonts w:ascii="Arial" w:hAnsi="Arial" w:cs="Arial"/>
                <w:color w:val="222222"/>
                <w:sz w:val="20"/>
                <w:szCs w:val="20"/>
                <w:highlight w:val="green"/>
                <w:shd w:val="clear" w:color="auto" w:fill="FFFFFF"/>
              </w:rPr>
            </w:rPrChange>
          </w:rPr>
          <w:t>Ayinde</w:t>
        </w:r>
        <w:proofErr w:type="spellEnd"/>
        <w:r w:rsidRPr="000F026B">
          <w:rPr>
            <w:rFonts w:ascii="Times New Roman" w:hAnsi="Times New Roman"/>
            <w:color w:val="222222"/>
            <w:sz w:val="24"/>
            <w:szCs w:val="24"/>
            <w:highlight w:val="green"/>
            <w:shd w:val="clear" w:color="auto" w:fill="FFFFFF"/>
            <w:rPrChange w:id="3922" w:author="usher" w:date="2026-06-05T05:43:00Z">
              <w:rPr>
                <w:rFonts w:ascii="Arial" w:hAnsi="Arial" w:cs="Arial"/>
                <w:color w:val="222222"/>
                <w:sz w:val="20"/>
                <w:szCs w:val="20"/>
                <w:highlight w:val="green"/>
                <w:shd w:val="clear" w:color="auto" w:fill="FFFFFF"/>
              </w:rPr>
            </w:rPrChange>
          </w:rPr>
          <w:t xml:space="preserve">, O.O. and </w:t>
        </w:r>
        <w:proofErr w:type="spellStart"/>
        <w:r w:rsidRPr="000F026B">
          <w:rPr>
            <w:rFonts w:ascii="Times New Roman" w:hAnsi="Times New Roman"/>
            <w:color w:val="222222"/>
            <w:sz w:val="24"/>
            <w:szCs w:val="24"/>
            <w:highlight w:val="green"/>
            <w:shd w:val="clear" w:color="auto" w:fill="FFFFFF"/>
            <w:rPrChange w:id="3923" w:author="usher" w:date="2026-06-05T05:43:00Z">
              <w:rPr>
                <w:rFonts w:ascii="Arial" w:hAnsi="Arial" w:cs="Arial"/>
                <w:color w:val="222222"/>
                <w:sz w:val="20"/>
                <w:szCs w:val="20"/>
                <w:highlight w:val="green"/>
                <w:shd w:val="clear" w:color="auto" w:fill="FFFFFF"/>
              </w:rPr>
            </w:rPrChange>
          </w:rPr>
          <w:t>Abdulmalik</w:t>
        </w:r>
        <w:proofErr w:type="spellEnd"/>
        <w:r w:rsidRPr="000F026B">
          <w:rPr>
            <w:rFonts w:ascii="Times New Roman" w:hAnsi="Times New Roman"/>
            <w:color w:val="222222"/>
            <w:sz w:val="24"/>
            <w:szCs w:val="24"/>
            <w:highlight w:val="green"/>
            <w:shd w:val="clear" w:color="auto" w:fill="FFFFFF"/>
            <w:rPrChange w:id="3924" w:author="usher" w:date="2026-06-05T05:43:00Z">
              <w:rPr>
                <w:rFonts w:ascii="Arial" w:hAnsi="Arial" w:cs="Arial"/>
                <w:color w:val="222222"/>
                <w:sz w:val="20"/>
                <w:szCs w:val="20"/>
                <w:highlight w:val="green"/>
                <w:shd w:val="clear" w:color="auto" w:fill="FFFFFF"/>
              </w:rPr>
            </w:rPrChange>
          </w:rPr>
          <w:t>, J.O., 2015</w:t>
        </w:r>
        <w:bookmarkEnd w:id="3918"/>
        <w:r w:rsidRPr="000F026B">
          <w:rPr>
            <w:rFonts w:ascii="Times New Roman" w:hAnsi="Times New Roman"/>
            <w:color w:val="222222"/>
            <w:sz w:val="24"/>
            <w:szCs w:val="24"/>
            <w:highlight w:val="green"/>
            <w:shd w:val="clear" w:color="auto" w:fill="FFFFFF"/>
            <w:rPrChange w:id="3925" w:author="usher" w:date="2026-06-05T05:43:00Z">
              <w:rPr>
                <w:rFonts w:ascii="Arial" w:hAnsi="Arial" w:cs="Arial"/>
                <w:color w:val="222222"/>
                <w:sz w:val="20"/>
                <w:szCs w:val="20"/>
                <w:highlight w:val="green"/>
                <w:shd w:val="clear" w:color="auto" w:fill="FFFFFF"/>
              </w:rPr>
            </w:rPrChange>
          </w:rPr>
          <w:t xml:space="preserve">. Suicide and suicidal </w:t>
        </w:r>
        <w:proofErr w:type="spellStart"/>
        <w:r w:rsidRPr="000F026B">
          <w:rPr>
            <w:rFonts w:ascii="Times New Roman" w:hAnsi="Times New Roman"/>
            <w:color w:val="222222"/>
            <w:sz w:val="24"/>
            <w:szCs w:val="24"/>
            <w:highlight w:val="green"/>
            <w:shd w:val="clear" w:color="auto" w:fill="FFFFFF"/>
            <w:rPrChange w:id="3926" w:author="usher" w:date="2026-06-05T05:43:00Z">
              <w:rPr>
                <w:rFonts w:ascii="Arial" w:hAnsi="Arial" w:cs="Arial"/>
                <w:color w:val="222222"/>
                <w:sz w:val="20"/>
                <w:szCs w:val="20"/>
                <w:highlight w:val="green"/>
                <w:shd w:val="clear" w:color="auto" w:fill="FFFFFF"/>
              </w:rPr>
            </w:rPrChange>
          </w:rPr>
          <w:t>behaviours</w:t>
        </w:r>
        <w:proofErr w:type="spellEnd"/>
        <w:r w:rsidRPr="000F026B">
          <w:rPr>
            <w:rFonts w:ascii="Times New Roman" w:hAnsi="Times New Roman"/>
            <w:color w:val="222222"/>
            <w:sz w:val="24"/>
            <w:szCs w:val="24"/>
            <w:highlight w:val="green"/>
            <w:shd w:val="clear" w:color="auto" w:fill="FFFFFF"/>
            <w:rPrChange w:id="3927" w:author="usher" w:date="2026-06-05T05:43:00Z">
              <w:rPr>
                <w:rFonts w:ascii="Arial" w:hAnsi="Arial" w:cs="Arial"/>
                <w:color w:val="222222"/>
                <w:sz w:val="20"/>
                <w:szCs w:val="20"/>
                <w:highlight w:val="green"/>
                <w:shd w:val="clear" w:color="auto" w:fill="FFFFFF"/>
              </w:rPr>
            </w:rPrChange>
          </w:rPr>
          <w:t xml:space="preserve"> in Nigeria, a review. </w:t>
        </w:r>
        <w:proofErr w:type="spellStart"/>
        <w:r w:rsidRPr="000F026B">
          <w:rPr>
            <w:rFonts w:ascii="Times New Roman" w:hAnsi="Times New Roman"/>
            <w:i/>
            <w:iCs/>
            <w:sz w:val="24"/>
            <w:szCs w:val="24"/>
            <w:rPrChange w:id="3928" w:author="usher" w:date="2026-06-05T05:43:00Z">
              <w:rPr>
                <w:i/>
                <w:iCs/>
              </w:rPr>
            </w:rPrChange>
          </w:rPr>
          <w:t>Dokita</w:t>
        </w:r>
        <w:proofErr w:type="spellEnd"/>
        <w:r w:rsidRPr="000F026B">
          <w:rPr>
            <w:rFonts w:ascii="Times New Roman" w:hAnsi="Times New Roman"/>
            <w:sz w:val="24"/>
            <w:szCs w:val="24"/>
            <w:rPrChange w:id="3929" w:author="usher" w:date="2026-06-05T05:43:00Z">
              <w:rPr/>
            </w:rPrChange>
          </w:rPr>
          <w:t>, </w:t>
        </w:r>
        <w:r w:rsidRPr="000F026B">
          <w:rPr>
            <w:rFonts w:ascii="Times New Roman" w:hAnsi="Times New Roman"/>
            <w:i/>
            <w:iCs/>
            <w:sz w:val="24"/>
            <w:szCs w:val="24"/>
            <w:rPrChange w:id="3930" w:author="usher" w:date="2026-06-05T05:43:00Z">
              <w:rPr>
                <w:i/>
                <w:iCs/>
              </w:rPr>
            </w:rPrChange>
          </w:rPr>
          <w:t>5</w:t>
        </w:r>
        <w:r w:rsidRPr="000F026B">
          <w:rPr>
            <w:rFonts w:ascii="Times New Roman" w:hAnsi="Times New Roman"/>
            <w:sz w:val="24"/>
            <w:szCs w:val="24"/>
            <w:rPrChange w:id="3931" w:author="usher" w:date="2026-06-05T05:43:00Z">
              <w:rPr/>
            </w:rPrChange>
          </w:rPr>
          <w:t>, p.4.</w:t>
        </w:r>
      </w:ins>
    </w:p>
    <w:p w14:paraId="11458911" w14:textId="77777777" w:rsidR="003E2BAD" w:rsidRPr="000F026B" w:rsidRDefault="003E2BAD" w:rsidP="003E2BAD">
      <w:pPr>
        <w:pStyle w:val="BodyText"/>
        <w:spacing w:before="42" w:line="360" w:lineRule="auto"/>
        <w:ind w:left="0" w:right="119"/>
        <w:jc w:val="both"/>
        <w:rPr>
          <w:ins w:id="3932" w:author="usher" w:date="2026-05-13T15:19:00Z"/>
          <w:color w:val="222222"/>
          <w:shd w:val="clear" w:color="auto" w:fill="FFFFFF"/>
        </w:rPr>
      </w:pPr>
      <w:proofErr w:type="spellStart"/>
      <w:ins w:id="3933" w:author="usher" w:date="2026-05-13T15:19:00Z">
        <w:r w:rsidRPr="000F026B">
          <w:rPr>
            <w:color w:val="222222"/>
            <w:shd w:val="clear" w:color="auto" w:fill="FFFFFF"/>
          </w:rPr>
          <w:t>Alauddin</w:t>
        </w:r>
        <w:proofErr w:type="spellEnd"/>
        <w:r w:rsidRPr="000F026B">
          <w:rPr>
            <w:color w:val="222222"/>
            <w:shd w:val="clear" w:color="auto" w:fill="FFFFFF"/>
          </w:rPr>
          <w:t xml:space="preserve">, M.F.B., Rana, M.M., </w:t>
        </w:r>
        <w:proofErr w:type="spellStart"/>
        <w:r w:rsidRPr="000F026B">
          <w:rPr>
            <w:color w:val="222222"/>
            <w:shd w:val="clear" w:color="auto" w:fill="FFFFFF"/>
          </w:rPr>
          <w:t>Ibne</w:t>
        </w:r>
        <w:proofErr w:type="spellEnd"/>
        <w:r w:rsidRPr="000F026B">
          <w:rPr>
            <w:color w:val="222222"/>
            <w:shd w:val="clear" w:color="auto" w:fill="FFFFFF"/>
          </w:rPr>
          <w:t xml:space="preserve">, S., </w:t>
        </w:r>
        <w:proofErr w:type="spellStart"/>
        <w:r w:rsidRPr="000F026B">
          <w:rPr>
            <w:color w:val="222222"/>
            <w:shd w:val="clear" w:color="auto" w:fill="FFFFFF"/>
          </w:rPr>
          <w:t>Maksud</w:t>
        </w:r>
        <w:proofErr w:type="spellEnd"/>
        <w:r w:rsidRPr="000F026B">
          <w:rPr>
            <w:color w:val="222222"/>
            <w:shd w:val="clear" w:color="auto" w:fill="FFFFFF"/>
          </w:rPr>
          <w:t xml:space="preserve">, D.M.S.Y., Kabir, S. and </w:t>
        </w:r>
        <w:proofErr w:type="spellStart"/>
        <w:r w:rsidRPr="000F026B">
          <w:rPr>
            <w:color w:val="222222"/>
            <w:shd w:val="clear" w:color="auto" w:fill="FFFFFF"/>
          </w:rPr>
          <w:t>Mollah</w:t>
        </w:r>
        <w:proofErr w:type="spellEnd"/>
        <w:r w:rsidRPr="000F026B">
          <w:rPr>
            <w:color w:val="222222"/>
            <w:shd w:val="clear" w:color="auto" w:fill="FFFFFF"/>
          </w:rPr>
          <w:t>, M.R.A., 2024. Prevalence and comorbidity of anxiety and depression in adolescents: A healthcare setting experience. </w:t>
        </w:r>
        <w:r w:rsidRPr="000F026B">
          <w:rPr>
            <w:i/>
            <w:iCs/>
            <w:color w:val="222222"/>
            <w:shd w:val="clear" w:color="auto" w:fill="FFFFFF"/>
          </w:rPr>
          <w:t>IJPR</w:t>
        </w:r>
        <w:r w:rsidRPr="000F026B">
          <w:rPr>
            <w:color w:val="222222"/>
            <w:shd w:val="clear" w:color="auto" w:fill="FFFFFF"/>
          </w:rPr>
          <w:t>, </w:t>
        </w:r>
        <w:r w:rsidRPr="000F026B">
          <w:rPr>
            <w:i/>
            <w:iCs/>
            <w:color w:val="222222"/>
            <w:shd w:val="clear" w:color="auto" w:fill="FFFFFF"/>
          </w:rPr>
          <w:t>6</w:t>
        </w:r>
        <w:r w:rsidRPr="000F026B">
          <w:rPr>
            <w:color w:val="222222"/>
            <w:shd w:val="clear" w:color="auto" w:fill="FFFFFF"/>
          </w:rPr>
          <w:t>(2), pp.32-36.</w:t>
        </w:r>
      </w:ins>
    </w:p>
    <w:p w14:paraId="33A817D6" w14:textId="77777777" w:rsidR="003E2BAD" w:rsidRPr="000F026B" w:rsidRDefault="003E2BAD" w:rsidP="003E2BAD">
      <w:pPr>
        <w:pStyle w:val="BodyText"/>
        <w:spacing w:before="42" w:line="360" w:lineRule="auto"/>
        <w:ind w:left="0" w:right="119"/>
        <w:jc w:val="both"/>
        <w:rPr>
          <w:ins w:id="3934" w:author="usher" w:date="2026-05-13T15:19:00Z"/>
        </w:rPr>
      </w:pPr>
      <w:proofErr w:type="spellStart"/>
      <w:ins w:id="3935" w:author="usher" w:date="2026-05-13T15:19:00Z">
        <w:r w:rsidRPr="000F026B">
          <w:rPr>
            <w:color w:val="222222"/>
            <w:shd w:val="clear" w:color="auto" w:fill="FFFFFF"/>
          </w:rPr>
          <w:t>Alloh</w:t>
        </w:r>
        <w:proofErr w:type="spellEnd"/>
        <w:r w:rsidRPr="000F026B">
          <w:rPr>
            <w:color w:val="222222"/>
            <w:shd w:val="clear" w:color="auto" w:fill="FFFFFF"/>
          </w:rPr>
          <w:t xml:space="preserve">, F.T., </w:t>
        </w:r>
        <w:proofErr w:type="spellStart"/>
        <w:r w:rsidRPr="000F026B">
          <w:rPr>
            <w:color w:val="222222"/>
            <w:shd w:val="clear" w:color="auto" w:fill="FFFFFF"/>
          </w:rPr>
          <w:t>Regmi</w:t>
        </w:r>
        <w:proofErr w:type="spellEnd"/>
        <w:r w:rsidRPr="000F026B">
          <w:rPr>
            <w:color w:val="222222"/>
            <w:shd w:val="clear" w:color="auto" w:fill="FFFFFF"/>
          </w:rPr>
          <w:t xml:space="preserve">, P., </w:t>
        </w:r>
        <w:proofErr w:type="spellStart"/>
        <w:r w:rsidRPr="000F026B">
          <w:rPr>
            <w:color w:val="222222"/>
            <w:shd w:val="clear" w:color="auto" w:fill="FFFFFF"/>
          </w:rPr>
          <w:t>Onche</w:t>
        </w:r>
        <w:proofErr w:type="spellEnd"/>
        <w:r w:rsidRPr="000F026B">
          <w:rPr>
            <w:color w:val="222222"/>
            <w:shd w:val="clear" w:color="auto" w:fill="FFFFFF"/>
          </w:rPr>
          <w:t xml:space="preserve">, I., Van </w:t>
        </w:r>
        <w:proofErr w:type="spellStart"/>
        <w:r w:rsidRPr="000F026B">
          <w:rPr>
            <w:color w:val="222222"/>
            <w:shd w:val="clear" w:color="auto" w:fill="FFFFFF"/>
          </w:rPr>
          <w:t>Teijlingen</w:t>
        </w:r>
        <w:proofErr w:type="spellEnd"/>
        <w:r w:rsidRPr="000F026B">
          <w:rPr>
            <w:color w:val="222222"/>
            <w:shd w:val="clear" w:color="auto" w:fill="FFFFFF"/>
          </w:rPr>
          <w:t xml:space="preserve">, E. and </w:t>
        </w:r>
        <w:proofErr w:type="spellStart"/>
        <w:r w:rsidRPr="000F026B">
          <w:rPr>
            <w:color w:val="222222"/>
            <w:shd w:val="clear" w:color="auto" w:fill="FFFFFF"/>
          </w:rPr>
          <w:t>Trenoweth</w:t>
        </w:r>
        <w:proofErr w:type="spellEnd"/>
        <w:r w:rsidRPr="000F026B">
          <w:rPr>
            <w:color w:val="222222"/>
            <w:shd w:val="clear" w:color="auto" w:fill="FFFFFF"/>
          </w:rPr>
          <w:t xml:space="preserve">, S., 2018. Mental health in low-and </w:t>
        </w:r>
        <w:proofErr w:type="gramStart"/>
        <w:r w:rsidRPr="000F026B">
          <w:rPr>
            <w:color w:val="222222"/>
            <w:shd w:val="clear" w:color="auto" w:fill="FFFFFF"/>
          </w:rPr>
          <w:t>middle income</w:t>
        </w:r>
        <w:proofErr w:type="gramEnd"/>
        <w:r w:rsidRPr="000F026B">
          <w:rPr>
            <w:color w:val="222222"/>
            <w:shd w:val="clear" w:color="auto" w:fill="FFFFFF"/>
          </w:rPr>
          <w:t xml:space="preserve"> countries (LMICs): going beyond the need for funding. </w:t>
        </w:r>
        <w:r w:rsidRPr="000F026B">
          <w:rPr>
            <w:i/>
            <w:iCs/>
            <w:color w:val="222222"/>
            <w:shd w:val="clear" w:color="auto" w:fill="FFFFFF"/>
          </w:rPr>
          <w:t>Health Prospect: Journal of Public Health</w:t>
        </w:r>
        <w:r w:rsidRPr="000F026B">
          <w:rPr>
            <w:color w:val="222222"/>
            <w:shd w:val="clear" w:color="auto" w:fill="FFFFFF"/>
          </w:rPr>
          <w:t>, </w:t>
        </w:r>
        <w:r w:rsidRPr="000F026B">
          <w:rPr>
            <w:i/>
            <w:iCs/>
            <w:color w:val="222222"/>
            <w:shd w:val="clear" w:color="auto" w:fill="FFFFFF"/>
          </w:rPr>
          <w:t>17</w:t>
        </w:r>
        <w:r w:rsidRPr="000F026B">
          <w:rPr>
            <w:color w:val="222222"/>
            <w:shd w:val="clear" w:color="auto" w:fill="FFFFFF"/>
          </w:rPr>
          <w:t>(1), pp.12-17.</w:t>
        </w:r>
      </w:ins>
    </w:p>
    <w:p w14:paraId="52A72B3B" w14:textId="77777777" w:rsidR="003E2BAD" w:rsidRPr="000F026B" w:rsidRDefault="003E2BAD" w:rsidP="003E2BAD">
      <w:pPr>
        <w:pStyle w:val="BodyText"/>
        <w:spacing w:line="360" w:lineRule="auto"/>
        <w:ind w:left="0" w:right="120"/>
        <w:jc w:val="both"/>
        <w:rPr>
          <w:ins w:id="3936" w:author="usher" w:date="2026-05-13T15:19:00Z"/>
        </w:rPr>
      </w:pPr>
      <w:proofErr w:type="spellStart"/>
      <w:ins w:id="3937" w:author="usher" w:date="2026-05-13T15:19:00Z">
        <w:r w:rsidRPr="000F026B">
          <w:rPr>
            <w:color w:val="222222"/>
            <w:shd w:val="clear" w:color="auto" w:fill="FFFFFF"/>
          </w:rPr>
          <w:lastRenderedPageBreak/>
          <w:t>Aluh</w:t>
        </w:r>
        <w:proofErr w:type="spellEnd"/>
        <w:r w:rsidRPr="000F026B">
          <w:rPr>
            <w:color w:val="222222"/>
            <w:shd w:val="clear" w:color="auto" w:fill="FFFFFF"/>
          </w:rPr>
          <w:t xml:space="preserve">, D.O., </w:t>
        </w:r>
        <w:proofErr w:type="spellStart"/>
        <w:r w:rsidRPr="000F026B">
          <w:rPr>
            <w:color w:val="222222"/>
            <w:shd w:val="clear" w:color="auto" w:fill="FFFFFF"/>
          </w:rPr>
          <w:t>Anyachebelu</w:t>
        </w:r>
        <w:proofErr w:type="spellEnd"/>
        <w:r w:rsidRPr="000F026B">
          <w:rPr>
            <w:color w:val="222222"/>
            <w:shd w:val="clear" w:color="auto" w:fill="FFFFFF"/>
          </w:rPr>
          <w:t xml:space="preserve">, O.C., </w:t>
        </w:r>
        <w:proofErr w:type="spellStart"/>
        <w:r w:rsidRPr="000F026B">
          <w:rPr>
            <w:color w:val="222222"/>
            <w:shd w:val="clear" w:color="auto" w:fill="FFFFFF"/>
          </w:rPr>
          <w:t>Anosike</w:t>
        </w:r>
        <w:proofErr w:type="spellEnd"/>
        <w:r w:rsidRPr="000F026B">
          <w:rPr>
            <w:color w:val="222222"/>
            <w:shd w:val="clear" w:color="auto" w:fill="FFFFFF"/>
          </w:rPr>
          <w:t xml:space="preserve">, C. and </w:t>
        </w:r>
        <w:proofErr w:type="spellStart"/>
        <w:r w:rsidRPr="000F026B">
          <w:rPr>
            <w:color w:val="222222"/>
            <w:shd w:val="clear" w:color="auto" w:fill="FFFFFF"/>
          </w:rPr>
          <w:t>Anizoba</w:t>
        </w:r>
        <w:proofErr w:type="spellEnd"/>
        <w:r w:rsidRPr="000F026B">
          <w:rPr>
            <w:color w:val="222222"/>
            <w:shd w:val="clear" w:color="auto" w:fill="FFFFFF"/>
          </w:rPr>
          <w:t xml:space="preserve">, E.L., 2018. Mental health literacy: what do Nigerian adolescents know about </w:t>
        </w:r>
        <w:proofErr w:type="gramStart"/>
        <w:r w:rsidRPr="000F026B">
          <w:rPr>
            <w:color w:val="222222"/>
            <w:shd w:val="clear" w:color="auto" w:fill="FFFFFF"/>
          </w:rPr>
          <w:t>depression?.</w:t>
        </w:r>
        <w:proofErr w:type="gramEnd"/>
        <w:r w:rsidRPr="000F026B">
          <w:rPr>
            <w:color w:val="222222"/>
            <w:shd w:val="clear" w:color="auto" w:fill="FFFFFF"/>
          </w:rPr>
          <w:t> </w:t>
        </w:r>
        <w:r w:rsidRPr="000F026B">
          <w:rPr>
            <w:i/>
            <w:iCs/>
            <w:color w:val="222222"/>
            <w:shd w:val="clear" w:color="auto" w:fill="FFFFFF"/>
          </w:rPr>
          <w:t>International journal of mental health systems</w:t>
        </w:r>
        <w:r w:rsidRPr="000F026B">
          <w:rPr>
            <w:color w:val="222222"/>
            <w:shd w:val="clear" w:color="auto" w:fill="FFFFFF"/>
          </w:rPr>
          <w:t>, </w:t>
        </w:r>
        <w:r w:rsidRPr="000F026B">
          <w:rPr>
            <w:i/>
            <w:iCs/>
            <w:color w:val="222222"/>
            <w:shd w:val="clear" w:color="auto" w:fill="FFFFFF"/>
          </w:rPr>
          <w:t>12</w:t>
        </w:r>
        <w:r w:rsidRPr="000F026B">
          <w:rPr>
            <w:color w:val="222222"/>
            <w:shd w:val="clear" w:color="auto" w:fill="FFFFFF"/>
          </w:rPr>
          <w:t>, pp.1-6.</w:t>
        </w:r>
      </w:ins>
    </w:p>
    <w:p w14:paraId="72326300" w14:textId="77777777" w:rsidR="003E2BAD" w:rsidRPr="000F026B" w:rsidRDefault="003E2BAD" w:rsidP="003E2BAD">
      <w:pPr>
        <w:pStyle w:val="BodyText"/>
        <w:spacing w:before="41" w:line="360" w:lineRule="auto"/>
        <w:ind w:left="0" w:right="119"/>
        <w:jc w:val="both"/>
        <w:rPr>
          <w:ins w:id="3938" w:author="usher" w:date="2026-05-13T15:19:00Z"/>
          <w:color w:val="222222"/>
          <w:shd w:val="clear" w:color="auto" w:fill="FFFFFF"/>
        </w:rPr>
      </w:pPr>
      <w:proofErr w:type="spellStart"/>
      <w:ins w:id="3939" w:author="usher" w:date="2026-05-13T15:19:00Z">
        <w:r w:rsidRPr="000F026B">
          <w:rPr>
            <w:color w:val="222222"/>
            <w:shd w:val="clear" w:color="auto" w:fill="FFFFFF"/>
          </w:rPr>
          <w:t>Alukagberie</w:t>
        </w:r>
        <w:proofErr w:type="spellEnd"/>
        <w:r w:rsidRPr="000F026B">
          <w:rPr>
            <w:color w:val="222222"/>
            <w:shd w:val="clear" w:color="auto" w:fill="FFFFFF"/>
          </w:rPr>
          <w:t xml:space="preserve">, M.E., </w:t>
        </w:r>
        <w:proofErr w:type="spellStart"/>
        <w:r w:rsidRPr="000F026B">
          <w:rPr>
            <w:color w:val="222222"/>
            <w:shd w:val="clear" w:color="auto" w:fill="FFFFFF"/>
          </w:rPr>
          <w:t>Elmusharaf</w:t>
        </w:r>
        <w:proofErr w:type="spellEnd"/>
        <w:r w:rsidRPr="000F026B">
          <w:rPr>
            <w:color w:val="222222"/>
            <w:shd w:val="clear" w:color="auto" w:fill="FFFFFF"/>
          </w:rPr>
          <w:t xml:space="preserve">, K., Ibrahim, N. and </w:t>
        </w:r>
        <w:proofErr w:type="spellStart"/>
        <w:r w:rsidRPr="000F026B">
          <w:rPr>
            <w:color w:val="222222"/>
            <w:shd w:val="clear" w:color="auto" w:fill="FFFFFF"/>
          </w:rPr>
          <w:t>Poix</w:t>
        </w:r>
        <w:proofErr w:type="spellEnd"/>
        <w:r w:rsidRPr="000F026B">
          <w:rPr>
            <w:color w:val="222222"/>
            <w:shd w:val="clear" w:color="auto" w:fill="FFFFFF"/>
          </w:rPr>
          <w:t>, S., 2023. Factors associated with adolescent pregnancy and public health interventions to address in Nigeria: a scoping review. </w:t>
        </w:r>
        <w:r w:rsidRPr="000F026B">
          <w:rPr>
            <w:i/>
            <w:iCs/>
            <w:color w:val="222222"/>
            <w:shd w:val="clear" w:color="auto" w:fill="FFFFFF"/>
          </w:rPr>
          <w:t>Reproductive Health</w:t>
        </w:r>
        <w:r w:rsidRPr="000F026B">
          <w:rPr>
            <w:color w:val="222222"/>
            <w:shd w:val="clear" w:color="auto" w:fill="FFFFFF"/>
          </w:rPr>
          <w:t>, </w:t>
        </w:r>
        <w:r w:rsidRPr="000F026B">
          <w:rPr>
            <w:i/>
            <w:iCs/>
            <w:color w:val="222222"/>
            <w:shd w:val="clear" w:color="auto" w:fill="FFFFFF"/>
          </w:rPr>
          <w:t>20</w:t>
        </w:r>
        <w:r w:rsidRPr="000F026B">
          <w:rPr>
            <w:color w:val="222222"/>
            <w:shd w:val="clear" w:color="auto" w:fill="FFFFFF"/>
          </w:rPr>
          <w:t>(1), p.95.</w:t>
        </w:r>
      </w:ins>
    </w:p>
    <w:p w14:paraId="120CFEC6" w14:textId="77777777" w:rsidR="003E2BAD" w:rsidRPr="000F026B" w:rsidRDefault="003E2BAD" w:rsidP="003E2BAD">
      <w:pPr>
        <w:pStyle w:val="BodyText"/>
        <w:spacing w:before="41" w:line="360" w:lineRule="auto"/>
        <w:ind w:left="0" w:right="119"/>
        <w:jc w:val="both"/>
        <w:rPr>
          <w:ins w:id="3940" w:author="usher" w:date="2026-05-13T15:19:00Z"/>
        </w:rPr>
      </w:pPr>
      <w:proofErr w:type="spellStart"/>
      <w:ins w:id="3941" w:author="usher" w:date="2026-05-13T15:19:00Z">
        <w:r w:rsidRPr="000F026B">
          <w:rPr>
            <w:color w:val="222222"/>
            <w:shd w:val="clear" w:color="auto" w:fill="FFFFFF"/>
          </w:rPr>
          <w:t>Amenah</w:t>
        </w:r>
        <w:proofErr w:type="spellEnd"/>
        <w:r w:rsidRPr="000F026B">
          <w:rPr>
            <w:color w:val="222222"/>
            <w:shd w:val="clear" w:color="auto" w:fill="FFFFFF"/>
          </w:rPr>
          <w:t xml:space="preserve">, Michel </w:t>
        </w:r>
        <w:proofErr w:type="spellStart"/>
        <w:r w:rsidRPr="000F026B">
          <w:rPr>
            <w:color w:val="222222"/>
            <w:shd w:val="clear" w:color="auto" w:fill="FFFFFF"/>
          </w:rPr>
          <w:t>Adurayi</w:t>
        </w:r>
        <w:proofErr w:type="spellEnd"/>
        <w:r w:rsidRPr="000F026B">
          <w:rPr>
            <w:color w:val="222222"/>
            <w:shd w:val="clear" w:color="auto" w:fill="FFFFFF"/>
          </w:rPr>
          <w:t xml:space="preserve">, </w:t>
        </w:r>
        <w:proofErr w:type="spellStart"/>
        <w:r w:rsidRPr="000F026B">
          <w:rPr>
            <w:color w:val="222222"/>
            <w:shd w:val="clear" w:color="auto" w:fill="FFFFFF"/>
          </w:rPr>
          <w:t>Nassirou</w:t>
        </w:r>
        <w:proofErr w:type="spellEnd"/>
        <w:r w:rsidRPr="000F026B">
          <w:rPr>
            <w:color w:val="222222"/>
            <w:shd w:val="clear" w:color="auto" w:fill="FFFFFF"/>
          </w:rPr>
          <w:t xml:space="preserve"> Ibrahim, </w:t>
        </w:r>
        <w:proofErr w:type="spellStart"/>
        <w:r w:rsidRPr="000F026B">
          <w:rPr>
            <w:color w:val="222222"/>
            <w:shd w:val="clear" w:color="auto" w:fill="FFFFFF"/>
          </w:rPr>
          <w:t>Ludovic</w:t>
        </w:r>
        <w:proofErr w:type="spellEnd"/>
        <w:r w:rsidRPr="000F026B">
          <w:rPr>
            <w:color w:val="222222"/>
            <w:shd w:val="clear" w:color="auto" w:fill="FFFFFF"/>
          </w:rPr>
          <w:t xml:space="preserve"> Deo Gracias </w:t>
        </w:r>
        <w:proofErr w:type="spellStart"/>
        <w:r w:rsidRPr="000F026B">
          <w:rPr>
            <w:color w:val="222222"/>
            <w:shd w:val="clear" w:color="auto" w:fill="FFFFFF"/>
          </w:rPr>
          <w:t>Tapsoba</w:t>
        </w:r>
        <w:proofErr w:type="spellEnd"/>
        <w:r w:rsidRPr="000F026B">
          <w:rPr>
            <w:color w:val="222222"/>
            <w:shd w:val="clear" w:color="auto" w:fill="FFFFFF"/>
          </w:rPr>
          <w:t xml:space="preserve">, Jacob </w:t>
        </w:r>
        <w:proofErr w:type="spellStart"/>
        <w:r w:rsidRPr="000F026B">
          <w:rPr>
            <w:color w:val="222222"/>
            <w:shd w:val="clear" w:color="auto" w:fill="FFFFFF"/>
          </w:rPr>
          <w:t>Novignon</w:t>
        </w:r>
        <w:proofErr w:type="spellEnd"/>
        <w:r w:rsidRPr="000F026B">
          <w:rPr>
            <w:color w:val="222222"/>
            <w:shd w:val="clear" w:color="auto" w:fill="FFFFFF"/>
          </w:rPr>
          <w:t xml:space="preserve">, Ama </w:t>
        </w:r>
        <w:proofErr w:type="spellStart"/>
        <w:r w:rsidRPr="000F026B">
          <w:rPr>
            <w:color w:val="222222"/>
            <w:shd w:val="clear" w:color="auto" w:fill="FFFFFF"/>
          </w:rPr>
          <w:t>Pokuaa</w:t>
        </w:r>
        <w:proofErr w:type="spellEnd"/>
        <w:r w:rsidRPr="000F026B">
          <w:rPr>
            <w:color w:val="222222"/>
            <w:shd w:val="clear" w:color="auto" w:fill="FFFFFF"/>
          </w:rPr>
          <w:t xml:space="preserve"> Fenny, Irene A. </w:t>
        </w:r>
        <w:proofErr w:type="spellStart"/>
        <w:r w:rsidRPr="000F026B">
          <w:rPr>
            <w:color w:val="222222"/>
            <w:shd w:val="clear" w:color="auto" w:fill="FFFFFF"/>
          </w:rPr>
          <w:t>Agyepong</w:t>
        </w:r>
        <w:proofErr w:type="spellEnd"/>
        <w:r w:rsidRPr="000F026B">
          <w:rPr>
            <w:color w:val="222222"/>
            <w:shd w:val="clear" w:color="auto" w:fill="FFFFFF"/>
          </w:rPr>
          <w:t>, Roxane Borges da Silva, and Tim Ensor 2024. "Adolescent mental health services in West Africa: a comparative analysis of Burkina Faso, Ghana, and Niger." </w:t>
        </w:r>
        <w:r w:rsidRPr="000F026B">
          <w:rPr>
            <w:i/>
            <w:iCs/>
            <w:color w:val="222222"/>
            <w:shd w:val="clear" w:color="auto" w:fill="FFFFFF"/>
          </w:rPr>
          <w:t>Child and adolescent psychiatry and mental health</w:t>
        </w:r>
        <w:r w:rsidRPr="000F026B">
          <w:rPr>
            <w:color w:val="222222"/>
            <w:shd w:val="clear" w:color="auto" w:fill="FFFFFF"/>
          </w:rPr>
          <w:t> 18, no. 1 (2024): 130)</w:t>
        </w:r>
      </w:ins>
    </w:p>
    <w:p w14:paraId="1796AA81" w14:textId="77777777" w:rsidR="003E2BAD" w:rsidRPr="000F026B" w:rsidRDefault="003E2BAD" w:rsidP="003E2BAD">
      <w:pPr>
        <w:pStyle w:val="BodyText"/>
        <w:spacing w:before="41" w:line="360" w:lineRule="auto"/>
        <w:ind w:left="0" w:right="119"/>
        <w:jc w:val="both"/>
        <w:rPr>
          <w:ins w:id="3942" w:author="usher" w:date="2026-05-13T15:19:00Z"/>
          <w:color w:val="222222"/>
          <w:shd w:val="clear" w:color="auto" w:fill="FFFFFF"/>
        </w:rPr>
      </w:pPr>
      <w:ins w:id="3943" w:author="usher" w:date="2026-05-13T15:19:00Z">
        <w:r w:rsidRPr="000F026B">
          <w:rPr>
            <w:color w:val="222222"/>
            <w:shd w:val="clear" w:color="auto" w:fill="FFFFFF"/>
          </w:rPr>
          <w:t xml:space="preserve">Arias, D., Saxena, S. and </w:t>
        </w:r>
        <w:proofErr w:type="spellStart"/>
        <w:r w:rsidRPr="000F026B">
          <w:rPr>
            <w:color w:val="222222"/>
            <w:shd w:val="clear" w:color="auto" w:fill="FFFFFF"/>
          </w:rPr>
          <w:t>Verguet</w:t>
        </w:r>
        <w:proofErr w:type="spellEnd"/>
        <w:r w:rsidRPr="000F026B">
          <w:rPr>
            <w:color w:val="222222"/>
            <w:shd w:val="clear" w:color="auto" w:fill="FFFFFF"/>
          </w:rPr>
          <w:t>, S., 2022. Quantifying the global burden of mental disorders and their economic value. </w:t>
        </w:r>
        <w:proofErr w:type="spellStart"/>
        <w:r w:rsidRPr="000F026B">
          <w:rPr>
            <w:i/>
            <w:iCs/>
            <w:color w:val="222222"/>
            <w:shd w:val="clear" w:color="auto" w:fill="FFFFFF"/>
          </w:rPr>
          <w:t>EClinicalMedicine</w:t>
        </w:r>
        <w:proofErr w:type="spellEnd"/>
        <w:r w:rsidRPr="000F026B">
          <w:rPr>
            <w:color w:val="222222"/>
            <w:shd w:val="clear" w:color="auto" w:fill="FFFFFF"/>
          </w:rPr>
          <w:t>, </w:t>
        </w:r>
        <w:r w:rsidRPr="000F026B">
          <w:rPr>
            <w:i/>
            <w:iCs/>
            <w:color w:val="222222"/>
            <w:shd w:val="clear" w:color="auto" w:fill="FFFFFF"/>
          </w:rPr>
          <w:t>54</w:t>
        </w:r>
        <w:r w:rsidRPr="000F026B">
          <w:rPr>
            <w:color w:val="222222"/>
            <w:shd w:val="clear" w:color="auto" w:fill="FFFFFF"/>
          </w:rPr>
          <w:t>.</w:t>
        </w:r>
      </w:ins>
    </w:p>
    <w:p w14:paraId="1313D517" w14:textId="77777777" w:rsidR="003E2BAD" w:rsidRPr="000F026B" w:rsidRDefault="003E2BAD">
      <w:pPr>
        <w:pStyle w:val="BodyText"/>
        <w:spacing w:before="42" w:line="360" w:lineRule="auto"/>
        <w:ind w:left="0" w:right="125"/>
        <w:jc w:val="both"/>
        <w:rPr>
          <w:ins w:id="3944" w:author="usher" w:date="2026-03-25T08:15:00Z"/>
          <w:color w:val="222222"/>
          <w:shd w:val="clear" w:color="auto" w:fill="FFFFFF"/>
        </w:rPr>
      </w:pPr>
    </w:p>
    <w:p w14:paraId="0CB1E321" w14:textId="35DA7BB3" w:rsidR="004415AE" w:rsidRPr="000F026B" w:rsidRDefault="004415AE">
      <w:pPr>
        <w:pStyle w:val="BodyText"/>
        <w:spacing w:before="42" w:line="360" w:lineRule="auto"/>
        <w:ind w:left="0" w:right="125"/>
        <w:jc w:val="both"/>
      </w:pPr>
      <w:ins w:id="3945" w:author="usher" w:date="2026-03-25T08:15:00Z">
        <w:r w:rsidRPr="000F026B">
          <w:rPr>
            <w:color w:val="222222"/>
            <w:shd w:val="clear" w:color="auto" w:fill="FFFFFF"/>
          </w:rPr>
          <w:t xml:space="preserve">Are, A., </w:t>
        </w:r>
        <w:proofErr w:type="spellStart"/>
        <w:r w:rsidRPr="000F026B">
          <w:rPr>
            <w:color w:val="222222"/>
            <w:shd w:val="clear" w:color="auto" w:fill="FFFFFF"/>
          </w:rPr>
          <w:t>Olisah</w:t>
        </w:r>
        <w:proofErr w:type="spellEnd"/>
        <w:r w:rsidRPr="000F026B">
          <w:rPr>
            <w:color w:val="222222"/>
            <w:shd w:val="clear" w:color="auto" w:fill="FFFFFF"/>
          </w:rPr>
          <w:t>, V., Bella-</w:t>
        </w:r>
        <w:proofErr w:type="spellStart"/>
        <w:r w:rsidRPr="000F026B">
          <w:rPr>
            <w:color w:val="222222"/>
            <w:shd w:val="clear" w:color="auto" w:fill="FFFFFF"/>
          </w:rPr>
          <w:t>Awusah</w:t>
        </w:r>
        <w:proofErr w:type="spellEnd"/>
        <w:r w:rsidRPr="000F026B">
          <w:rPr>
            <w:color w:val="222222"/>
            <w:shd w:val="clear" w:color="auto" w:fill="FFFFFF"/>
          </w:rPr>
          <w:t xml:space="preserve">, T. and Ani, C., 2022. Controlled clinical trial of teacher-delivered cognitive </w:t>
        </w:r>
        <w:proofErr w:type="spellStart"/>
        <w:r w:rsidRPr="000F026B">
          <w:rPr>
            <w:color w:val="222222"/>
            <w:shd w:val="clear" w:color="auto" w:fill="FFFFFF"/>
          </w:rPr>
          <w:t>behavioural</w:t>
        </w:r>
        <w:proofErr w:type="spellEnd"/>
        <w:r w:rsidRPr="000F026B">
          <w:rPr>
            <w:color w:val="222222"/>
            <w:shd w:val="clear" w:color="auto" w:fill="FFFFFF"/>
          </w:rPr>
          <w:t xml:space="preserve"> therapy (CBT) for adolescents with clinically diagnosed depressive disorder in Nigeria. </w:t>
        </w:r>
        <w:r w:rsidRPr="000F026B">
          <w:rPr>
            <w:i/>
            <w:iCs/>
            <w:color w:val="222222"/>
            <w:shd w:val="clear" w:color="auto" w:fill="FFFFFF"/>
          </w:rPr>
          <w:t>International Journal of Mental Health</w:t>
        </w:r>
        <w:r w:rsidRPr="000F026B">
          <w:rPr>
            <w:color w:val="222222"/>
            <w:shd w:val="clear" w:color="auto" w:fill="FFFFFF"/>
          </w:rPr>
          <w:t>, </w:t>
        </w:r>
        <w:r w:rsidRPr="000F026B">
          <w:rPr>
            <w:i/>
            <w:iCs/>
            <w:color w:val="222222"/>
            <w:shd w:val="clear" w:color="auto" w:fill="FFFFFF"/>
          </w:rPr>
          <w:t>51</w:t>
        </w:r>
        <w:r w:rsidRPr="000F026B">
          <w:rPr>
            <w:color w:val="222222"/>
            <w:shd w:val="clear" w:color="auto" w:fill="FFFFFF"/>
          </w:rPr>
          <w:t>(1), pp.4-</w:t>
        </w:r>
        <w:proofErr w:type="gramStart"/>
        <w:r w:rsidRPr="000F026B">
          <w:rPr>
            <w:color w:val="222222"/>
            <w:shd w:val="clear" w:color="auto" w:fill="FFFFFF"/>
          </w:rPr>
          <w:t>23.</w:t>
        </w:r>
        <w:r w:rsidRPr="000F026B">
          <w:t>.</w:t>
        </w:r>
      </w:ins>
      <w:proofErr w:type="gramEnd"/>
    </w:p>
    <w:p w14:paraId="6864E4D1" w14:textId="33A8D149" w:rsidR="009A4657" w:rsidRPr="000F026B" w:rsidRDefault="001A30E1">
      <w:pPr>
        <w:widowControl w:val="0"/>
        <w:autoSpaceDE w:val="0"/>
        <w:spacing w:before="40" w:after="0" w:line="360" w:lineRule="auto"/>
        <w:jc w:val="both"/>
        <w:rPr>
          <w:rFonts w:ascii="Times New Roman" w:hAnsi="Times New Roman"/>
          <w:sz w:val="24"/>
          <w:szCs w:val="24"/>
          <w:rPrChange w:id="3946" w:author="usher" w:date="2026-06-05T05:43:00Z">
            <w:rPr/>
          </w:rPrChange>
        </w:rPr>
      </w:pPr>
      <w:r w:rsidRPr="000F026B">
        <w:rPr>
          <w:rFonts w:ascii="Times New Roman" w:hAnsi="Times New Roman"/>
          <w:color w:val="222222"/>
          <w:sz w:val="24"/>
          <w:szCs w:val="24"/>
          <w:shd w:val="clear" w:color="auto" w:fill="FFFFFF"/>
        </w:rPr>
        <w:t xml:space="preserve">Arias, D., Saxena, S. and </w:t>
      </w:r>
      <w:proofErr w:type="spellStart"/>
      <w:r w:rsidRPr="000F026B">
        <w:rPr>
          <w:rFonts w:ascii="Times New Roman" w:hAnsi="Times New Roman"/>
          <w:color w:val="222222"/>
          <w:sz w:val="24"/>
          <w:szCs w:val="24"/>
          <w:shd w:val="clear" w:color="auto" w:fill="FFFFFF"/>
        </w:rPr>
        <w:t>Verguet</w:t>
      </w:r>
      <w:proofErr w:type="spellEnd"/>
      <w:r w:rsidRPr="000F026B">
        <w:rPr>
          <w:rFonts w:ascii="Times New Roman" w:hAnsi="Times New Roman"/>
          <w:color w:val="222222"/>
          <w:sz w:val="24"/>
          <w:szCs w:val="24"/>
          <w:shd w:val="clear" w:color="auto" w:fill="FFFFFF"/>
        </w:rPr>
        <w:t xml:space="preserve">, S., 2022. Quantifying </w:t>
      </w:r>
      <w:proofErr w:type="spellStart"/>
      <w:r w:rsidRPr="000F026B">
        <w:rPr>
          <w:rFonts w:ascii="Times New Roman" w:hAnsi="Times New Roman"/>
          <w:color w:val="222222"/>
          <w:sz w:val="24"/>
          <w:szCs w:val="24"/>
          <w:shd w:val="clear" w:color="auto" w:fill="FFFFFF"/>
        </w:rPr>
        <w:t>t</w:t>
      </w:r>
      <w:ins w:id="3947" w:author="usher" w:date="2026-03-25T08:17:00Z">
        <w:r w:rsidR="00AB6D8E" w:rsidRPr="000F026B">
          <w:rPr>
            <w:rFonts w:ascii="Times New Roman" w:hAnsi="Times New Roman"/>
            <w:color w:val="222222"/>
            <w:sz w:val="24"/>
            <w:szCs w:val="24"/>
            <w:shd w:val="clear" w:color="auto" w:fill="FFFFFF"/>
          </w:rPr>
          <w:t>A</w:t>
        </w:r>
      </w:ins>
      <w:r w:rsidRPr="000F026B">
        <w:rPr>
          <w:rFonts w:ascii="Times New Roman" w:hAnsi="Times New Roman"/>
          <w:color w:val="222222"/>
          <w:sz w:val="24"/>
          <w:szCs w:val="24"/>
          <w:shd w:val="clear" w:color="auto" w:fill="FFFFFF"/>
        </w:rPr>
        <w:t>he</w:t>
      </w:r>
      <w:proofErr w:type="spellEnd"/>
      <w:r w:rsidRPr="000F026B">
        <w:rPr>
          <w:rFonts w:ascii="Times New Roman" w:hAnsi="Times New Roman"/>
          <w:color w:val="222222"/>
          <w:sz w:val="24"/>
          <w:szCs w:val="24"/>
          <w:shd w:val="clear" w:color="auto" w:fill="FFFFFF"/>
        </w:rPr>
        <w:t xml:space="preserve"> global burden of mental disorders and their economic value. </w:t>
      </w:r>
      <w:proofErr w:type="spellStart"/>
      <w:r w:rsidRPr="000F026B">
        <w:rPr>
          <w:rFonts w:ascii="Times New Roman" w:hAnsi="Times New Roman"/>
          <w:i/>
          <w:iCs/>
          <w:color w:val="222222"/>
          <w:sz w:val="24"/>
          <w:szCs w:val="24"/>
          <w:shd w:val="clear" w:color="auto" w:fill="FFFFFF"/>
        </w:rPr>
        <w:t>EClinicalMedicine</w:t>
      </w:r>
      <w:proofErr w:type="spellEnd"/>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54</w:t>
      </w:r>
      <w:r w:rsidRPr="000F026B">
        <w:rPr>
          <w:rFonts w:ascii="Times New Roman" w:hAnsi="Times New Roman"/>
          <w:color w:val="222222"/>
          <w:sz w:val="24"/>
          <w:szCs w:val="24"/>
          <w:shd w:val="clear" w:color="auto" w:fill="FFFFFF"/>
        </w:rPr>
        <w:t>.a</w:t>
      </w:r>
    </w:p>
    <w:p w14:paraId="01AB2742" w14:textId="77777777" w:rsidR="009A4657" w:rsidRPr="000F026B" w:rsidRDefault="001A30E1">
      <w:pPr>
        <w:widowControl w:val="0"/>
        <w:autoSpaceDE w:val="0"/>
        <w:spacing w:before="40" w:after="0" w:line="360" w:lineRule="auto"/>
        <w:jc w:val="both"/>
        <w:rPr>
          <w:rFonts w:ascii="Times New Roman" w:hAnsi="Times New Roman"/>
          <w:sz w:val="24"/>
          <w:szCs w:val="24"/>
          <w:rPrChange w:id="3948" w:author="usher" w:date="2026-06-05T05:43:00Z">
            <w:rPr/>
          </w:rPrChange>
        </w:rPr>
      </w:pPr>
      <w:bookmarkStart w:id="3949" w:name="_Hlk237515606"/>
      <w:bookmarkEnd w:id="3907"/>
      <w:r w:rsidRPr="000F026B">
        <w:rPr>
          <w:rStyle w:val="author"/>
          <w:rFonts w:ascii="Times New Roman" w:hAnsi="Times New Roman"/>
          <w:color w:val="1C1D1E"/>
          <w:sz w:val="24"/>
          <w:szCs w:val="24"/>
          <w:shd w:val="clear" w:color="auto" w:fill="FFFFFF"/>
        </w:rPr>
        <w:t>Attkisson, C.</w:t>
      </w:r>
      <w:r w:rsidRPr="000F026B">
        <w:rPr>
          <w:rFonts w:ascii="Times New Roman" w:hAnsi="Times New Roman"/>
          <w:color w:val="1C1D1E"/>
          <w:sz w:val="24"/>
          <w:szCs w:val="24"/>
          <w:shd w:val="clear" w:color="auto" w:fill="FFFFFF"/>
        </w:rPr>
        <w:t>, &amp; </w:t>
      </w:r>
      <w:r w:rsidRPr="000F026B">
        <w:rPr>
          <w:rStyle w:val="author"/>
          <w:rFonts w:ascii="Times New Roman" w:hAnsi="Times New Roman"/>
          <w:color w:val="1C1D1E"/>
          <w:sz w:val="24"/>
          <w:szCs w:val="24"/>
          <w:shd w:val="clear" w:color="auto" w:fill="FFFFFF"/>
        </w:rPr>
        <w:t>Greenfield, T.</w:t>
      </w:r>
      <w:r w:rsidRPr="000F026B">
        <w:rPr>
          <w:rFonts w:ascii="Times New Roman" w:hAnsi="Times New Roman"/>
          <w:color w:val="1C1D1E"/>
          <w:sz w:val="24"/>
          <w:szCs w:val="24"/>
          <w:shd w:val="clear" w:color="auto" w:fill="FFFFFF"/>
        </w:rPr>
        <w:t> (</w:t>
      </w:r>
      <w:r w:rsidRPr="000F026B">
        <w:rPr>
          <w:rStyle w:val="pubyear"/>
          <w:rFonts w:ascii="Times New Roman" w:hAnsi="Times New Roman"/>
          <w:color w:val="1C1D1E"/>
          <w:sz w:val="24"/>
          <w:szCs w:val="24"/>
          <w:shd w:val="clear" w:color="auto" w:fill="FFFFFF"/>
        </w:rPr>
        <w:t>2004</w:t>
      </w:r>
      <w:r w:rsidRPr="000F026B">
        <w:rPr>
          <w:rFonts w:ascii="Times New Roman" w:hAnsi="Times New Roman"/>
          <w:color w:val="1C1D1E"/>
          <w:sz w:val="24"/>
          <w:szCs w:val="24"/>
          <w:shd w:val="clear" w:color="auto" w:fill="FFFFFF"/>
        </w:rPr>
        <w:t>). </w:t>
      </w:r>
      <w:r w:rsidRPr="000F026B">
        <w:rPr>
          <w:rStyle w:val="booktitle"/>
          <w:rFonts w:ascii="Times New Roman" w:hAnsi="Times New Roman"/>
          <w:i/>
          <w:iCs/>
          <w:color w:val="1C1D1E"/>
          <w:sz w:val="24"/>
          <w:szCs w:val="24"/>
          <w:shd w:val="clear" w:color="auto" w:fill="FFFFFF"/>
        </w:rPr>
        <w:t>The USCF client satisfaction scales: 1. The client satisfaction Questionnaire – 8. In the use of psychological testing for treatment planning and outcome assessment</w:t>
      </w:r>
      <w:r w:rsidRPr="000F026B">
        <w:rPr>
          <w:rFonts w:ascii="Times New Roman" w:hAnsi="Times New Roman"/>
          <w:color w:val="1C1D1E"/>
          <w:sz w:val="24"/>
          <w:szCs w:val="24"/>
          <w:shd w:val="clear" w:color="auto" w:fill="FFFFFF"/>
        </w:rPr>
        <w:t> </w:t>
      </w:r>
      <w:proofErr w:type="gramStart"/>
      <w:r w:rsidRPr="000F026B">
        <w:rPr>
          <w:rFonts w:ascii="Times New Roman" w:hAnsi="Times New Roman"/>
          <w:color w:val="1C1D1E"/>
          <w:sz w:val="24"/>
          <w:szCs w:val="24"/>
          <w:shd w:val="clear" w:color="auto" w:fill="FFFFFF"/>
        </w:rPr>
        <w:t>( </w:t>
      </w:r>
      <w:r w:rsidRPr="000F026B">
        <w:rPr>
          <w:rStyle w:val="edition"/>
          <w:rFonts w:ascii="Times New Roman" w:hAnsi="Times New Roman"/>
          <w:color w:val="1C1D1E"/>
          <w:sz w:val="24"/>
          <w:szCs w:val="24"/>
          <w:shd w:val="clear" w:color="auto" w:fill="FFFFFF"/>
        </w:rPr>
        <w:t>3</w:t>
      </w:r>
      <w:proofErr w:type="gramEnd"/>
      <w:r w:rsidRPr="000F026B">
        <w:rPr>
          <w:rStyle w:val="edition"/>
          <w:rFonts w:ascii="Times New Roman" w:hAnsi="Times New Roman"/>
          <w:color w:val="1C1D1E"/>
          <w:sz w:val="24"/>
          <w:szCs w:val="24"/>
          <w:shd w:val="clear" w:color="auto" w:fill="FFFFFF"/>
        </w:rPr>
        <w:t xml:space="preserve">rd </w:t>
      </w:r>
      <w:proofErr w:type="spellStart"/>
      <w:r w:rsidRPr="000F026B">
        <w:rPr>
          <w:rStyle w:val="edition"/>
          <w:rFonts w:ascii="Times New Roman" w:hAnsi="Times New Roman"/>
          <w:color w:val="1C1D1E"/>
          <w:sz w:val="24"/>
          <w:szCs w:val="24"/>
          <w:shd w:val="clear" w:color="auto" w:fill="FFFFFF"/>
        </w:rPr>
        <w:t>edn</w:t>
      </w:r>
      <w:proofErr w:type="spellEnd"/>
      <w:r w:rsidRPr="000F026B">
        <w:rPr>
          <w:rFonts w:ascii="Times New Roman" w:hAnsi="Times New Roman"/>
          <w:color w:val="1C1D1E"/>
          <w:sz w:val="24"/>
          <w:szCs w:val="24"/>
          <w:shd w:val="clear" w:color="auto" w:fill="FFFFFF"/>
        </w:rPr>
        <w:t xml:space="preserve">), (ed M </w:t>
      </w:r>
      <w:proofErr w:type="spellStart"/>
      <w:r w:rsidRPr="000F026B">
        <w:rPr>
          <w:rFonts w:ascii="Times New Roman" w:hAnsi="Times New Roman"/>
          <w:color w:val="1C1D1E"/>
          <w:sz w:val="24"/>
          <w:szCs w:val="24"/>
          <w:shd w:val="clear" w:color="auto" w:fill="FFFFFF"/>
        </w:rPr>
        <w:t>Maruish</w:t>
      </w:r>
      <w:proofErr w:type="spellEnd"/>
      <w:r w:rsidRPr="000F026B">
        <w:rPr>
          <w:rFonts w:ascii="Times New Roman" w:hAnsi="Times New Roman"/>
          <w:color w:val="1C1D1E"/>
          <w:sz w:val="24"/>
          <w:szCs w:val="24"/>
          <w:shd w:val="clear" w:color="auto" w:fill="FFFFFF"/>
        </w:rPr>
        <w:t>):799-812. </w:t>
      </w:r>
      <w:r w:rsidRPr="000F026B">
        <w:rPr>
          <w:rStyle w:val="publisherlocation"/>
          <w:rFonts w:ascii="Times New Roman" w:hAnsi="Times New Roman"/>
          <w:color w:val="1C1D1E"/>
          <w:sz w:val="24"/>
          <w:szCs w:val="24"/>
          <w:shd w:val="clear" w:color="auto" w:fill="FFFFFF"/>
        </w:rPr>
        <w:t>Mahwah, NJ</w:t>
      </w:r>
      <w:r w:rsidRPr="000F026B">
        <w:rPr>
          <w:rFonts w:ascii="Times New Roman" w:hAnsi="Times New Roman"/>
          <w:color w:val="1C1D1E"/>
          <w:sz w:val="24"/>
          <w:szCs w:val="24"/>
          <w:shd w:val="clear" w:color="auto" w:fill="FFFFFF"/>
        </w:rPr>
        <w:t>: Lawrence Erlbaum Associates.</w:t>
      </w:r>
    </w:p>
    <w:p w14:paraId="76BBAEA8" w14:textId="71F6162D" w:rsidR="00F05EEE" w:rsidRPr="000F026B" w:rsidDel="003E2BAD" w:rsidRDefault="001A30E1">
      <w:pPr>
        <w:pStyle w:val="BodyText"/>
        <w:spacing w:before="42" w:line="360" w:lineRule="auto"/>
        <w:ind w:left="0" w:right="119"/>
        <w:jc w:val="both"/>
        <w:rPr>
          <w:del w:id="3950" w:author="usher" w:date="2026-05-13T15:18:00Z"/>
        </w:rPr>
      </w:pPr>
      <w:del w:id="3951" w:author="usher" w:date="2026-05-13T15:18:00Z">
        <w:r w:rsidRPr="000F026B" w:rsidDel="003E2BAD">
          <w:rPr>
            <w:color w:val="222222"/>
            <w:shd w:val="clear" w:color="auto" w:fill="FFFFFF"/>
          </w:rPr>
          <w:delText>Alauddin, M.F.B., Rana, M.M., Ibne, S., Maksud, D.M.S.Y., Kabir, S. and Mollah, M.R.A., 2024. Prevalence and comorbidity of anxiety and depression in adolescents: A healthcare setting experience. </w:delText>
        </w:r>
        <w:r w:rsidRPr="000F026B" w:rsidDel="003E2BAD">
          <w:rPr>
            <w:i/>
            <w:iCs/>
            <w:color w:val="222222"/>
            <w:shd w:val="clear" w:color="auto" w:fill="FFFFFF"/>
          </w:rPr>
          <w:delText>IJPR</w:delText>
        </w:r>
        <w:r w:rsidRPr="000F026B" w:rsidDel="003E2BAD">
          <w:rPr>
            <w:color w:val="222222"/>
            <w:shd w:val="clear" w:color="auto" w:fill="FFFFFF"/>
          </w:rPr>
          <w:delText>, </w:delText>
        </w:r>
        <w:r w:rsidRPr="000F026B" w:rsidDel="003E2BAD">
          <w:rPr>
            <w:i/>
            <w:iCs/>
            <w:color w:val="222222"/>
            <w:shd w:val="clear" w:color="auto" w:fill="FFFFFF"/>
          </w:rPr>
          <w:delText>6</w:delText>
        </w:r>
        <w:r w:rsidRPr="000F026B" w:rsidDel="003E2BAD">
          <w:rPr>
            <w:color w:val="222222"/>
            <w:shd w:val="clear" w:color="auto" w:fill="FFFFFF"/>
          </w:rPr>
          <w:delText>(2), pp.32-36.</w:delText>
        </w:r>
      </w:del>
    </w:p>
    <w:p w14:paraId="0E1B0E26" w14:textId="1F982C01" w:rsidR="009A4657" w:rsidRPr="000F026B" w:rsidDel="003E2BAD" w:rsidRDefault="001A30E1">
      <w:pPr>
        <w:pStyle w:val="BodyText"/>
        <w:spacing w:line="360" w:lineRule="auto"/>
        <w:ind w:left="0" w:right="120"/>
        <w:jc w:val="both"/>
        <w:rPr>
          <w:del w:id="3952" w:author="usher" w:date="2026-05-13T15:18:00Z"/>
        </w:rPr>
      </w:pPr>
      <w:del w:id="3953" w:author="usher" w:date="2026-05-13T15:18:00Z">
        <w:r w:rsidRPr="000F026B" w:rsidDel="003E2BAD">
          <w:rPr>
            <w:color w:val="222222"/>
            <w:shd w:val="clear" w:color="auto" w:fill="FFFFFF"/>
          </w:rPr>
          <w:delText>Aluh, D.O., Anyachebelu, O.C., Anosike, C. and Anizoba, E.L., 2018. Mental health literacy: what do Nigerian adolescents know about depression?. </w:delText>
        </w:r>
        <w:r w:rsidRPr="000F026B" w:rsidDel="003E2BAD">
          <w:rPr>
            <w:i/>
            <w:iCs/>
            <w:color w:val="222222"/>
            <w:shd w:val="clear" w:color="auto" w:fill="FFFFFF"/>
          </w:rPr>
          <w:delText>International journal of mental health systems</w:delText>
        </w:r>
        <w:r w:rsidRPr="000F026B" w:rsidDel="003E2BAD">
          <w:rPr>
            <w:color w:val="222222"/>
            <w:shd w:val="clear" w:color="auto" w:fill="FFFFFF"/>
          </w:rPr>
          <w:delText>, </w:delText>
        </w:r>
        <w:r w:rsidRPr="000F026B" w:rsidDel="003E2BAD">
          <w:rPr>
            <w:i/>
            <w:iCs/>
            <w:color w:val="222222"/>
            <w:shd w:val="clear" w:color="auto" w:fill="FFFFFF"/>
          </w:rPr>
          <w:delText>12</w:delText>
        </w:r>
        <w:r w:rsidRPr="000F026B" w:rsidDel="003E2BAD">
          <w:rPr>
            <w:color w:val="222222"/>
            <w:shd w:val="clear" w:color="auto" w:fill="FFFFFF"/>
          </w:rPr>
          <w:delText>, pp.1-6.</w:delText>
        </w:r>
      </w:del>
    </w:p>
    <w:p w14:paraId="6076D34E" w14:textId="6917147D" w:rsidR="00F05EEE" w:rsidRPr="000F026B" w:rsidDel="00C67AF7" w:rsidRDefault="001A30E1">
      <w:pPr>
        <w:pStyle w:val="BodyText"/>
        <w:spacing w:before="41" w:line="360" w:lineRule="auto"/>
        <w:ind w:left="0" w:right="119"/>
        <w:jc w:val="both"/>
        <w:rPr>
          <w:del w:id="3954" w:author="usher" w:date="2026-03-08T14:10:00Z"/>
        </w:rPr>
      </w:pPr>
      <w:del w:id="3955" w:author="usher" w:date="2026-05-13T15:18:00Z">
        <w:r w:rsidRPr="000F026B" w:rsidDel="003E2BAD">
          <w:rPr>
            <w:color w:val="222222"/>
            <w:shd w:val="clear" w:color="auto" w:fill="FFFFFF"/>
          </w:rPr>
          <w:delText>Alukagberie, M.E., Elmusharaf, K., Ibrahim, N. and Poix, S., 2023. Factors associated with adolescent pregnancy and public health interventions to address in Nigeria: a scoping review. </w:delText>
        </w:r>
        <w:r w:rsidRPr="000F026B" w:rsidDel="003E2BAD">
          <w:rPr>
            <w:i/>
            <w:iCs/>
            <w:color w:val="222222"/>
            <w:shd w:val="clear" w:color="auto" w:fill="FFFFFF"/>
          </w:rPr>
          <w:delText>Reproductive Health</w:delText>
        </w:r>
        <w:r w:rsidRPr="000F026B" w:rsidDel="003E2BAD">
          <w:rPr>
            <w:color w:val="222222"/>
            <w:shd w:val="clear" w:color="auto" w:fill="FFFFFF"/>
          </w:rPr>
          <w:delText>, </w:delText>
        </w:r>
        <w:r w:rsidRPr="000F026B" w:rsidDel="003E2BAD">
          <w:rPr>
            <w:i/>
            <w:iCs/>
            <w:color w:val="222222"/>
            <w:shd w:val="clear" w:color="auto" w:fill="FFFFFF"/>
          </w:rPr>
          <w:delText>20</w:delText>
        </w:r>
        <w:r w:rsidRPr="000F026B" w:rsidDel="003E2BAD">
          <w:rPr>
            <w:color w:val="222222"/>
            <w:shd w:val="clear" w:color="auto" w:fill="FFFFFF"/>
          </w:rPr>
          <w:delText>(1), p.95.</w:delText>
        </w:r>
      </w:del>
    </w:p>
    <w:p w14:paraId="2CE4CD79" w14:textId="77777777" w:rsidR="009A4657" w:rsidRPr="000F026B" w:rsidRDefault="001A30E1">
      <w:pPr>
        <w:pStyle w:val="BodyText"/>
        <w:spacing w:before="41" w:line="360" w:lineRule="auto"/>
        <w:ind w:left="0" w:right="119"/>
        <w:jc w:val="both"/>
      </w:pPr>
      <w:proofErr w:type="spellStart"/>
      <w:r w:rsidRPr="000F026B">
        <w:rPr>
          <w:color w:val="222222"/>
          <w:shd w:val="clear" w:color="auto" w:fill="FFFFFF"/>
        </w:rPr>
        <w:t>Atilola</w:t>
      </w:r>
      <w:proofErr w:type="spellEnd"/>
      <w:r w:rsidRPr="000F026B">
        <w:rPr>
          <w:color w:val="222222"/>
          <w:shd w:val="clear" w:color="auto" w:fill="FFFFFF"/>
        </w:rPr>
        <w:t xml:space="preserve">, Olayinka, </w:t>
      </w:r>
      <w:proofErr w:type="spellStart"/>
      <w:r w:rsidRPr="000F026B">
        <w:rPr>
          <w:color w:val="222222"/>
          <w:shd w:val="clear" w:color="auto" w:fill="FFFFFF"/>
        </w:rPr>
        <w:t>Olatunde</w:t>
      </w:r>
      <w:proofErr w:type="spellEnd"/>
      <w:r w:rsidRPr="000F026B">
        <w:rPr>
          <w:color w:val="222222"/>
          <w:shd w:val="clear" w:color="auto" w:fill="FFFFFF"/>
        </w:rPr>
        <w:t xml:space="preserve"> </w:t>
      </w:r>
      <w:proofErr w:type="spellStart"/>
      <w:r w:rsidRPr="000F026B">
        <w:rPr>
          <w:color w:val="222222"/>
          <w:shd w:val="clear" w:color="auto" w:fill="FFFFFF"/>
        </w:rPr>
        <w:t>Ayinde</w:t>
      </w:r>
      <w:proofErr w:type="spellEnd"/>
      <w:r w:rsidRPr="000F026B">
        <w:rPr>
          <w:color w:val="222222"/>
          <w:shd w:val="clear" w:color="auto" w:fill="FFFFFF"/>
        </w:rPr>
        <w:t xml:space="preserve">, Felix-Kingsley </w:t>
      </w:r>
      <w:proofErr w:type="spellStart"/>
      <w:r w:rsidRPr="000F026B">
        <w:rPr>
          <w:color w:val="222222"/>
          <w:shd w:val="clear" w:color="auto" w:fill="FFFFFF"/>
        </w:rPr>
        <w:t>Obialo</w:t>
      </w:r>
      <w:proofErr w:type="spellEnd"/>
      <w:r w:rsidRPr="000F026B">
        <w:rPr>
          <w:color w:val="222222"/>
          <w:shd w:val="clear" w:color="auto" w:fill="FFFFFF"/>
        </w:rPr>
        <w:t xml:space="preserve">, Sunday </w:t>
      </w:r>
      <w:proofErr w:type="spellStart"/>
      <w:r w:rsidRPr="000F026B">
        <w:rPr>
          <w:color w:val="222222"/>
          <w:shd w:val="clear" w:color="auto" w:fill="FFFFFF"/>
        </w:rPr>
        <w:t>Oladotun</w:t>
      </w:r>
      <w:proofErr w:type="spellEnd"/>
      <w:r w:rsidRPr="000F026B">
        <w:rPr>
          <w:color w:val="222222"/>
          <w:shd w:val="clear" w:color="auto" w:fill="FFFFFF"/>
        </w:rPr>
        <w:t xml:space="preserve"> Adeyemo, </w:t>
      </w:r>
      <w:proofErr w:type="spellStart"/>
      <w:r w:rsidRPr="000F026B">
        <w:rPr>
          <w:color w:val="222222"/>
          <w:shd w:val="clear" w:color="auto" w:fill="FFFFFF"/>
        </w:rPr>
        <w:t>Dapo</w:t>
      </w:r>
      <w:proofErr w:type="spellEnd"/>
      <w:r w:rsidRPr="000F026B">
        <w:rPr>
          <w:color w:val="222222"/>
          <w:shd w:val="clear" w:color="auto" w:fill="FFFFFF"/>
        </w:rPr>
        <w:t xml:space="preserve"> </w:t>
      </w:r>
      <w:proofErr w:type="spellStart"/>
      <w:r w:rsidRPr="000F026B">
        <w:rPr>
          <w:color w:val="222222"/>
          <w:shd w:val="clear" w:color="auto" w:fill="FFFFFF"/>
        </w:rPr>
        <w:t>Adegbaju</w:t>
      </w:r>
      <w:proofErr w:type="spellEnd"/>
      <w:r w:rsidRPr="000F026B">
        <w:rPr>
          <w:color w:val="222222"/>
          <w:shd w:val="clear" w:color="auto" w:fill="FFFFFF"/>
        </w:rPr>
        <w:t>, and Robert Anthony. "Towards school-based mental health programs in Nigeria: the immediate impact of a depression-literacy program among school-going adolescents and their educators." </w:t>
      </w:r>
      <w:r w:rsidRPr="000F026B">
        <w:rPr>
          <w:i/>
          <w:iCs/>
          <w:color w:val="222222"/>
          <w:shd w:val="clear" w:color="auto" w:fill="FFFFFF"/>
        </w:rPr>
        <w:t>Child and Adolescent Psychiatry and Mental Health</w:t>
      </w:r>
      <w:r w:rsidRPr="000F026B">
        <w:rPr>
          <w:color w:val="222222"/>
          <w:shd w:val="clear" w:color="auto" w:fill="FFFFFF"/>
        </w:rPr>
        <w:t> 16, no. 1 (2022): 70.</w:t>
      </w:r>
    </w:p>
    <w:p w14:paraId="60AB6595" w14:textId="5E2CE25B" w:rsidR="009A4657" w:rsidRPr="000F026B" w:rsidRDefault="001A30E1">
      <w:pPr>
        <w:pStyle w:val="BodyText"/>
        <w:spacing w:line="360" w:lineRule="auto"/>
        <w:ind w:left="0"/>
        <w:jc w:val="both"/>
        <w:rPr>
          <w:ins w:id="3956" w:author="usher" w:date="2026-03-22T14:09:00Z"/>
          <w:color w:val="222222"/>
          <w:shd w:val="clear" w:color="auto" w:fill="FFFFFF"/>
        </w:rPr>
      </w:pPr>
      <w:proofErr w:type="spellStart"/>
      <w:r w:rsidRPr="000F026B">
        <w:rPr>
          <w:color w:val="222222"/>
          <w:shd w:val="clear" w:color="auto" w:fill="FFFFFF"/>
        </w:rPr>
        <w:t>Ayvaci</w:t>
      </w:r>
      <w:proofErr w:type="spellEnd"/>
      <w:r w:rsidRPr="000F026B">
        <w:rPr>
          <w:color w:val="222222"/>
          <w:shd w:val="clear" w:color="auto" w:fill="FFFFFF"/>
        </w:rPr>
        <w:t>, E.R., 2016. Religious barriers to mental healthcare. </w:t>
      </w:r>
      <w:r w:rsidRPr="000F026B">
        <w:rPr>
          <w:i/>
          <w:iCs/>
          <w:color w:val="222222"/>
          <w:shd w:val="clear" w:color="auto" w:fill="FFFFFF"/>
        </w:rPr>
        <w:t>American Journal of Psychiatry Residents' Journal</w:t>
      </w:r>
      <w:r w:rsidRPr="000F026B">
        <w:rPr>
          <w:color w:val="222222"/>
          <w:shd w:val="clear" w:color="auto" w:fill="FFFFFF"/>
        </w:rPr>
        <w:t>, </w:t>
      </w:r>
      <w:r w:rsidRPr="000F026B">
        <w:rPr>
          <w:i/>
          <w:iCs/>
          <w:color w:val="222222"/>
          <w:shd w:val="clear" w:color="auto" w:fill="FFFFFF"/>
        </w:rPr>
        <w:t>11</w:t>
      </w:r>
      <w:r w:rsidRPr="000F026B">
        <w:rPr>
          <w:color w:val="222222"/>
          <w:shd w:val="clear" w:color="auto" w:fill="FFFFFF"/>
        </w:rPr>
        <w:t>(07), pp.11-13.</w:t>
      </w:r>
    </w:p>
    <w:p w14:paraId="7AF4B4B7" w14:textId="32600C13" w:rsidR="00175115" w:rsidRPr="000F026B" w:rsidRDefault="00175115">
      <w:pPr>
        <w:pStyle w:val="BodyText"/>
        <w:spacing w:line="360" w:lineRule="auto"/>
        <w:ind w:left="0"/>
        <w:jc w:val="both"/>
      </w:pPr>
      <w:proofErr w:type="spellStart"/>
      <w:ins w:id="3957" w:author="usher" w:date="2026-03-22T14:10:00Z">
        <w:r w:rsidRPr="000F026B">
          <w:rPr>
            <w:color w:val="222222"/>
            <w:shd w:val="clear" w:color="auto" w:fill="FFFFFF"/>
          </w:rPr>
          <w:t>Babajani</w:t>
        </w:r>
        <w:proofErr w:type="spellEnd"/>
        <w:r w:rsidRPr="000F026B">
          <w:rPr>
            <w:color w:val="222222"/>
            <w:shd w:val="clear" w:color="auto" w:fill="FFFFFF"/>
          </w:rPr>
          <w:t xml:space="preserve">, F., </w:t>
        </w:r>
        <w:proofErr w:type="spellStart"/>
        <w:r w:rsidRPr="000F026B">
          <w:rPr>
            <w:color w:val="222222"/>
            <w:shd w:val="clear" w:color="auto" w:fill="FFFFFF"/>
          </w:rPr>
          <w:t>Salari</w:t>
        </w:r>
        <w:proofErr w:type="spellEnd"/>
        <w:r w:rsidRPr="000F026B">
          <w:rPr>
            <w:color w:val="222222"/>
            <w:shd w:val="clear" w:color="auto" w:fill="FFFFFF"/>
          </w:rPr>
          <w:t xml:space="preserve">, N., Hosseinian-Far, A., </w:t>
        </w:r>
        <w:proofErr w:type="spellStart"/>
        <w:r w:rsidRPr="000F026B">
          <w:rPr>
            <w:color w:val="222222"/>
            <w:shd w:val="clear" w:color="auto" w:fill="FFFFFF"/>
          </w:rPr>
          <w:t>Abdoli</w:t>
        </w:r>
        <w:proofErr w:type="spellEnd"/>
        <w:r w:rsidRPr="000F026B">
          <w:rPr>
            <w:color w:val="222222"/>
            <w:shd w:val="clear" w:color="auto" w:fill="FFFFFF"/>
          </w:rPr>
          <w:t xml:space="preserve">, N., </w:t>
        </w:r>
        <w:proofErr w:type="spellStart"/>
        <w:r w:rsidRPr="000F026B">
          <w:rPr>
            <w:color w:val="222222"/>
            <w:shd w:val="clear" w:color="auto" w:fill="FFFFFF"/>
          </w:rPr>
          <w:t>Mosafer</w:t>
        </w:r>
        <w:proofErr w:type="spellEnd"/>
        <w:r w:rsidRPr="000F026B">
          <w:rPr>
            <w:color w:val="222222"/>
            <w:shd w:val="clear" w:color="auto" w:fill="FFFFFF"/>
          </w:rPr>
          <w:t xml:space="preserve">, H., </w:t>
        </w:r>
        <w:proofErr w:type="spellStart"/>
        <w:r w:rsidRPr="000F026B">
          <w:rPr>
            <w:color w:val="222222"/>
            <w:shd w:val="clear" w:color="auto" w:fill="FFFFFF"/>
          </w:rPr>
          <w:t>Heidarian</w:t>
        </w:r>
        <w:proofErr w:type="spellEnd"/>
        <w:r w:rsidRPr="000F026B">
          <w:rPr>
            <w:color w:val="222222"/>
            <w:shd w:val="clear" w:color="auto" w:fill="FFFFFF"/>
          </w:rPr>
          <w:t>, P. and Mohammadi, M., 2024. Prevalence of suicide attempts across the African continent: A systematic review and meta-analysis. </w:t>
        </w:r>
        <w:r w:rsidRPr="000F026B">
          <w:rPr>
            <w:i/>
            <w:iCs/>
            <w:color w:val="222222"/>
            <w:shd w:val="clear" w:color="auto" w:fill="FFFFFF"/>
          </w:rPr>
          <w:t>Asian journal of psychiatry</w:t>
        </w:r>
        <w:r w:rsidRPr="000F026B">
          <w:rPr>
            <w:color w:val="222222"/>
            <w:shd w:val="clear" w:color="auto" w:fill="FFFFFF"/>
          </w:rPr>
          <w:t>, </w:t>
        </w:r>
        <w:r w:rsidRPr="000F026B">
          <w:rPr>
            <w:i/>
            <w:iCs/>
            <w:color w:val="222222"/>
            <w:shd w:val="clear" w:color="auto" w:fill="FFFFFF"/>
          </w:rPr>
          <w:t>91</w:t>
        </w:r>
        <w:r w:rsidRPr="000F026B">
          <w:rPr>
            <w:color w:val="222222"/>
            <w:shd w:val="clear" w:color="auto" w:fill="FFFFFF"/>
          </w:rPr>
          <w:t>, p.</w:t>
        </w:r>
        <w:proofErr w:type="gramStart"/>
        <w:r w:rsidRPr="000F026B">
          <w:rPr>
            <w:color w:val="222222"/>
            <w:shd w:val="clear" w:color="auto" w:fill="FFFFFF"/>
          </w:rPr>
          <w:t>103878.</w:t>
        </w:r>
        <w:r w:rsidRPr="000F026B">
          <w:t>.</w:t>
        </w:r>
      </w:ins>
      <w:proofErr w:type="gramEnd"/>
    </w:p>
    <w:p w14:paraId="2A650209" w14:textId="77777777" w:rsidR="009A4657" w:rsidRPr="000F026B" w:rsidRDefault="001A30E1">
      <w:pPr>
        <w:pStyle w:val="BodyText"/>
        <w:spacing w:line="360" w:lineRule="auto"/>
        <w:ind w:left="0"/>
        <w:jc w:val="both"/>
      </w:pPr>
      <w:r w:rsidRPr="000F026B">
        <w:rPr>
          <w:color w:val="222222"/>
          <w:shd w:val="clear" w:color="auto" w:fill="FFFFFF"/>
        </w:rPr>
        <w:t xml:space="preserve">Babalola-Jacobs, A.B., 2020. Church and Character Formation of Adolescents in Jos, </w:t>
      </w:r>
      <w:r w:rsidRPr="000F026B">
        <w:rPr>
          <w:color w:val="222222"/>
          <w:shd w:val="clear" w:color="auto" w:fill="FFFFFF"/>
        </w:rPr>
        <w:lastRenderedPageBreak/>
        <w:t>Nigeria. </w:t>
      </w:r>
      <w:r w:rsidRPr="000F026B">
        <w:rPr>
          <w:i/>
          <w:iCs/>
          <w:color w:val="222222"/>
          <w:shd w:val="clear" w:color="auto" w:fill="FFFFFF"/>
        </w:rPr>
        <w:t>Tropical Journal of Arts and Humanities</w:t>
      </w:r>
      <w:r w:rsidRPr="000F026B">
        <w:rPr>
          <w:color w:val="222222"/>
          <w:shd w:val="clear" w:color="auto" w:fill="FFFFFF"/>
        </w:rPr>
        <w:t>, </w:t>
      </w:r>
      <w:r w:rsidRPr="000F026B">
        <w:rPr>
          <w:i/>
          <w:iCs/>
          <w:color w:val="222222"/>
          <w:shd w:val="clear" w:color="auto" w:fill="FFFFFF"/>
        </w:rPr>
        <w:t>2</w:t>
      </w:r>
      <w:r w:rsidRPr="000F026B">
        <w:rPr>
          <w:color w:val="222222"/>
          <w:shd w:val="clear" w:color="auto" w:fill="FFFFFF"/>
        </w:rPr>
        <w:t>(1), pp.56-63.</w:t>
      </w:r>
    </w:p>
    <w:p w14:paraId="000BE53F" w14:textId="77777777" w:rsidR="009A4657" w:rsidRPr="000F026B" w:rsidRDefault="001A30E1">
      <w:pPr>
        <w:pStyle w:val="BodyText"/>
        <w:spacing w:line="360" w:lineRule="auto"/>
        <w:ind w:left="0"/>
        <w:jc w:val="both"/>
      </w:pPr>
      <w:r w:rsidRPr="000F026B">
        <w:rPr>
          <w:color w:val="000000"/>
        </w:rPr>
        <w:t>Barker, M.M., Beresford, B. and Fraser, L.K., </w:t>
      </w:r>
      <w:r w:rsidR="000E50A4" w:rsidRPr="008654E4">
        <w:fldChar w:fldCharType="begin"/>
      </w:r>
      <w:r w:rsidR="000E50A4" w:rsidRPr="000F026B">
        <w:instrText xml:space="preserve"> HYPERLINK "tel:2023" </w:instrText>
      </w:r>
      <w:r w:rsidR="000E50A4" w:rsidRPr="008654E4">
        <w:rPr>
          <w:rPrChange w:id="3958" w:author="usher" w:date="2026-06-05T05:43:00Z">
            <w:rPr>
              <w:rStyle w:val="Hyperlink"/>
            </w:rPr>
          </w:rPrChange>
        </w:rPr>
        <w:fldChar w:fldCharType="separate"/>
      </w:r>
      <w:r w:rsidR="009A4657" w:rsidRPr="000F026B">
        <w:rPr>
          <w:rStyle w:val="Hyperlink"/>
        </w:rPr>
        <w:t>2023</w:t>
      </w:r>
      <w:r w:rsidR="000E50A4" w:rsidRPr="008654E4">
        <w:rPr>
          <w:rStyle w:val="Hyperlink"/>
        </w:rPr>
        <w:fldChar w:fldCharType="end"/>
      </w:r>
      <w:r w:rsidRPr="000F026B">
        <w:rPr>
          <w:color w:val="000000"/>
        </w:rPr>
        <w:t>. Incidence of anxiety and depression in children and young people with life-limiting conditions. Pediatric Research, 93(7), pp.</w:t>
      </w:r>
      <w:r w:rsidR="000E50A4" w:rsidRPr="008654E4">
        <w:fldChar w:fldCharType="begin"/>
      </w:r>
      <w:r w:rsidR="000E50A4" w:rsidRPr="000F026B">
        <w:instrText xml:space="preserve"> HYPERLINK "tel:2081-2090" </w:instrText>
      </w:r>
      <w:r w:rsidR="000E50A4" w:rsidRPr="008654E4">
        <w:rPr>
          <w:rPrChange w:id="3959" w:author="usher" w:date="2026-06-05T05:43:00Z">
            <w:rPr>
              <w:rStyle w:val="Hyperlink"/>
            </w:rPr>
          </w:rPrChange>
        </w:rPr>
        <w:fldChar w:fldCharType="separate"/>
      </w:r>
      <w:r w:rsidR="009A4657" w:rsidRPr="000F026B">
        <w:rPr>
          <w:rStyle w:val="Hyperlink"/>
        </w:rPr>
        <w:t>2081-2090</w:t>
      </w:r>
      <w:r w:rsidR="000E50A4" w:rsidRPr="008654E4">
        <w:rPr>
          <w:rStyle w:val="Hyperlink"/>
        </w:rPr>
        <w:fldChar w:fldCharType="end"/>
      </w:r>
      <w:r w:rsidRPr="000F026B">
        <w:rPr>
          <w:color w:val="000000"/>
        </w:rPr>
        <w:t>.</w:t>
      </w:r>
    </w:p>
    <w:p w14:paraId="55670364" w14:textId="61278E05" w:rsidR="00F76947" w:rsidRPr="000F026B" w:rsidRDefault="001A30E1">
      <w:pPr>
        <w:widowControl w:val="0"/>
        <w:autoSpaceDE w:val="0"/>
        <w:spacing w:before="40" w:after="0" w:line="360" w:lineRule="auto"/>
        <w:jc w:val="both"/>
        <w:rPr>
          <w:rFonts w:ascii="Times New Roman" w:hAnsi="Times New Roman"/>
          <w:color w:val="222222"/>
          <w:sz w:val="24"/>
          <w:szCs w:val="24"/>
          <w:shd w:val="clear" w:color="auto" w:fill="FFFFFF"/>
          <w:rPrChange w:id="3960" w:author="usher" w:date="2026-06-05T05:43:00Z">
            <w:rPr/>
          </w:rPrChange>
        </w:rPr>
      </w:pPr>
      <w:r w:rsidRPr="000F026B">
        <w:rPr>
          <w:rFonts w:ascii="Times New Roman" w:hAnsi="Times New Roman"/>
          <w:color w:val="222222"/>
          <w:sz w:val="24"/>
          <w:szCs w:val="24"/>
          <w:shd w:val="clear" w:color="auto" w:fill="FFFFFF"/>
        </w:rPr>
        <w:t xml:space="preserve">Berhane, Y., Canavan, C.R., Darling, A.M., Sudfeld, C.R., </w:t>
      </w:r>
      <w:proofErr w:type="spellStart"/>
      <w:r w:rsidRPr="000F026B">
        <w:rPr>
          <w:rFonts w:ascii="Times New Roman" w:hAnsi="Times New Roman"/>
          <w:color w:val="222222"/>
          <w:sz w:val="24"/>
          <w:szCs w:val="24"/>
          <w:shd w:val="clear" w:color="auto" w:fill="FFFFFF"/>
        </w:rPr>
        <w:t>Vuai</w:t>
      </w:r>
      <w:proofErr w:type="spellEnd"/>
      <w:r w:rsidRPr="000F026B">
        <w:rPr>
          <w:rFonts w:ascii="Times New Roman" w:hAnsi="Times New Roman"/>
          <w:color w:val="222222"/>
          <w:sz w:val="24"/>
          <w:szCs w:val="24"/>
          <w:shd w:val="clear" w:color="auto" w:fill="FFFFFF"/>
        </w:rPr>
        <w:t xml:space="preserve">, S., </w:t>
      </w:r>
      <w:proofErr w:type="spellStart"/>
      <w:r w:rsidRPr="000F026B">
        <w:rPr>
          <w:rFonts w:ascii="Times New Roman" w:hAnsi="Times New Roman"/>
          <w:color w:val="222222"/>
          <w:sz w:val="24"/>
          <w:szCs w:val="24"/>
          <w:shd w:val="clear" w:color="auto" w:fill="FFFFFF"/>
        </w:rPr>
        <w:t>Adanu</w:t>
      </w:r>
      <w:proofErr w:type="spellEnd"/>
      <w:r w:rsidRPr="000F026B">
        <w:rPr>
          <w:rFonts w:ascii="Times New Roman" w:hAnsi="Times New Roman"/>
          <w:color w:val="222222"/>
          <w:sz w:val="24"/>
          <w:szCs w:val="24"/>
          <w:shd w:val="clear" w:color="auto" w:fill="FFFFFF"/>
        </w:rPr>
        <w:t xml:space="preserve">, R., </w:t>
      </w:r>
      <w:proofErr w:type="spellStart"/>
      <w:r w:rsidRPr="000F026B">
        <w:rPr>
          <w:rFonts w:ascii="Times New Roman" w:hAnsi="Times New Roman"/>
          <w:color w:val="222222"/>
          <w:sz w:val="24"/>
          <w:szCs w:val="24"/>
          <w:shd w:val="clear" w:color="auto" w:fill="FFFFFF"/>
        </w:rPr>
        <w:t>Bärnighausen</w:t>
      </w:r>
      <w:proofErr w:type="spellEnd"/>
      <w:r w:rsidRPr="000F026B">
        <w:rPr>
          <w:rFonts w:ascii="Times New Roman" w:hAnsi="Times New Roman"/>
          <w:color w:val="222222"/>
          <w:sz w:val="24"/>
          <w:szCs w:val="24"/>
          <w:shd w:val="clear" w:color="auto" w:fill="FFFFFF"/>
        </w:rPr>
        <w:t xml:space="preserve">, T., Dessie, Y., Bukenya, J.N., </w:t>
      </w:r>
      <w:proofErr w:type="spellStart"/>
      <w:r w:rsidRPr="000F026B">
        <w:rPr>
          <w:rFonts w:ascii="Times New Roman" w:hAnsi="Times New Roman"/>
          <w:color w:val="222222"/>
          <w:sz w:val="24"/>
          <w:szCs w:val="24"/>
          <w:shd w:val="clear" w:color="auto" w:fill="FFFFFF"/>
        </w:rPr>
        <w:t>Guwatudde</w:t>
      </w:r>
      <w:proofErr w:type="spellEnd"/>
      <w:r w:rsidRPr="000F026B">
        <w:rPr>
          <w:rFonts w:ascii="Times New Roman" w:hAnsi="Times New Roman"/>
          <w:color w:val="222222"/>
          <w:sz w:val="24"/>
          <w:szCs w:val="24"/>
          <w:shd w:val="clear" w:color="auto" w:fill="FFFFFF"/>
        </w:rPr>
        <w:t xml:space="preserve">, D. and </w:t>
      </w:r>
      <w:proofErr w:type="spellStart"/>
      <w:r w:rsidRPr="000F026B">
        <w:rPr>
          <w:rFonts w:ascii="Times New Roman" w:hAnsi="Times New Roman"/>
          <w:color w:val="222222"/>
          <w:sz w:val="24"/>
          <w:szCs w:val="24"/>
          <w:shd w:val="clear" w:color="auto" w:fill="FFFFFF"/>
        </w:rPr>
        <w:t>Killewo</w:t>
      </w:r>
      <w:proofErr w:type="spellEnd"/>
      <w:r w:rsidRPr="000F026B">
        <w:rPr>
          <w:rFonts w:ascii="Times New Roman" w:hAnsi="Times New Roman"/>
          <w:color w:val="222222"/>
          <w:sz w:val="24"/>
          <w:szCs w:val="24"/>
          <w:shd w:val="clear" w:color="auto" w:fill="FFFFFF"/>
        </w:rPr>
        <w:t>, J., 2020. The age of opportunity: prevalence of key risk factors among adolescents 10–19 years of age in nine communities in sub‐Saharan Africa. </w:t>
      </w:r>
      <w:r w:rsidRPr="000F026B">
        <w:rPr>
          <w:rFonts w:ascii="Times New Roman" w:hAnsi="Times New Roman"/>
          <w:i/>
          <w:iCs/>
          <w:color w:val="222222"/>
          <w:sz w:val="24"/>
          <w:szCs w:val="24"/>
          <w:shd w:val="clear" w:color="auto" w:fill="FFFFFF"/>
        </w:rPr>
        <w:t>Tropical Medicine &amp; International Health</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25</w:t>
      </w:r>
      <w:r w:rsidRPr="000F026B">
        <w:rPr>
          <w:rFonts w:ascii="Times New Roman" w:hAnsi="Times New Roman"/>
          <w:color w:val="222222"/>
          <w:sz w:val="24"/>
          <w:szCs w:val="24"/>
          <w:shd w:val="clear" w:color="auto" w:fill="FFFFFF"/>
        </w:rPr>
        <w:t>(1), pp.15-32.</w:t>
      </w:r>
    </w:p>
    <w:p w14:paraId="6641F557" w14:textId="4E9E23F1" w:rsidR="009A4657" w:rsidRPr="000F026B" w:rsidRDefault="001A30E1">
      <w:pPr>
        <w:widowControl w:val="0"/>
        <w:autoSpaceDE w:val="0"/>
        <w:spacing w:before="40" w:after="0" w:line="360" w:lineRule="auto"/>
        <w:jc w:val="both"/>
        <w:rPr>
          <w:ins w:id="3961" w:author="usher" w:date="2026-03-08T14:24:00Z"/>
          <w:rFonts w:ascii="Times New Roman" w:hAnsi="Times New Roman"/>
          <w:sz w:val="24"/>
          <w:szCs w:val="24"/>
        </w:rPr>
      </w:pPr>
      <w:r w:rsidRPr="000F026B">
        <w:rPr>
          <w:rFonts w:ascii="Times New Roman" w:hAnsi="Times New Roman"/>
          <w:sz w:val="24"/>
          <w:szCs w:val="24"/>
        </w:rPr>
        <w:t>Bella-</w:t>
      </w:r>
      <w:proofErr w:type="spellStart"/>
      <w:r w:rsidRPr="000F026B">
        <w:rPr>
          <w:rFonts w:ascii="Times New Roman" w:hAnsi="Times New Roman"/>
          <w:sz w:val="24"/>
          <w:szCs w:val="24"/>
        </w:rPr>
        <w:t>Awusah</w:t>
      </w:r>
      <w:proofErr w:type="spellEnd"/>
      <w:r w:rsidRPr="000F026B">
        <w:rPr>
          <w:rFonts w:ascii="Times New Roman" w:hAnsi="Times New Roman"/>
          <w:sz w:val="24"/>
          <w:szCs w:val="24"/>
        </w:rPr>
        <w:t xml:space="preserve">, T., Ani, C., </w:t>
      </w:r>
      <w:proofErr w:type="spellStart"/>
      <w:r w:rsidRPr="000F026B">
        <w:rPr>
          <w:rFonts w:ascii="Times New Roman" w:hAnsi="Times New Roman"/>
          <w:sz w:val="24"/>
          <w:szCs w:val="24"/>
        </w:rPr>
        <w:t>Ajuwon</w:t>
      </w:r>
      <w:proofErr w:type="spellEnd"/>
      <w:r w:rsidRPr="000F026B">
        <w:rPr>
          <w:rFonts w:ascii="Times New Roman" w:hAnsi="Times New Roman"/>
          <w:sz w:val="24"/>
          <w:szCs w:val="24"/>
        </w:rPr>
        <w:t xml:space="preserve">, A., &amp; </w:t>
      </w:r>
      <w:proofErr w:type="spellStart"/>
      <w:r w:rsidRPr="000F026B">
        <w:rPr>
          <w:rFonts w:ascii="Times New Roman" w:hAnsi="Times New Roman"/>
          <w:sz w:val="24"/>
          <w:szCs w:val="24"/>
        </w:rPr>
        <w:t>Omigbodun</w:t>
      </w:r>
      <w:proofErr w:type="spellEnd"/>
      <w:r w:rsidRPr="000F026B">
        <w:rPr>
          <w:rFonts w:ascii="Times New Roman" w:hAnsi="Times New Roman"/>
          <w:sz w:val="24"/>
          <w:szCs w:val="24"/>
        </w:rPr>
        <w:t xml:space="preserve">, O. (2016). Effectiveness of brief school-based, group cognitive </w:t>
      </w:r>
      <w:proofErr w:type="spellStart"/>
      <w:r w:rsidRPr="000F026B">
        <w:rPr>
          <w:rFonts w:ascii="Times New Roman" w:hAnsi="Times New Roman"/>
          <w:sz w:val="24"/>
          <w:szCs w:val="24"/>
        </w:rPr>
        <w:t>behavioural</w:t>
      </w:r>
      <w:proofErr w:type="spellEnd"/>
      <w:r w:rsidRPr="000F026B">
        <w:rPr>
          <w:rFonts w:ascii="Times New Roman" w:hAnsi="Times New Roman"/>
          <w:sz w:val="24"/>
          <w:szCs w:val="24"/>
        </w:rPr>
        <w:t xml:space="preserve"> therapy for depressed adolescents in South west Nigeria. Child and Adolescent Mental Health, 21(1), 44–50. </w:t>
      </w:r>
      <w:ins w:id="3962" w:author="usher" w:date="2026-03-08T14:24:00Z">
        <w:r w:rsidR="00F76947" w:rsidRPr="008654E4">
          <w:rPr>
            <w:rFonts w:ascii="Times New Roman" w:hAnsi="Times New Roman"/>
            <w:sz w:val="24"/>
            <w:szCs w:val="24"/>
          </w:rPr>
          <w:fldChar w:fldCharType="begin"/>
        </w:r>
        <w:r w:rsidR="00F76947" w:rsidRPr="000F026B">
          <w:rPr>
            <w:rFonts w:ascii="Times New Roman" w:hAnsi="Times New Roman"/>
            <w:sz w:val="24"/>
            <w:szCs w:val="24"/>
          </w:rPr>
          <w:instrText xml:space="preserve"> HYPERLINK "</w:instrText>
        </w:r>
      </w:ins>
      <w:r w:rsidR="00F76947" w:rsidRPr="000F026B">
        <w:rPr>
          <w:rFonts w:ascii="Times New Roman" w:hAnsi="Times New Roman"/>
          <w:sz w:val="24"/>
          <w:szCs w:val="24"/>
        </w:rPr>
        <w:instrText>https://doi.org/10.1111/camh.12104</w:instrText>
      </w:r>
      <w:ins w:id="3963" w:author="usher" w:date="2026-03-08T14:24:00Z">
        <w:r w:rsidR="00F76947" w:rsidRPr="000F026B">
          <w:rPr>
            <w:rFonts w:ascii="Times New Roman" w:hAnsi="Times New Roman"/>
            <w:sz w:val="24"/>
            <w:szCs w:val="24"/>
          </w:rPr>
          <w:instrText xml:space="preserve">" </w:instrText>
        </w:r>
        <w:r w:rsidR="00F76947" w:rsidRPr="008654E4">
          <w:rPr>
            <w:rFonts w:ascii="Times New Roman" w:hAnsi="Times New Roman"/>
            <w:sz w:val="24"/>
            <w:szCs w:val="24"/>
          </w:rPr>
          <w:fldChar w:fldCharType="separate"/>
        </w:r>
      </w:ins>
      <w:r w:rsidR="00F76947" w:rsidRPr="000F026B">
        <w:rPr>
          <w:rStyle w:val="Hyperlink"/>
          <w:rFonts w:ascii="Times New Roman" w:hAnsi="Times New Roman"/>
          <w:sz w:val="24"/>
          <w:szCs w:val="24"/>
        </w:rPr>
        <w:t>https://doi.org/10.1111/camh.12104</w:t>
      </w:r>
      <w:ins w:id="3964" w:author="usher" w:date="2026-03-08T14:24:00Z">
        <w:r w:rsidR="00F76947" w:rsidRPr="008654E4">
          <w:rPr>
            <w:rFonts w:ascii="Times New Roman" w:hAnsi="Times New Roman"/>
            <w:sz w:val="24"/>
            <w:szCs w:val="24"/>
          </w:rPr>
          <w:fldChar w:fldCharType="end"/>
        </w:r>
      </w:ins>
    </w:p>
    <w:p w14:paraId="57E0E5A1" w14:textId="45F942FE" w:rsidR="00F76947" w:rsidRPr="000F026B" w:rsidRDefault="00F76947">
      <w:pPr>
        <w:widowControl w:val="0"/>
        <w:autoSpaceDE w:val="0"/>
        <w:spacing w:before="40" w:after="0" w:line="360" w:lineRule="auto"/>
        <w:jc w:val="both"/>
        <w:rPr>
          <w:ins w:id="3965" w:author="usher" w:date="2026-03-23T19:53:00Z"/>
          <w:rFonts w:ascii="Times New Roman" w:hAnsi="Times New Roman"/>
          <w:color w:val="222222"/>
          <w:sz w:val="24"/>
          <w:szCs w:val="24"/>
          <w:shd w:val="clear" w:color="auto" w:fill="FFFFFF"/>
        </w:rPr>
      </w:pPr>
      <w:ins w:id="3966" w:author="usher" w:date="2026-03-08T14:24:00Z">
        <w:r w:rsidRPr="000F026B">
          <w:rPr>
            <w:rFonts w:ascii="Times New Roman" w:hAnsi="Times New Roman"/>
            <w:color w:val="222222"/>
            <w:sz w:val="24"/>
            <w:szCs w:val="24"/>
            <w:shd w:val="clear" w:color="auto" w:fill="FFFFFF"/>
            <w:rPrChange w:id="3967" w:author="usher" w:date="2026-06-05T05:43:00Z">
              <w:rPr>
                <w:rFonts w:ascii="Arial" w:hAnsi="Arial" w:cs="Arial"/>
                <w:color w:val="222222"/>
                <w:sz w:val="20"/>
                <w:szCs w:val="20"/>
                <w:shd w:val="clear" w:color="auto" w:fill="FFFFFF"/>
              </w:rPr>
            </w:rPrChange>
          </w:rPr>
          <w:t>Bella-</w:t>
        </w:r>
        <w:proofErr w:type="spellStart"/>
        <w:r w:rsidRPr="000F026B">
          <w:rPr>
            <w:rFonts w:ascii="Times New Roman" w:hAnsi="Times New Roman"/>
            <w:color w:val="222222"/>
            <w:sz w:val="24"/>
            <w:szCs w:val="24"/>
            <w:shd w:val="clear" w:color="auto" w:fill="FFFFFF"/>
            <w:rPrChange w:id="3968" w:author="usher" w:date="2026-06-05T05:43:00Z">
              <w:rPr>
                <w:rFonts w:ascii="Arial" w:hAnsi="Arial" w:cs="Arial"/>
                <w:color w:val="222222"/>
                <w:sz w:val="20"/>
                <w:szCs w:val="20"/>
                <w:shd w:val="clear" w:color="auto" w:fill="FFFFFF"/>
              </w:rPr>
            </w:rPrChange>
          </w:rPr>
          <w:t>Awusah</w:t>
        </w:r>
        <w:proofErr w:type="spellEnd"/>
        <w:r w:rsidRPr="000F026B">
          <w:rPr>
            <w:rFonts w:ascii="Times New Roman" w:hAnsi="Times New Roman"/>
            <w:color w:val="222222"/>
            <w:sz w:val="24"/>
            <w:szCs w:val="24"/>
            <w:shd w:val="clear" w:color="auto" w:fill="FFFFFF"/>
            <w:rPrChange w:id="3969" w:author="usher" w:date="2026-06-05T05:43:00Z">
              <w:rPr>
                <w:rFonts w:ascii="Arial" w:hAnsi="Arial" w:cs="Arial"/>
                <w:color w:val="222222"/>
                <w:sz w:val="20"/>
                <w:szCs w:val="20"/>
                <w:shd w:val="clear" w:color="auto" w:fill="FFFFFF"/>
              </w:rPr>
            </w:rPrChange>
          </w:rPr>
          <w:t xml:space="preserve">, T. and </w:t>
        </w:r>
        <w:proofErr w:type="spellStart"/>
        <w:r w:rsidRPr="000F026B">
          <w:rPr>
            <w:rFonts w:ascii="Times New Roman" w:hAnsi="Times New Roman"/>
            <w:color w:val="222222"/>
            <w:sz w:val="24"/>
            <w:szCs w:val="24"/>
            <w:shd w:val="clear" w:color="auto" w:fill="FFFFFF"/>
            <w:rPrChange w:id="3970" w:author="usher" w:date="2026-06-05T05:43:00Z">
              <w:rPr>
                <w:rFonts w:ascii="Arial" w:hAnsi="Arial" w:cs="Arial"/>
                <w:color w:val="222222"/>
                <w:sz w:val="20"/>
                <w:szCs w:val="20"/>
                <w:shd w:val="clear" w:color="auto" w:fill="FFFFFF"/>
              </w:rPr>
            </w:rPrChange>
          </w:rPr>
          <w:t>Omigbodun</w:t>
        </w:r>
        <w:proofErr w:type="spellEnd"/>
        <w:r w:rsidRPr="000F026B">
          <w:rPr>
            <w:rFonts w:ascii="Times New Roman" w:hAnsi="Times New Roman"/>
            <w:color w:val="222222"/>
            <w:sz w:val="24"/>
            <w:szCs w:val="24"/>
            <w:shd w:val="clear" w:color="auto" w:fill="FFFFFF"/>
            <w:rPrChange w:id="3971" w:author="usher" w:date="2026-06-05T05:43:00Z">
              <w:rPr>
                <w:rFonts w:ascii="Arial" w:hAnsi="Arial" w:cs="Arial"/>
                <w:color w:val="222222"/>
                <w:sz w:val="20"/>
                <w:szCs w:val="20"/>
                <w:shd w:val="clear" w:color="auto" w:fill="FFFFFF"/>
              </w:rPr>
            </w:rPrChange>
          </w:rPr>
          <w:t>, O., 2020. Schools and their potential to promote mental health for children in Nigeria. </w:t>
        </w:r>
        <w:r w:rsidRPr="000F026B">
          <w:rPr>
            <w:rFonts w:ascii="Times New Roman" w:hAnsi="Times New Roman"/>
            <w:i/>
            <w:iCs/>
            <w:color w:val="222222"/>
            <w:sz w:val="24"/>
            <w:szCs w:val="24"/>
            <w:shd w:val="clear" w:color="auto" w:fill="FFFFFF"/>
            <w:rPrChange w:id="3972" w:author="usher" w:date="2026-06-05T05:43:00Z">
              <w:rPr>
                <w:rFonts w:ascii="Arial" w:hAnsi="Arial" w:cs="Arial"/>
                <w:i/>
                <w:iCs/>
                <w:color w:val="222222"/>
                <w:sz w:val="20"/>
                <w:szCs w:val="20"/>
                <w:shd w:val="clear" w:color="auto" w:fill="FFFFFF"/>
              </w:rPr>
            </w:rPrChange>
          </w:rPr>
          <w:t>The Lancet Child &amp; Adolescent Health</w:t>
        </w:r>
        <w:r w:rsidRPr="000F026B">
          <w:rPr>
            <w:rFonts w:ascii="Times New Roman" w:hAnsi="Times New Roman"/>
            <w:color w:val="222222"/>
            <w:sz w:val="24"/>
            <w:szCs w:val="24"/>
            <w:shd w:val="clear" w:color="auto" w:fill="FFFFFF"/>
            <w:rPrChange w:id="3973"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3974" w:author="usher" w:date="2026-06-05T05:43:00Z">
              <w:rPr>
                <w:rFonts w:ascii="Arial" w:hAnsi="Arial" w:cs="Arial"/>
                <w:i/>
                <w:iCs/>
                <w:color w:val="222222"/>
                <w:sz w:val="20"/>
                <w:szCs w:val="20"/>
                <w:shd w:val="clear" w:color="auto" w:fill="FFFFFF"/>
              </w:rPr>
            </w:rPrChange>
          </w:rPr>
          <w:t>4</w:t>
        </w:r>
        <w:r w:rsidRPr="000F026B">
          <w:rPr>
            <w:rFonts w:ascii="Times New Roman" w:hAnsi="Times New Roman"/>
            <w:color w:val="222222"/>
            <w:sz w:val="24"/>
            <w:szCs w:val="24"/>
            <w:shd w:val="clear" w:color="auto" w:fill="FFFFFF"/>
            <w:rPrChange w:id="3975" w:author="usher" w:date="2026-06-05T05:43:00Z">
              <w:rPr>
                <w:rFonts w:ascii="Arial" w:hAnsi="Arial" w:cs="Arial"/>
                <w:color w:val="222222"/>
                <w:sz w:val="20"/>
                <w:szCs w:val="20"/>
                <w:shd w:val="clear" w:color="auto" w:fill="FFFFFF"/>
              </w:rPr>
            </w:rPrChange>
          </w:rPr>
          <w:t>(3), pp.175-177.</w:t>
        </w:r>
      </w:ins>
    </w:p>
    <w:p w14:paraId="068BE983" w14:textId="78ADE7CE" w:rsidR="00F567DF" w:rsidRPr="000F026B" w:rsidRDefault="00F567DF">
      <w:pPr>
        <w:widowControl w:val="0"/>
        <w:autoSpaceDE w:val="0"/>
        <w:spacing w:before="40" w:after="0" w:line="360" w:lineRule="auto"/>
        <w:jc w:val="both"/>
        <w:rPr>
          <w:ins w:id="3976" w:author="usher" w:date="2026-03-25T08:05:00Z"/>
          <w:rFonts w:ascii="Times New Roman" w:hAnsi="Times New Roman"/>
          <w:color w:val="222222"/>
          <w:sz w:val="24"/>
          <w:szCs w:val="24"/>
          <w:shd w:val="clear" w:color="auto" w:fill="FFFFFF"/>
        </w:rPr>
      </w:pPr>
      <w:ins w:id="3977" w:author="usher" w:date="2026-03-23T19:53:00Z">
        <w:r w:rsidRPr="000F026B">
          <w:rPr>
            <w:rFonts w:ascii="Times New Roman" w:hAnsi="Times New Roman"/>
            <w:color w:val="222222"/>
            <w:sz w:val="24"/>
            <w:szCs w:val="24"/>
            <w:shd w:val="clear" w:color="auto" w:fill="FFFFFF"/>
            <w:rPrChange w:id="3978" w:author="usher" w:date="2026-06-05T05:43:00Z">
              <w:rPr>
                <w:rFonts w:ascii="Arial" w:hAnsi="Arial" w:cs="Arial"/>
                <w:color w:val="222222"/>
                <w:sz w:val="20"/>
                <w:szCs w:val="20"/>
                <w:shd w:val="clear" w:color="auto" w:fill="FFFFFF"/>
              </w:rPr>
            </w:rPrChange>
          </w:rPr>
          <w:t>Benton, T.D., Boyd, R.C. and Njoroge, W.F., 2021. Addressing the global crisis of child and adolescent mental health. </w:t>
        </w:r>
        <w:r w:rsidRPr="000F026B">
          <w:rPr>
            <w:rFonts w:ascii="Times New Roman" w:hAnsi="Times New Roman"/>
            <w:i/>
            <w:iCs/>
            <w:color w:val="222222"/>
            <w:sz w:val="24"/>
            <w:szCs w:val="24"/>
            <w:shd w:val="clear" w:color="auto" w:fill="FFFFFF"/>
            <w:rPrChange w:id="3979" w:author="usher" w:date="2026-06-05T05:43:00Z">
              <w:rPr>
                <w:rFonts w:ascii="Arial" w:hAnsi="Arial" w:cs="Arial"/>
                <w:i/>
                <w:iCs/>
                <w:color w:val="222222"/>
                <w:sz w:val="20"/>
                <w:szCs w:val="20"/>
                <w:shd w:val="clear" w:color="auto" w:fill="FFFFFF"/>
              </w:rPr>
            </w:rPrChange>
          </w:rPr>
          <w:t>JAMA pediatrics</w:t>
        </w:r>
        <w:r w:rsidRPr="000F026B">
          <w:rPr>
            <w:rFonts w:ascii="Times New Roman" w:hAnsi="Times New Roman"/>
            <w:color w:val="222222"/>
            <w:sz w:val="24"/>
            <w:szCs w:val="24"/>
            <w:shd w:val="clear" w:color="auto" w:fill="FFFFFF"/>
            <w:rPrChange w:id="3980"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3981" w:author="usher" w:date="2026-06-05T05:43:00Z">
              <w:rPr>
                <w:rFonts w:ascii="Arial" w:hAnsi="Arial" w:cs="Arial"/>
                <w:i/>
                <w:iCs/>
                <w:color w:val="222222"/>
                <w:sz w:val="20"/>
                <w:szCs w:val="20"/>
                <w:shd w:val="clear" w:color="auto" w:fill="FFFFFF"/>
              </w:rPr>
            </w:rPrChange>
          </w:rPr>
          <w:t>175</w:t>
        </w:r>
        <w:r w:rsidRPr="000F026B">
          <w:rPr>
            <w:rFonts w:ascii="Times New Roman" w:hAnsi="Times New Roman"/>
            <w:color w:val="222222"/>
            <w:sz w:val="24"/>
            <w:szCs w:val="24"/>
            <w:shd w:val="clear" w:color="auto" w:fill="FFFFFF"/>
            <w:rPrChange w:id="3982" w:author="usher" w:date="2026-06-05T05:43:00Z">
              <w:rPr>
                <w:rFonts w:ascii="Arial" w:hAnsi="Arial" w:cs="Arial"/>
                <w:color w:val="222222"/>
                <w:sz w:val="20"/>
                <w:szCs w:val="20"/>
                <w:shd w:val="clear" w:color="auto" w:fill="FFFFFF"/>
              </w:rPr>
            </w:rPrChange>
          </w:rPr>
          <w:t>(11), pp.1108-1110.</w:t>
        </w:r>
      </w:ins>
    </w:p>
    <w:p w14:paraId="42A2C1DF" w14:textId="5A770B58" w:rsidR="00B95328" w:rsidRPr="000F026B" w:rsidRDefault="00B95328">
      <w:pPr>
        <w:widowControl w:val="0"/>
        <w:autoSpaceDE w:val="0"/>
        <w:spacing w:before="40" w:after="0" w:line="360" w:lineRule="auto"/>
        <w:jc w:val="both"/>
        <w:rPr>
          <w:rFonts w:ascii="Times New Roman" w:hAnsi="Times New Roman"/>
          <w:sz w:val="24"/>
          <w:szCs w:val="24"/>
          <w:rPrChange w:id="3983" w:author="usher" w:date="2026-06-05T05:43:00Z">
            <w:rPr/>
          </w:rPrChange>
        </w:rPr>
      </w:pPr>
      <w:ins w:id="3984" w:author="usher" w:date="2026-03-25T08:05:00Z">
        <w:r w:rsidRPr="000F026B">
          <w:rPr>
            <w:rFonts w:ascii="Times New Roman" w:hAnsi="Times New Roman"/>
            <w:color w:val="222222"/>
            <w:sz w:val="24"/>
            <w:szCs w:val="24"/>
            <w:shd w:val="clear" w:color="auto" w:fill="FFFFFF"/>
          </w:rPr>
          <w:t>Blakemore, S.J., 2019. Adolescence and mental health. </w:t>
        </w:r>
        <w:r w:rsidRPr="000F026B">
          <w:rPr>
            <w:rFonts w:ascii="Times New Roman" w:hAnsi="Times New Roman"/>
            <w:i/>
            <w:iCs/>
            <w:color w:val="222222"/>
            <w:sz w:val="24"/>
            <w:szCs w:val="24"/>
            <w:shd w:val="clear" w:color="auto" w:fill="FFFFFF"/>
          </w:rPr>
          <w:t>The lancet</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393</w:t>
        </w:r>
        <w:r w:rsidRPr="000F026B">
          <w:rPr>
            <w:rFonts w:ascii="Times New Roman" w:hAnsi="Times New Roman"/>
            <w:color w:val="222222"/>
            <w:sz w:val="24"/>
            <w:szCs w:val="24"/>
            <w:shd w:val="clear" w:color="auto" w:fill="FFFFFF"/>
          </w:rPr>
          <w:t>(10185), pp.2030-2031.</w:t>
        </w:r>
      </w:ins>
    </w:p>
    <w:p w14:paraId="0B6DE57F" w14:textId="77777777" w:rsidR="009A4657" w:rsidRPr="000F026B" w:rsidRDefault="001A30E1">
      <w:pPr>
        <w:widowControl w:val="0"/>
        <w:autoSpaceDE w:val="0"/>
        <w:spacing w:before="40" w:after="0" w:line="360" w:lineRule="auto"/>
        <w:jc w:val="both"/>
        <w:rPr>
          <w:rFonts w:ascii="Times New Roman" w:hAnsi="Times New Roman"/>
          <w:sz w:val="24"/>
          <w:szCs w:val="24"/>
          <w:rPrChange w:id="3985" w:author="usher" w:date="2026-06-05T05:43:00Z">
            <w:rPr/>
          </w:rPrChange>
        </w:rPr>
      </w:pPr>
      <w:proofErr w:type="spellStart"/>
      <w:r w:rsidRPr="000F026B">
        <w:rPr>
          <w:rFonts w:ascii="Times New Roman" w:hAnsi="Times New Roman"/>
          <w:color w:val="222222"/>
          <w:sz w:val="24"/>
          <w:szCs w:val="24"/>
          <w:shd w:val="clear" w:color="auto" w:fill="FFFFFF"/>
        </w:rPr>
        <w:t>Bodden</w:t>
      </w:r>
      <w:proofErr w:type="spellEnd"/>
      <w:r w:rsidRPr="000F026B">
        <w:rPr>
          <w:rFonts w:ascii="Times New Roman" w:hAnsi="Times New Roman"/>
          <w:color w:val="222222"/>
          <w:sz w:val="24"/>
          <w:szCs w:val="24"/>
          <w:shd w:val="clear" w:color="auto" w:fill="FFFFFF"/>
        </w:rPr>
        <w:t xml:space="preserve">, D.H.M., </w:t>
      </w:r>
      <w:proofErr w:type="spellStart"/>
      <w:r w:rsidRPr="000F026B">
        <w:rPr>
          <w:rFonts w:ascii="Times New Roman" w:hAnsi="Times New Roman"/>
          <w:color w:val="222222"/>
          <w:sz w:val="24"/>
          <w:szCs w:val="24"/>
          <w:shd w:val="clear" w:color="auto" w:fill="FFFFFF"/>
        </w:rPr>
        <w:t>Stikkelbroek</w:t>
      </w:r>
      <w:proofErr w:type="spellEnd"/>
      <w:r w:rsidRPr="000F026B">
        <w:rPr>
          <w:rFonts w:ascii="Times New Roman" w:hAnsi="Times New Roman"/>
          <w:color w:val="222222"/>
          <w:sz w:val="24"/>
          <w:szCs w:val="24"/>
          <w:shd w:val="clear" w:color="auto" w:fill="FFFFFF"/>
        </w:rPr>
        <w:t>, Y. and Dirksen, C.D., 2018. Societal burden of adolescent depression, an overview and cost-of-illness study. </w:t>
      </w:r>
      <w:r w:rsidRPr="000F026B">
        <w:rPr>
          <w:rFonts w:ascii="Times New Roman" w:hAnsi="Times New Roman"/>
          <w:i/>
          <w:iCs/>
          <w:color w:val="222222"/>
          <w:sz w:val="24"/>
          <w:szCs w:val="24"/>
          <w:shd w:val="clear" w:color="auto" w:fill="FFFFFF"/>
        </w:rPr>
        <w:t>Journal of affective disorders</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241</w:t>
      </w:r>
      <w:r w:rsidRPr="000F026B">
        <w:rPr>
          <w:rFonts w:ascii="Times New Roman" w:hAnsi="Times New Roman"/>
          <w:color w:val="222222"/>
          <w:sz w:val="24"/>
          <w:szCs w:val="24"/>
          <w:shd w:val="clear" w:color="auto" w:fill="FFFFFF"/>
        </w:rPr>
        <w:t>, pp.256-262.</w:t>
      </w:r>
    </w:p>
    <w:p w14:paraId="1209F947" w14:textId="77777777" w:rsidR="009A4657" w:rsidRPr="000F026B" w:rsidRDefault="001A30E1">
      <w:pPr>
        <w:pStyle w:val="BodyText"/>
        <w:spacing w:line="360" w:lineRule="auto"/>
        <w:ind w:left="0" w:right="121"/>
        <w:jc w:val="both"/>
      </w:pPr>
      <w:r w:rsidRPr="000F026B">
        <w:rPr>
          <w:color w:val="222222"/>
          <w:shd w:val="clear" w:color="auto" w:fill="FFFFFF"/>
        </w:rPr>
        <w:t xml:space="preserve">Castillo, E.G., </w:t>
      </w:r>
      <w:proofErr w:type="spellStart"/>
      <w:r w:rsidRPr="000F026B">
        <w:rPr>
          <w:color w:val="222222"/>
          <w:shd w:val="clear" w:color="auto" w:fill="FFFFFF"/>
        </w:rPr>
        <w:t>Ijadi-Maghsoodi</w:t>
      </w:r>
      <w:proofErr w:type="spellEnd"/>
      <w:r w:rsidRPr="000F026B">
        <w:rPr>
          <w:color w:val="222222"/>
          <w:shd w:val="clear" w:color="auto" w:fill="FFFFFF"/>
        </w:rPr>
        <w:t xml:space="preserve">, R., </w:t>
      </w:r>
      <w:proofErr w:type="spellStart"/>
      <w:r w:rsidRPr="000F026B">
        <w:rPr>
          <w:color w:val="222222"/>
          <w:shd w:val="clear" w:color="auto" w:fill="FFFFFF"/>
        </w:rPr>
        <w:t>Shadravan</w:t>
      </w:r>
      <w:proofErr w:type="spellEnd"/>
      <w:r w:rsidRPr="000F026B">
        <w:rPr>
          <w:color w:val="222222"/>
          <w:shd w:val="clear" w:color="auto" w:fill="FFFFFF"/>
        </w:rPr>
        <w:t xml:space="preserve">, S., Moore, E., Mensah, M.O., Docherty, M., Aguilera Nunez, M.G., Barcelo, N., </w:t>
      </w:r>
      <w:proofErr w:type="spellStart"/>
      <w:r w:rsidRPr="000F026B">
        <w:rPr>
          <w:color w:val="222222"/>
          <w:shd w:val="clear" w:color="auto" w:fill="FFFFFF"/>
        </w:rPr>
        <w:t>Goodsmith</w:t>
      </w:r>
      <w:proofErr w:type="spellEnd"/>
      <w:r w:rsidRPr="000F026B">
        <w:rPr>
          <w:color w:val="222222"/>
          <w:shd w:val="clear" w:color="auto" w:fill="FFFFFF"/>
        </w:rPr>
        <w:t>, N., Halpin, L.E. and Morton, I., 2019. Community interventions to promote mental health and social equity. </w:t>
      </w:r>
      <w:r w:rsidRPr="000F026B">
        <w:rPr>
          <w:i/>
          <w:iCs/>
          <w:color w:val="222222"/>
          <w:shd w:val="clear" w:color="auto" w:fill="FFFFFF"/>
        </w:rPr>
        <w:t>Current psychiatry reports</w:t>
      </w:r>
      <w:r w:rsidRPr="000F026B">
        <w:rPr>
          <w:color w:val="222222"/>
          <w:shd w:val="clear" w:color="auto" w:fill="FFFFFF"/>
        </w:rPr>
        <w:t>, </w:t>
      </w:r>
      <w:r w:rsidRPr="000F026B">
        <w:rPr>
          <w:i/>
          <w:iCs/>
          <w:color w:val="222222"/>
          <w:shd w:val="clear" w:color="auto" w:fill="FFFFFF"/>
        </w:rPr>
        <w:t>21</w:t>
      </w:r>
      <w:r w:rsidRPr="000F026B">
        <w:rPr>
          <w:color w:val="222222"/>
          <w:shd w:val="clear" w:color="auto" w:fill="FFFFFF"/>
        </w:rPr>
        <w:t>, pp.1-14.</w:t>
      </w:r>
    </w:p>
    <w:p w14:paraId="23ACDEDA" w14:textId="77777777" w:rsidR="009A4657" w:rsidRPr="000F026B" w:rsidRDefault="001A30E1">
      <w:pPr>
        <w:pStyle w:val="BodyText"/>
        <w:spacing w:line="360" w:lineRule="auto"/>
        <w:ind w:left="0" w:right="121"/>
        <w:jc w:val="both"/>
      </w:pPr>
      <w:r w:rsidRPr="000F026B">
        <w:t xml:space="preserve">Carballo, </w:t>
      </w:r>
      <w:proofErr w:type="spellStart"/>
      <w:r w:rsidRPr="000F026B">
        <w:t>Llorente</w:t>
      </w:r>
      <w:proofErr w:type="spellEnd"/>
      <w:r w:rsidRPr="000F026B">
        <w:t xml:space="preserve">, </w:t>
      </w:r>
      <w:proofErr w:type="spellStart"/>
      <w:r w:rsidRPr="000F026B">
        <w:t>Kehrmann</w:t>
      </w:r>
      <w:proofErr w:type="spellEnd"/>
      <w:r w:rsidRPr="000F026B">
        <w:t xml:space="preserve">, </w:t>
      </w:r>
      <w:proofErr w:type="spellStart"/>
      <w:r w:rsidRPr="000F026B">
        <w:t>Flamarique</w:t>
      </w:r>
      <w:proofErr w:type="spellEnd"/>
      <w:r w:rsidRPr="000F026B">
        <w:t xml:space="preserve">, </w:t>
      </w:r>
      <w:proofErr w:type="spellStart"/>
      <w:r w:rsidRPr="000F026B">
        <w:t>Zuddas</w:t>
      </w:r>
      <w:proofErr w:type="spellEnd"/>
      <w:r w:rsidRPr="000F026B">
        <w:t xml:space="preserve">, </w:t>
      </w:r>
      <w:proofErr w:type="spellStart"/>
      <w:r w:rsidRPr="000F026B">
        <w:t>Ouakil</w:t>
      </w:r>
      <w:proofErr w:type="spellEnd"/>
      <w:r w:rsidRPr="000F026B">
        <w:t xml:space="preserve">, Hoekstra, Coghill, Schulze, </w:t>
      </w:r>
      <w:proofErr w:type="spellStart"/>
      <w:r w:rsidRPr="000F026B">
        <w:t>Dittmann</w:t>
      </w:r>
      <w:proofErr w:type="spellEnd"/>
      <w:r w:rsidRPr="000F026B">
        <w:t xml:space="preserve">, </w:t>
      </w:r>
      <w:proofErr w:type="spellStart"/>
      <w:r w:rsidRPr="000F026B">
        <w:t>Buitelaar</w:t>
      </w:r>
      <w:proofErr w:type="spellEnd"/>
      <w:r w:rsidRPr="000F026B">
        <w:t>, Castro-</w:t>
      </w:r>
      <w:proofErr w:type="spellStart"/>
      <w:r w:rsidRPr="000F026B">
        <w:t>Fornieles</w:t>
      </w:r>
      <w:proofErr w:type="spellEnd"/>
      <w:r w:rsidRPr="000F026B">
        <w:t xml:space="preserve">, </w:t>
      </w:r>
      <w:proofErr w:type="spellStart"/>
      <w:r w:rsidRPr="000F026B">
        <w:t>Lievesley</w:t>
      </w:r>
      <w:proofErr w:type="spellEnd"/>
      <w:r w:rsidRPr="000F026B">
        <w:t>, Santosh, Arango (2019)</w:t>
      </w:r>
      <w:r w:rsidRPr="000F026B">
        <w:rPr>
          <w:spacing w:val="1"/>
        </w:rPr>
        <w:t xml:space="preserve"> </w:t>
      </w:r>
      <w:r w:rsidRPr="000F026B">
        <w:t>‘Psychosocial</w:t>
      </w:r>
      <w:r w:rsidRPr="000F026B">
        <w:rPr>
          <w:spacing w:val="1"/>
        </w:rPr>
        <w:t xml:space="preserve"> </w:t>
      </w:r>
      <w:r w:rsidRPr="000F026B">
        <w:t>risk</w:t>
      </w:r>
      <w:r w:rsidRPr="000F026B">
        <w:rPr>
          <w:spacing w:val="1"/>
        </w:rPr>
        <w:t xml:space="preserve"> </w:t>
      </w:r>
      <w:r w:rsidRPr="000F026B">
        <w:t>factors</w:t>
      </w:r>
      <w:r w:rsidRPr="000F026B">
        <w:rPr>
          <w:spacing w:val="1"/>
        </w:rPr>
        <w:t xml:space="preserve"> </w:t>
      </w:r>
      <w:r w:rsidRPr="000F026B">
        <w:t>for</w:t>
      </w:r>
      <w:r w:rsidRPr="000F026B">
        <w:rPr>
          <w:spacing w:val="1"/>
        </w:rPr>
        <w:t xml:space="preserve"> </w:t>
      </w:r>
      <w:r w:rsidRPr="000F026B">
        <w:t>suicidality</w:t>
      </w:r>
      <w:r w:rsidRPr="000F026B">
        <w:rPr>
          <w:spacing w:val="1"/>
        </w:rPr>
        <w:t xml:space="preserve"> </w:t>
      </w:r>
      <w:r w:rsidRPr="000F026B">
        <w:t>in</w:t>
      </w:r>
      <w:r w:rsidRPr="000F026B">
        <w:rPr>
          <w:spacing w:val="1"/>
        </w:rPr>
        <w:t xml:space="preserve"> </w:t>
      </w:r>
      <w:r w:rsidRPr="000F026B">
        <w:t>children</w:t>
      </w:r>
      <w:r w:rsidRPr="000F026B">
        <w:rPr>
          <w:spacing w:val="1"/>
        </w:rPr>
        <w:t xml:space="preserve"> </w:t>
      </w:r>
      <w:r w:rsidRPr="000F026B">
        <w:t>and</w:t>
      </w:r>
      <w:r w:rsidRPr="000F026B">
        <w:rPr>
          <w:spacing w:val="1"/>
        </w:rPr>
        <w:t xml:space="preserve"> </w:t>
      </w:r>
      <w:r w:rsidRPr="000F026B">
        <w:t>adolescents’,</w:t>
      </w:r>
      <w:r w:rsidRPr="000F026B">
        <w:rPr>
          <w:spacing w:val="1"/>
        </w:rPr>
        <w:t xml:space="preserve"> </w:t>
      </w:r>
      <w:r w:rsidRPr="000F026B">
        <w:t>(0123456789).</w:t>
      </w:r>
      <w:r w:rsidRPr="000F026B">
        <w:rPr>
          <w:spacing w:val="-1"/>
        </w:rPr>
        <w:t xml:space="preserve"> </w:t>
      </w:r>
      <w:r w:rsidRPr="000F026B">
        <w:t>Available</w:t>
      </w:r>
      <w:r w:rsidRPr="000F026B">
        <w:rPr>
          <w:spacing w:val="-1"/>
        </w:rPr>
        <w:t xml:space="preserve"> </w:t>
      </w:r>
      <w:r w:rsidRPr="000F026B">
        <w:t>at: https://doi.org/10.1007/s00787-018-01270-9.</w:t>
      </w:r>
    </w:p>
    <w:p w14:paraId="39EE24AB" w14:textId="77777777" w:rsidR="009A4657" w:rsidRPr="000F026B" w:rsidRDefault="001A30E1">
      <w:pPr>
        <w:pStyle w:val="BodyText"/>
        <w:spacing w:line="360" w:lineRule="auto"/>
        <w:ind w:left="0" w:right="121"/>
        <w:jc w:val="both"/>
      </w:pPr>
      <w:proofErr w:type="spellStart"/>
      <w:r w:rsidRPr="000F026B">
        <w:rPr>
          <w:color w:val="222222"/>
          <w:shd w:val="clear" w:color="auto" w:fill="FFFFFF"/>
        </w:rPr>
        <w:t>Codjoe</w:t>
      </w:r>
      <w:proofErr w:type="spellEnd"/>
      <w:r w:rsidRPr="000F026B">
        <w:rPr>
          <w:color w:val="222222"/>
          <w:shd w:val="clear" w:color="auto" w:fill="FFFFFF"/>
        </w:rPr>
        <w:t xml:space="preserve">, L., Barber, S., Ahuja, S., Thornicroft, G., Henderson, C., </w:t>
      </w:r>
      <w:proofErr w:type="spellStart"/>
      <w:r w:rsidRPr="000F026B">
        <w:rPr>
          <w:color w:val="222222"/>
          <w:shd w:val="clear" w:color="auto" w:fill="FFFFFF"/>
        </w:rPr>
        <w:t>Lempp</w:t>
      </w:r>
      <w:proofErr w:type="spellEnd"/>
      <w:r w:rsidRPr="000F026B">
        <w:rPr>
          <w:color w:val="222222"/>
          <w:shd w:val="clear" w:color="auto" w:fill="FFFFFF"/>
        </w:rPr>
        <w:t xml:space="preserve">, H. and </w:t>
      </w:r>
      <w:proofErr w:type="spellStart"/>
      <w:r w:rsidRPr="000F026B">
        <w:rPr>
          <w:color w:val="222222"/>
          <w:shd w:val="clear" w:color="auto" w:fill="FFFFFF"/>
        </w:rPr>
        <w:t>N’Danga</w:t>
      </w:r>
      <w:proofErr w:type="spellEnd"/>
      <w:r w:rsidRPr="000F026B">
        <w:rPr>
          <w:color w:val="222222"/>
          <w:shd w:val="clear" w:color="auto" w:fill="FFFFFF"/>
        </w:rPr>
        <w:t>-Koroma, J., 2021. Evidence for interventions to promote mental health and reduce stigma in Black faith communities: systematic review. </w:t>
      </w:r>
      <w:r w:rsidRPr="000F026B">
        <w:rPr>
          <w:i/>
          <w:iCs/>
          <w:color w:val="222222"/>
          <w:shd w:val="clear" w:color="auto" w:fill="FFFFFF"/>
        </w:rPr>
        <w:t>Social psychiatry and psychiatric epidemiology</w:t>
      </w:r>
      <w:r w:rsidRPr="000F026B">
        <w:rPr>
          <w:color w:val="222222"/>
          <w:shd w:val="clear" w:color="auto" w:fill="FFFFFF"/>
        </w:rPr>
        <w:t>, </w:t>
      </w:r>
      <w:r w:rsidRPr="000F026B">
        <w:rPr>
          <w:i/>
          <w:iCs/>
          <w:color w:val="222222"/>
          <w:shd w:val="clear" w:color="auto" w:fill="FFFFFF"/>
        </w:rPr>
        <w:t>56</w:t>
      </w:r>
      <w:r w:rsidRPr="000F026B">
        <w:rPr>
          <w:color w:val="222222"/>
          <w:shd w:val="clear" w:color="auto" w:fill="FFFFFF"/>
        </w:rPr>
        <w:t>, pp.895-911.</w:t>
      </w:r>
    </w:p>
    <w:p w14:paraId="000174F0" w14:textId="77777777" w:rsidR="009A4657" w:rsidRPr="000F026B" w:rsidRDefault="001A30E1">
      <w:pPr>
        <w:pStyle w:val="BodyText"/>
        <w:spacing w:line="360" w:lineRule="auto"/>
        <w:ind w:left="0" w:right="121"/>
        <w:jc w:val="both"/>
      </w:pPr>
      <w:r w:rsidRPr="000F026B">
        <w:t xml:space="preserve">Carlson, C., </w:t>
      </w:r>
      <w:proofErr w:type="spellStart"/>
      <w:r w:rsidRPr="000F026B">
        <w:t>Namy</w:t>
      </w:r>
      <w:proofErr w:type="spellEnd"/>
      <w:r w:rsidRPr="000F026B">
        <w:t xml:space="preserve">, S., </w:t>
      </w:r>
      <w:proofErr w:type="spellStart"/>
      <w:r w:rsidRPr="000F026B">
        <w:t>Nakuti</w:t>
      </w:r>
      <w:proofErr w:type="spellEnd"/>
      <w:r w:rsidRPr="000F026B">
        <w:t xml:space="preserve">, J., </w:t>
      </w:r>
      <w:proofErr w:type="spellStart"/>
      <w:r w:rsidRPr="000F026B">
        <w:t>Mufson</w:t>
      </w:r>
      <w:proofErr w:type="spellEnd"/>
      <w:r w:rsidRPr="000F026B">
        <w:t xml:space="preserve">, L., </w:t>
      </w:r>
      <w:proofErr w:type="spellStart"/>
      <w:r w:rsidRPr="000F026B">
        <w:t>Ikenberg</w:t>
      </w:r>
      <w:proofErr w:type="spellEnd"/>
      <w:r w:rsidRPr="000F026B">
        <w:t xml:space="preserve">, C., </w:t>
      </w:r>
      <w:proofErr w:type="spellStart"/>
      <w:r w:rsidRPr="000F026B">
        <w:t>Musoni</w:t>
      </w:r>
      <w:proofErr w:type="spellEnd"/>
      <w:r w:rsidRPr="000F026B">
        <w:t>, O., Hopson, L., Anton-</w:t>
      </w:r>
      <w:proofErr w:type="spellStart"/>
      <w:r w:rsidRPr="000F026B">
        <w:lastRenderedPageBreak/>
        <w:t>Erxleben</w:t>
      </w:r>
      <w:proofErr w:type="spellEnd"/>
      <w:r w:rsidRPr="000F026B">
        <w:t xml:space="preserve">, K., </w:t>
      </w:r>
      <w:proofErr w:type="spellStart"/>
      <w:r w:rsidRPr="000F026B">
        <w:t>Naker</w:t>
      </w:r>
      <w:proofErr w:type="spellEnd"/>
      <w:r w:rsidRPr="000F026B">
        <w:t xml:space="preserve">, D., &amp; </w:t>
      </w:r>
      <w:proofErr w:type="spellStart"/>
      <w:r w:rsidRPr="000F026B">
        <w:t>Wainberg</w:t>
      </w:r>
      <w:proofErr w:type="spellEnd"/>
      <w:r w:rsidRPr="000F026B">
        <w:t>, M. L. (2021). Student, educators, and caregiver perceptions on implementing mental health interventions in Ugandan schools. Implementation Research and Practice, 2. https://doi.org/10.1177/26334895211051290</w:t>
      </w:r>
    </w:p>
    <w:p w14:paraId="52EFD33C" w14:textId="339AC68A" w:rsidR="009A4657" w:rsidRPr="000F026B" w:rsidRDefault="001A30E1">
      <w:pPr>
        <w:pStyle w:val="BodyText"/>
        <w:spacing w:line="360" w:lineRule="auto"/>
        <w:ind w:left="0" w:right="121"/>
        <w:jc w:val="both"/>
        <w:rPr>
          <w:ins w:id="3986" w:author="usher" w:date="2026-03-25T14:52:00Z"/>
          <w:color w:val="000000"/>
        </w:rPr>
      </w:pPr>
      <w:r w:rsidRPr="000F026B">
        <w:rPr>
          <w:color w:val="000000"/>
        </w:rPr>
        <w:t xml:space="preserve">Chavez, B., Sullivan, J. and </w:t>
      </w:r>
      <w:proofErr w:type="spellStart"/>
      <w:r w:rsidRPr="000F026B">
        <w:rPr>
          <w:color w:val="000000"/>
        </w:rPr>
        <w:t>Portela</w:t>
      </w:r>
      <w:proofErr w:type="spellEnd"/>
      <w:r w:rsidRPr="000F026B">
        <w:rPr>
          <w:color w:val="000000"/>
        </w:rPr>
        <w:t>, P., </w:t>
      </w:r>
      <w:r w:rsidR="000E50A4" w:rsidRPr="008654E4">
        <w:fldChar w:fldCharType="begin"/>
      </w:r>
      <w:r w:rsidR="000E50A4" w:rsidRPr="000F026B">
        <w:instrText xml:space="preserve"> HYPERLINK "tel:2023" </w:instrText>
      </w:r>
      <w:r w:rsidR="000E50A4" w:rsidRPr="008654E4">
        <w:rPr>
          <w:rPrChange w:id="3987" w:author="usher" w:date="2026-06-05T05:43:00Z">
            <w:rPr>
              <w:rStyle w:val="Hyperlink"/>
            </w:rPr>
          </w:rPrChange>
        </w:rPr>
        <w:fldChar w:fldCharType="separate"/>
      </w:r>
      <w:r w:rsidR="009A4657" w:rsidRPr="000F026B">
        <w:rPr>
          <w:rStyle w:val="Hyperlink"/>
        </w:rPr>
        <w:t>2023</w:t>
      </w:r>
      <w:r w:rsidR="000E50A4" w:rsidRPr="008654E4">
        <w:rPr>
          <w:rStyle w:val="Hyperlink"/>
        </w:rPr>
        <w:fldChar w:fldCharType="end"/>
      </w:r>
      <w:r w:rsidRPr="000F026B">
        <w:rPr>
          <w:color w:val="000000"/>
        </w:rPr>
        <w:t>. Improving adolescent depression in primary care: a quality improvement initiative. The Journal for Nurse Practitioners, 19(3), p.</w:t>
      </w:r>
      <w:r w:rsidR="000E50A4" w:rsidRPr="008654E4">
        <w:fldChar w:fldCharType="begin"/>
      </w:r>
      <w:r w:rsidR="000E50A4" w:rsidRPr="000F026B">
        <w:instrText xml:space="preserve"> HYPERLINK "tel:104503" </w:instrText>
      </w:r>
      <w:r w:rsidR="000E50A4" w:rsidRPr="008654E4">
        <w:rPr>
          <w:rPrChange w:id="3988" w:author="usher" w:date="2026-06-05T05:43:00Z">
            <w:rPr>
              <w:rStyle w:val="Hyperlink"/>
            </w:rPr>
          </w:rPrChange>
        </w:rPr>
        <w:fldChar w:fldCharType="separate"/>
      </w:r>
      <w:r w:rsidR="009A4657" w:rsidRPr="000F026B">
        <w:rPr>
          <w:rStyle w:val="Hyperlink"/>
        </w:rPr>
        <w:t>104503</w:t>
      </w:r>
      <w:r w:rsidR="000E50A4" w:rsidRPr="008654E4">
        <w:rPr>
          <w:rStyle w:val="Hyperlink"/>
        </w:rPr>
        <w:fldChar w:fldCharType="end"/>
      </w:r>
      <w:r w:rsidRPr="000F026B">
        <w:rPr>
          <w:color w:val="000000"/>
        </w:rPr>
        <w:t>.</w:t>
      </w:r>
    </w:p>
    <w:p w14:paraId="53BF6C28" w14:textId="1EF054E9" w:rsidR="00B45327" w:rsidRPr="000F026B" w:rsidRDefault="00B45327">
      <w:pPr>
        <w:pStyle w:val="BodyText"/>
        <w:spacing w:line="360" w:lineRule="auto"/>
        <w:ind w:left="0" w:right="121"/>
        <w:jc w:val="both"/>
      </w:pPr>
      <w:proofErr w:type="spellStart"/>
      <w:ins w:id="3989" w:author="usher" w:date="2026-03-25T14:52:00Z">
        <w:r w:rsidRPr="000F026B">
          <w:rPr>
            <w:color w:val="222222"/>
            <w:shd w:val="clear" w:color="auto" w:fill="FFFFFF"/>
          </w:rPr>
          <w:t>Chinawa</w:t>
        </w:r>
        <w:proofErr w:type="spellEnd"/>
        <w:r w:rsidRPr="000F026B">
          <w:rPr>
            <w:color w:val="222222"/>
            <w:shd w:val="clear" w:color="auto" w:fill="FFFFFF"/>
          </w:rPr>
          <w:t xml:space="preserve">, J.M., </w:t>
        </w:r>
        <w:proofErr w:type="spellStart"/>
        <w:r w:rsidRPr="000F026B">
          <w:rPr>
            <w:color w:val="222222"/>
            <w:shd w:val="clear" w:color="auto" w:fill="FFFFFF"/>
          </w:rPr>
          <w:t>Manyike</w:t>
        </w:r>
        <w:proofErr w:type="spellEnd"/>
        <w:r w:rsidRPr="000F026B">
          <w:rPr>
            <w:color w:val="222222"/>
            <w:shd w:val="clear" w:color="auto" w:fill="FFFFFF"/>
          </w:rPr>
          <w:t xml:space="preserve">, P.C., </w:t>
        </w:r>
        <w:proofErr w:type="spellStart"/>
        <w:r w:rsidRPr="000F026B">
          <w:rPr>
            <w:color w:val="222222"/>
            <w:shd w:val="clear" w:color="auto" w:fill="FFFFFF"/>
          </w:rPr>
          <w:t>Obu</w:t>
        </w:r>
        <w:proofErr w:type="spellEnd"/>
        <w:r w:rsidRPr="000F026B">
          <w:rPr>
            <w:color w:val="222222"/>
            <w:shd w:val="clear" w:color="auto" w:fill="FFFFFF"/>
          </w:rPr>
          <w:t xml:space="preserve">, H.A., </w:t>
        </w:r>
        <w:proofErr w:type="spellStart"/>
        <w:r w:rsidRPr="000F026B">
          <w:rPr>
            <w:color w:val="222222"/>
            <w:shd w:val="clear" w:color="auto" w:fill="FFFFFF"/>
          </w:rPr>
          <w:t>Aronu</w:t>
        </w:r>
        <w:proofErr w:type="spellEnd"/>
        <w:r w:rsidRPr="000F026B">
          <w:rPr>
            <w:color w:val="222222"/>
            <w:shd w:val="clear" w:color="auto" w:fill="FFFFFF"/>
          </w:rPr>
          <w:t xml:space="preserve">, A.E., </w:t>
        </w:r>
        <w:proofErr w:type="spellStart"/>
        <w:r w:rsidRPr="000F026B">
          <w:rPr>
            <w:color w:val="222222"/>
            <w:shd w:val="clear" w:color="auto" w:fill="FFFFFF"/>
          </w:rPr>
          <w:t>Odutola</w:t>
        </w:r>
        <w:proofErr w:type="spellEnd"/>
        <w:r w:rsidRPr="000F026B">
          <w:rPr>
            <w:color w:val="222222"/>
            <w:shd w:val="clear" w:color="auto" w:fill="FFFFFF"/>
          </w:rPr>
          <w:t xml:space="preserve">, O. and </w:t>
        </w:r>
        <w:proofErr w:type="spellStart"/>
        <w:r w:rsidRPr="000F026B">
          <w:rPr>
            <w:color w:val="222222"/>
            <w:shd w:val="clear" w:color="auto" w:fill="FFFFFF"/>
          </w:rPr>
          <w:t>Chinawa</w:t>
        </w:r>
        <w:proofErr w:type="spellEnd"/>
        <w:r w:rsidRPr="000F026B">
          <w:rPr>
            <w:color w:val="222222"/>
            <w:shd w:val="clear" w:color="auto" w:fill="FFFFFF"/>
          </w:rPr>
          <w:t>, A.T., 2015. Depression among adolescents attending secondary schools in South East Nigeria. </w:t>
        </w:r>
        <w:r w:rsidRPr="000F026B">
          <w:rPr>
            <w:i/>
            <w:iCs/>
            <w:color w:val="222222"/>
            <w:shd w:val="clear" w:color="auto" w:fill="FFFFFF"/>
          </w:rPr>
          <w:t>Annals of African Medicine</w:t>
        </w:r>
        <w:r w:rsidRPr="000F026B">
          <w:rPr>
            <w:color w:val="222222"/>
            <w:shd w:val="clear" w:color="auto" w:fill="FFFFFF"/>
          </w:rPr>
          <w:t>, </w:t>
        </w:r>
        <w:r w:rsidRPr="000F026B">
          <w:rPr>
            <w:i/>
            <w:iCs/>
            <w:color w:val="222222"/>
            <w:shd w:val="clear" w:color="auto" w:fill="FFFFFF"/>
          </w:rPr>
          <w:t>14</w:t>
        </w:r>
        <w:r w:rsidRPr="000F026B">
          <w:rPr>
            <w:color w:val="222222"/>
            <w:shd w:val="clear" w:color="auto" w:fill="FFFFFF"/>
          </w:rPr>
          <w:t>(1), pp.46-51.</w:t>
        </w:r>
        <w:r w:rsidRPr="000F026B">
          <w:t>).</w:t>
        </w:r>
      </w:ins>
    </w:p>
    <w:p w14:paraId="5587798B" w14:textId="77777777" w:rsidR="009A4657" w:rsidRPr="000F026B" w:rsidDel="00B45327" w:rsidRDefault="001A30E1">
      <w:pPr>
        <w:pStyle w:val="BodyText"/>
        <w:spacing w:line="360" w:lineRule="auto"/>
        <w:ind w:left="0" w:right="121"/>
        <w:jc w:val="both"/>
        <w:rPr>
          <w:del w:id="3990" w:author="usher" w:date="2026-03-25T14:52:00Z"/>
        </w:rPr>
      </w:pPr>
      <w:proofErr w:type="spellStart"/>
      <w:r w:rsidRPr="000F026B">
        <w:t>Cjuno</w:t>
      </w:r>
      <w:proofErr w:type="spellEnd"/>
      <w:r w:rsidRPr="000F026B">
        <w:t xml:space="preserve"> J, </w:t>
      </w:r>
      <w:proofErr w:type="spellStart"/>
      <w:r w:rsidRPr="000F026B">
        <w:t>Zafra</w:t>
      </w:r>
      <w:proofErr w:type="spellEnd"/>
      <w:r w:rsidRPr="000F026B">
        <w:t xml:space="preserve">-Tanaka JH, </w:t>
      </w:r>
      <w:proofErr w:type="spellStart"/>
      <w:r w:rsidRPr="000F026B">
        <w:t>Garcı´a</w:t>
      </w:r>
      <w:proofErr w:type="spellEnd"/>
      <w:r w:rsidRPr="000F026B">
        <w:t xml:space="preserve"> </w:t>
      </w:r>
      <w:proofErr w:type="spellStart"/>
      <w:r w:rsidRPr="000F026B">
        <w:t>Garcı´a</w:t>
      </w:r>
      <w:proofErr w:type="spellEnd"/>
      <w:r w:rsidRPr="000F026B">
        <w:t xml:space="preserve"> </w:t>
      </w:r>
      <w:proofErr w:type="spellStart"/>
      <w:r w:rsidRPr="000F026B">
        <w:t>TdP</w:t>
      </w:r>
      <w:proofErr w:type="spellEnd"/>
      <w:r w:rsidRPr="000F026B">
        <w:t xml:space="preserve">, </w:t>
      </w:r>
      <w:proofErr w:type="spellStart"/>
      <w:r w:rsidRPr="000F026B">
        <w:t>Taype-Rondan</w:t>
      </w:r>
      <w:proofErr w:type="spellEnd"/>
      <w:r w:rsidRPr="000F026B">
        <w:t xml:space="preserve"> A (2024) Religious leaders’ perceptions of the identification and referral of people with mental health problems in a Peruvian city. </w:t>
      </w:r>
      <w:proofErr w:type="spellStart"/>
      <w:r w:rsidRPr="000F026B">
        <w:t>PLoS</w:t>
      </w:r>
      <w:proofErr w:type="spellEnd"/>
      <w:r w:rsidRPr="000F026B">
        <w:t xml:space="preserve"> ONE 19(3): e0300023. https://doi.org/ 10.1371/journal.pone.0300023 </w:t>
      </w:r>
    </w:p>
    <w:p w14:paraId="494E9B8B" w14:textId="77777777" w:rsidR="009A4657" w:rsidRPr="000F026B" w:rsidRDefault="001A30E1">
      <w:pPr>
        <w:pStyle w:val="BodyText"/>
        <w:spacing w:line="360" w:lineRule="auto"/>
        <w:ind w:left="0" w:right="121"/>
        <w:jc w:val="both"/>
        <w:pPrChange w:id="3991" w:author="usher" w:date="2026-03-25T14:52:00Z">
          <w:pPr>
            <w:pStyle w:val="BodyText"/>
            <w:spacing w:before="240" w:line="360" w:lineRule="auto"/>
            <w:ind w:right="124"/>
            <w:jc w:val="both"/>
          </w:pPr>
        </w:pPrChange>
      </w:pPr>
      <w:proofErr w:type="spellStart"/>
      <w:r w:rsidRPr="000F026B">
        <w:rPr>
          <w:color w:val="000000"/>
        </w:rPr>
        <w:t>Claudes</w:t>
      </w:r>
      <w:proofErr w:type="spellEnd"/>
      <w:r w:rsidRPr="000F026B">
        <w:rPr>
          <w:color w:val="000000"/>
        </w:rPr>
        <w:t xml:space="preserve">, J., </w:t>
      </w:r>
      <w:proofErr w:type="spellStart"/>
      <w:r w:rsidRPr="000F026B">
        <w:rPr>
          <w:color w:val="000000"/>
        </w:rPr>
        <w:t>Dewi</w:t>
      </w:r>
      <w:proofErr w:type="spellEnd"/>
      <w:r w:rsidRPr="000F026B">
        <w:rPr>
          <w:color w:val="000000"/>
        </w:rPr>
        <w:t xml:space="preserve">, F.I.R., Heng, P.H. and </w:t>
      </w:r>
      <w:proofErr w:type="spellStart"/>
      <w:r w:rsidRPr="000F026B">
        <w:rPr>
          <w:color w:val="000000"/>
        </w:rPr>
        <w:t>Canesares</w:t>
      </w:r>
      <w:proofErr w:type="spellEnd"/>
      <w:r w:rsidRPr="000F026B">
        <w:rPr>
          <w:color w:val="000000"/>
        </w:rPr>
        <w:t>, C.B., </w:t>
      </w:r>
      <w:r w:rsidRPr="008654E4">
        <w:fldChar w:fldCharType="begin"/>
      </w:r>
      <w:r w:rsidRPr="000F026B">
        <w:instrText>HYPERLINK "tel:2025"</w:instrText>
      </w:r>
      <w:r w:rsidRPr="008654E4">
        <w:rPr>
          <w:rPrChange w:id="3992" w:author="usher" w:date="2026-06-05T05:43:00Z">
            <w:rPr>
              <w:rStyle w:val="Hyperlink"/>
            </w:rPr>
          </w:rPrChange>
        </w:rPr>
        <w:fldChar w:fldCharType="separate"/>
      </w:r>
      <w:r w:rsidR="009A4657" w:rsidRPr="000F026B">
        <w:rPr>
          <w:rStyle w:val="Hyperlink"/>
        </w:rPr>
        <w:t>2025</w:t>
      </w:r>
      <w:r w:rsidRPr="008654E4">
        <w:rPr>
          <w:rStyle w:val="Hyperlink"/>
        </w:rPr>
        <w:fldChar w:fldCharType="end"/>
      </w:r>
      <w:r w:rsidRPr="000F026B">
        <w:rPr>
          <w:color w:val="000000"/>
        </w:rPr>
        <w:t>. SPIRITUAL WELL-BEING AND ANXIETY IN ADOLESCENTS: A SYSTEMATIC LITERATURE REVIEW. International Journal of Application on Social Science and Humanities, 3(2), pp.</w:t>
      </w:r>
      <w:r w:rsidRPr="008654E4">
        <w:fldChar w:fldCharType="begin"/>
      </w:r>
      <w:r w:rsidRPr="000F026B">
        <w:instrText>HYPERLINK "tel:10-21"</w:instrText>
      </w:r>
      <w:r w:rsidRPr="008654E4">
        <w:rPr>
          <w:rPrChange w:id="3993" w:author="usher" w:date="2026-06-05T05:43:00Z">
            <w:rPr>
              <w:rStyle w:val="Hyperlink"/>
            </w:rPr>
          </w:rPrChange>
        </w:rPr>
        <w:fldChar w:fldCharType="separate"/>
      </w:r>
      <w:r w:rsidR="009A4657" w:rsidRPr="000F026B">
        <w:rPr>
          <w:rStyle w:val="Hyperlink"/>
        </w:rPr>
        <w:t>10-21</w:t>
      </w:r>
      <w:r w:rsidRPr="008654E4">
        <w:rPr>
          <w:rStyle w:val="Hyperlink"/>
        </w:rPr>
        <w:fldChar w:fldCharType="end"/>
      </w:r>
      <w:r w:rsidRPr="000F026B">
        <w:rPr>
          <w:color w:val="000000"/>
        </w:rPr>
        <w:t xml:space="preserve">. </w:t>
      </w:r>
    </w:p>
    <w:p w14:paraId="67B1F95D" w14:textId="77777777" w:rsidR="009A4657" w:rsidRPr="000F026B" w:rsidRDefault="001A30E1">
      <w:pPr>
        <w:pStyle w:val="BodyText"/>
        <w:spacing w:line="360" w:lineRule="auto"/>
        <w:ind w:left="0" w:right="121"/>
        <w:jc w:val="both"/>
      </w:pPr>
      <w:r w:rsidRPr="000F026B">
        <w:t xml:space="preserve">Copeland, W.E., </w:t>
      </w:r>
      <w:proofErr w:type="spellStart"/>
      <w:r w:rsidRPr="000F026B">
        <w:t>Alaie</w:t>
      </w:r>
      <w:proofErr w:type="spellEnd"/>
      <w:r w:rsidRPr="000F026B">
        <w:t xml:space="preserve">, I., Jonsson, U. and Shanahan, L., </w:t>
      </w:r>
      <w:r w:rsidR="000E50A4" w:rsidRPr="008654E4">
        <w:fldChar w:fldCharType="begin"/>
      </w:r>
      <w:r w:rsidR="000E50A4" w:rsidRPr="000F026B">
        <w:instrText xml:space="preserve"> HYPERLINK "tel:2021" </w:instrText>
      </w:r>
      <w:r w:rsidR="000E50A4" w:rsidRPr="008654E4">
        <w:rPr>
          <w:rPrChange w:id="3994" w:author="usher" w:date="2026-06-05T05:43:00Z">
            <w:rPr>
              <w:rStyle w:val="Hyperlink"/>
            </w:rPr>
          </w:rPrChange>
        </w:rPr>
        <w:fldChar w:fldCharType="separate"/>
      </w:r>
      <w:r w:rsidR="009A4657" w:rsidRPr="000F026B">
        <w:rPr>
          <w:rStyle w:val="Hyperlink"/>
        </w:rPr>
        <w:t>2021</w:t>
      </w:r>
      <w:r w:rsidR="000E50A4" w:rsidRPr="008654E4">
        <w:rPr>
          <w:rStyle w:val="Hyperlink"/>
        </w:rPr>
        <w:fldChar w:fldCharType="end"/>
      </w:r>
      <w:r w:rsidRPr="000F026B">
        <w:t>. Associations of childhood and adolescent depression with adult psychiatric and functional outcomes. Journal of the American Academy of Child &amp; Adolescent Psychiatry, 60(5), pp.</w:t>
      </w:r>
      <w:r w:rsidR="000E50A4" w:rsidRPr="008654E4">
        <w:fldChar w:fldCharType="begin"/>
      </w:r>
      <w:r w:rsidR="000E50A4" w:rsidRPr="000F026B">
        <w:instrText xml:space="preserve"> HYPERLINK "tel:604-611" </w:instrText>
      </w:r>
      <w:r w:rsidR="000E50A4" w:rsidRPr="008654E4">
        <w:rPr>
          <w:rPrChange w:id="3995" w:author="usher" w:date="2026-06-05T05:43:00Z">
            <w:rPr>
              <w:rStyle w:val="Hyperlink"/>
            </w:rPr>
          </w:rPrChange>
        </w:rPr>
        <w:fldChar w:fldCharType="separate"/>
      </w:r>
      <w:r w:rsidR="009A4657" w:rsidRPr="000F026B">
        <w:rPr>
          <w:rStyle w:val="Hyperlink"/>
        </w:rPr>
        <w:t>604-611</w:t>
      </w:r>
      <w:r w:rsidR="000E50A4" w:rsidRPr="008654E4">
        <w:rPr>
          <w:rStyle w:val="Hyperlink"/>
        </w:rPr>
        <w:fldChar w:fldCharType="end"/>
      </w:r>
      <w:r w:rsidRPr="000F026B">
        <w:t>.</w:t>
      </w:r>
    </w:p>
    <w:p w14:paraId="31B844C5" w14:textId="7B924735" w:rsidR="009A4657" w:rsidRPr="000F026B" w:rsidRDefault="001A30E1">
      <w:pPr>
        <w:widowControl w:val="0"/>
        <w:autoSpaceDE w:val="0"/>
        <w:spacing w:before="40" w:after="0" w:line="360" w:lineRule="auto"/>
        <w:jc w:val="both"/>
        <w:rPr>
          <w:ins w:id="3996" w:author="usher" w:date="2026-03-22T14:24:00Z"/>
          <w:rFonts w:ascii="Times New Roman" w:hAnsi="Times New Roman"/>
          <w:color w:val="222222"/>
          <w:sz w:val="24"/>
          <w:szCs w:val="24"/>
          <w:shd w:val="clear" w:color="auto" w:fill="FFFFFF"/>
        </w:rPr>
      </w:pPr>
      <w:bookmarkStart w:id="3997" w:name="_Hlk237515623"/>
      <w:bookmarkEnd w:id="3949"/>
      <w:proofErr w:type="spellStart"/>
      <w:r w:rsidRPr="000F026B">
        <w:rPr>
          <w:rFonts w:ascii="Times New Roman" w:hAnsi="Times New Roman"/>
          <w:color w:val="222222"/>
          <w:sz w:val="24"/>
          <w:szCs w:val="24"/>
          <w:shd w:val="clear" w:color="auto" w:fill="FFFFFF"/>
        </w:rPr>
        <w:t>Cosci</w:t>
      </w:r>
      <w:proofErr w:type="spellEnd"/>
      <w:r w:rsidRPr="000F026B">
        <w:rPr>
          <w:rFonts w:ascii="Times New Roman" w:hAnsi="Times New Roman"/>
          <w:color w:val="222222"/>
          <w:sz w:val="24"/>
          <w:szCs w:val="24"/>
          <w:shd w:val="clear" w:color="auto" w:fill="FFFFFF"/>
        </w:rPr>
        <w:t xml:space="preserve">, F. and Fava, G.A., 2021. When anxiety and depression coexist: the role of differential diagnosis using </w:t>
      </w:r>
      <w:proofErr w:type="spellStart"/>
      <w:r w:rsidRPr="000F026B">
        <w:rPr>
          <w:rFonts w:ascii="Times New Roman" w:hAnsi="Times New Roman"/>
          <w:color w:val="222222"/>
          <w:sz w:val="24"/>
          <w:szCs w:val="24"/>
          <w:shd w:val="clear" w:color="auto" w:fill="FFFFFF"/>
        </w:rPr>
        <w:t>clinimetric</w:t>
      </w:r>
      <w:proofErr w:type="spellEnd"/>
      <w:r w:rsidRPr="000F026B">
        <w:rPr>
          <w:rFonts w:ascii="Times New Roman" w:hAnsi="Times New Roman"/>
          <w:color w:val="222222"/>
          <w:sz w:val="24"/>
          <w:szCs w:val="24"/>
          <w:shd w:val="clear" w:color="auto" w:fill="FFFFFF"/>
        </w:rPr>
        <w:t xml:space="preserve"> criteria. </w:t>
      </w:r>
      <w:r w:rsidRPr="000F026B">
        <w:rPr>
          <w:rFonts w:ascii="Times New Roman" w:hAnsi="Times New Roman"/>
          <w:i/>
          <w:iCs/>
          <w:color w:val="222222"/>
          <w:sz w:val="24"/>
          <w:szCs w:val="24"/>
          <w:shd w:val="clear" w:color="auto" w:fill="FFFFFF"/>
        </w:rPr>
        <w:t>Psychotherapy and psychosomatics</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90</w:t>
      </w:r>
      <w:r w:rsidRPr="000F026B">
        <w:rPr>
          <w:rFonts w:ascii="Times New Roman" w:hAnsi="Times New Roman"/>
          <w:color w:val="222222"/>
          <w:sz w:val="24"/>
          <w:szCs w:val="24"/>
          <w:shd w:val="clear" w:color="auto" w:fill="FFFFFF"/>
        </w:rPr>
        <w:t>(5), pp.308-317.</w:t>
      </w:r>
    </w:p>
    <w:p w14:paraId="6F9E66FC" w14:textId="5B1D8D18" w:rsidR="00E310BF" w:rsidRPr="000F026B" w:rsidDel="00E54CB8" w:rsidRDefault="00E310BF">
      <w:pPr>
        <w:pStyle w:val="BodyText"/>
        <w:spacing w:line="360" w:lineRule="auto"/>
        <w:ind w:left="0" w:right="127"/>
        <w:jc w:val="both"/>
        <w:rPr>
          <w:del w:id="3998" w:author="usher" w:date="2026-03-22T14:24:00Z"/>
          <w:color w:val="222222"/>
          <w:shd w:val="clear" w:color="auto" w:fill="FFFFFF"/>
        </w:rPr>
      </w:pPr>
      <w:moveToRangeStart w:id="3999" w:author="usher" w:date="2026-03-22T14:24:00Z" w:name="move225081890"/>
      <w:moveTo w:id="4000" w:author="usher" w:date="2026-03-22T14:24:00Z">
        <w:r w:rsidRPr="000F026B">
          <w:rPr>
            <w:color w:val="222222"/>
            <w:shd w:val="clear" w:color="auto" w:fill="FFFFFF"/>
          </w:rPr>
          <w:t xml:space="preserve">Das, Jai K., Rehana A. Salam, Zohra S. Lassi, </w:t>
        </w:r>
        <w:proofErr w:type="spellStart"/>
        <w:r w:rsidRPr="000F026B">
          <w:rPr>
            <w:color w:val="222222"/>
            <w:shd w:val="clear" w:color="auto" w:fill="FFFFFF"/>
          </w:rPr>
          <w:t>Marium</w:t>
        </w:r>
        <w:proofErr w:type="spellEnd"/>
        <w:r w:rsidRPr="000F026B">
          <w:rPr>
            <w:color w:val="222222"/>
            <w:shd w:val="clear" w:color="auto" w:fill="FFFFFF"/>
          </w:rPr>
          <w:t xml:space="preserve"> Naveed Khan, </w:t>
        </w:r>
        <w:proofErr w:type="spellStart"/>
        <w:r w:rsidRPr="000F026B">
          <w:rPr>
            <w:color w:val="222222"/>
            <w:shd w:val="clear" w:color="auto" w:fill="FFFFFF"/>
          </w:rPr>
          <w:t>Wajeeha</w:t>
        </w:r>
        <w:proofErr w:type="spellEnd"/>
        <w:r w:rsidRPr="000F026B">
          <w:rPr>
            <w:color w:val="222222"/>
            <w:shd w:val="clear" w:color="auto" w:fill="FFFFFF"/>
          </w:rPr>
          <w:t xml:space="preserve"> Mahmood, Vikram Patel, and Zulfiqar A. </w:t>
        </w:r>
        <w:proofErr w:type="spellStart"/>
        <w:r w:rsidRPr="000F026B">
          <w:rPr>
            <w:color w:val="222222"/>
            <w:shd w:val="clear" w:color="auto" w:fill="FFFFFF"/>
          </w:rPr>
          <w:t>Bhutta</w:t>
        </w:r>
        <w:proofErr w:type="spellEnd"/>
        <w:r w:rsidRPr="000F026B">
          <w:rPr>
            <w:color w:val="222222"/>
            <w:shd w:val="clear" w:color="auto" w:fill="FFFFFF"/>
          </w:rPr>
          <w:t>. "Interventions for adolescent mental health: an overview of systematic reviews." </w:t>
        </w:r>
        <w:r w:rsidRPr="000F026B">
          <w:rPr>
            <w:i/>
            <w:iCs/>
            <w:color w:val="222222"/>
            <w:shd w:val="clear" w:color="auto" w:fill="FFFFFF"/>
          </w:rPr>
          <w:t>Journal of adolescent health</w:t>
        </w:r>
        <w:r w:rsidRPr="000F026B">
          <w:rPr>
            <w:color w:val="222222"/>
            <w:shd w:val="clear" w:color="auto" w:fill="FFFFFF"/>
          </w:rPr>
          <w:t> 59, no. 4 (2016): S49-S60.</w:t>
        </w:r>
      </w:moveTo>
    </w:p>
    <w:p w14:paraId="17BABD78" w14:textId="77777777" w:rsidR="00E54CB8" w:rsidRPr="000F026B" w:rsidRDefault="00E54CB8" w:rsidP="00E310BF">
      <w:pPr>
        <w:pStyle w:val="BodyText"/>
        <w:spacing w:line="360" w:lineRule="auto"/>
        <w:ind w:left="0" w:right="127"/>
        <w:jc w:val="both"/>
        <w:rPr>
          <w:ins w:id="4001" w:author="usher" w:date="2026-06-04T18:02:00Z"/>
          <w:moveTo w:id="4002" w:author="usher" w:date="2026-03-22T14:24:00Z"/>
        </w:rPr>
      </w:pPr>
    </w:p>
    <w:moveToRangeEnd w:id="3999"/>
    <w:p w14:paraId="35C2A741" w14:textId="674CA137" w:rsidR="00E310BF" w:rsidRPr="008654E4" w:rsidRDefault="00E54CB8">
      <w:pPr>
        <w:pStyle w:val="BodyText"/>
        <w:spacing w:line="360" w:lineRule="auto"/>
        <w:ind w:left="0" w:right="127"/>
        <w:jc w:val="both"/>
        <w:pPrChange w:id="4003" w:author="usher" w:date="2026-03-22T14:24:00Z">
          <w:pPr>
            <w:widowControl w:val="0"/>
            <w:autoSpaceDE w:val="0"/>
            <w:spacing w:before="40" w:after="0" w:line="360" w:lineRule="auto"/>
            <w:jc w:val="both"/>
          </w:pPr>
        </w:pPrChange>
      </w:pPr>
      <w:proofErr w:type="spellStart"/>
      <w:ins w:id="4004" w:author="usher" w:date="2026-06-04T18:02:00Z">
        <w:r w:rsidRPr="000F026B">
          <w:rPr>
            <w:color w:val="222222"/>
            <w:shd w:val="clear" w:color="auto" w:fill="FFFFFF"/>
            <w:rPrChange w:id="4005" w:author="usher" w:date="2026-06-05T05:43:00Z">
              <w:rPr>
                <w:rFonts w:ascii="Arial" w:hAnsi="Arial" w:cs="Arial"/>
                <w:color w:val="222222"/>
                <w:sz w:val="20"/>
                <w:szCs w:val="20"/>
                <w:shd w:val="clear" w:color="auto" w:fill="FFFFFF"/>
              </w:rPr>
            </w:rPrChange>
          </w:rPr>
          <w:t>DadeMatthews</w:t>
        </w:r>
        <w:proofErr w:type="spellEnd"/>
        <w:r w:rsidRPr="000F026B">
          <w:rPr>
            <w:color w:val="222222"/>
            <w:shd w:val="clear" w:color="auto" w:fill="FFFFFF"/>
            <w:rPrChange w:id="4006" w:author="usher" w:date="2026-06-05T05:43:00Z">
              <w:rPr>
                <w:rFonts w:ascii="Arial" w:hAnsi="Arial" w:cs="Arial"/>
                <w:color w:val="222222"/>
                <w:sz w:val="20"/>
                <w:szCs w:val="20"/>
                <w:shd w:val="clear" w:color="auto" w:fill="FFFFFF"/>
              </w:rPr>
            </w:rPrChange>
          </w:rPr>
          <w:t xml:space="preserve">, A., </w:t>
        </w:r>
        <w:proofErr w:type="spellStart"/>
        <w:r w:rsidRPr="000F026B">
          <w:rPr>
            <w:color w:val="222222"/>
            <w:shd w:val="clear" w:color="auto" w:fill="FFFFFF"/>
            <w:rPrChange w:id="4007" w:author="usher" w:date="2026-06-05T05:43:00Z">
              <w:rPr>
                <w:rFonts w:ascii="Arial" w:hAnsi="Arial" w:cs="Arial"/>
                <w:color w:val="222222"/>
                <w:sz w:val="20"/>
                <w:szCs w:val="20"/>
                <w:shd w:val="clear" w:color="auto" w:fill="FFFFFF"/>
              </w:rPr>
            </w:rPrChange>
          </w:rPr>
          <w:t>Nzeakah</w:t>
        </w:r>
        <w:proofErr w:type="spellEnd"/>
        <w:r w:rsidRPr="000F026B">
          <w:rPr>
            <w:color w:val="222222"/>
            <w:shd w:val="clear" w:color="auto" w:fill="FFFFFF"/>
            <w:rPrChange w:id="4008" w:author="usher" w:date="2026-06-05T05:43:00Z">
              <w:rPr>
                <w:rFonts w:ascii="Arial" w:hAnsi="Arial" w:cs="Arial"/>
                <w:color w:val="222222"/>
                <w:sz w:val="20"/>
                <w:szCs w:val="20"/>
                <w:shd w:val="clear" w:color="auto" w:fill="FFFFFF"/>
              </w:rPr>
            </w:rPrChange>
          </w:rPr>
          <w:t xml:space="preserve">, C., </w:t>
        </w:r>
        <w:proofErr w:type="spellStart"/>
        <w:r w:rsidRPr="000F026B">
          <w:rPr>
            <w:color w:val="222222"/>
            <w:shd w:val="clear" w:color="auto" w:fill="FFFFFF"/>
            <w:rPrChange w:id="4009" w:author="usher" w:date="2026-06-05T05:43:00Z">
              <w:rPr>
                <w:rFonts w:ascii="Arial" w:hAnsi="Arial" w:cs="Arial"/>
                <w:color w:val="222222"/>
                <w:sz w:val="20"/>
                <w:szCs w:val="20"/>
                <w:shd w:val="clear" w:color="auto" w:fill="FFFFFF"/>
              </w:rPr>
            </w:rPrChange>
          </w:rPr>
          <w:t>Onofa</w:t>
        </w:r>
        <w:proofErr w:type="spellEnd"/>
        <w:r w:rsidRPr="000F026B">
          <w:rPr>
            <w:color w:val="222222"/>
            <w:shd w:val="clear" w:color="auto" w:fill="FFFFFF"/>
            <w:rPrChange w:id="4010" w:author="usher" w:date="2026-06-05T05:43:00Z">
              <w:rPr>
                <w:rFonts w:ascii="Arial" w:hAnsi="Arial" w:cs="Arial"/>
                <w:color w:val="222222"/>
                <w:sz w:val="20"/>
                <w:szCs w:val="20"/>
                <w:shd w:val="clear" w:color="auto" w:fill="FFFFFF"/>
              </w:rPr>
            </w:rPrChange>
          </w:rPr>
          <w:t xml:space="preserve">, L., </w:t>
        </w:r>
        <w:proofErr w:type="spellStart"/>
        <w:r w:rsidRPr="000F026B">
          <w:rPr>
            <w:color w:val="222222"/>
            <w:shd w:val="clear" w:color="auto" w:fill="FFFFFF"/>
            <w:rPrChange w:id="4011" w:author="usher" w:date="2026-06-05T05:43:00Z">
              <w:rPr>
                <w:rFonts w:ascii="Arial" w:hAnsi="Arial" w:cs="Arial"/>
                <w:color w:val="222222"/>
                <w:sz w:val="20"/>
                <w:szCs w:val="20"/>
                <w:shd w:val="clear" w:color="auto" w:fill="FFFFFF"/>
              </w:rPr>
            </w:rPrChange>
          </w:rPr>
          <w:t>DadeMatthews</w:t>
        </w:r>
        <w:proofErr w:type="spellEnd"/>
        <w:r w:rsidRPr="000F026B">
          <w:rPr>
            <w:color w:val="222222"/>
            <w:shd w:val="clear" w:color="auto" w:fill="FFFFFF"/>
            <w:rPrChange w:id="4012" w:author="usher" w:date="2026-06-05T05:43:00Z">
              <w:rPr>
                <w:rFonts w:ascii="Arial" w:hAnsi="Arial" w:cs="Arial"/>
                <w:color w:val="222222"/>
                <w:sz w:val="20"/>
                <w:szCs w:val="20"/>
                <w:shd w:val="clear" w:color="auto" w:fill="FFFFFF"/>
              </w:rPr>
            </w:rPrChange>
          </w:rPr>
          <w:t xml:space="preserve">, O. and </w:t>
        </w:r>
        <w:proofErr w:type="spellStart"/>
        <w:r w:rsidRPr="000F026B">
          <w:rPr>
            <w:color w:val="222222"/>
            <w:shd w:val="clear" w:color="auto" w:fill="FFFFFF"/>
            <w:rPrChange w:id="4013" w:author="usher" w:date="2026-06-05T05:43:00Z">
              <w:rPr>
                <w:rFonts w:ascii="Arial" w:hAnsi="Arial" w:cs="Arial"/>
                <w:color w:val="222222"/>
                <w:sz w:val="20"/>
                <w:szCs w:val="20"/>
                <w:shd w:val="clear" w:color="auto" w:fill="FFFFFF"/>
              </w:rPr>
            </w:rPrChange>
          </w:rPr>
          <w:t>Ogundare</w:t>
        </w:r>
        <w:proofErr w:type="spellEnd"/>
        <w:r w:rsidRPr="000F026B">
          <w:rPr>
            <w:color w:val="222222"/>
            <w:shd w:val="clear" w:color="auto" w:fill="FFFFFF"/>
            <w:rPrChange w:id="4014" w:author="usher" w:date="2026-06-05T05:43:00Z">
              <w:rPr>
                <w:rFonts w:ascii="Arial" w:hAnsi="Arial" w:cs="Arial"/>
                <w:color w:val="222222"/>
                <w:sz w:val="20"/>
                <w:szCs w:val="20"/>
                <w:shd w:val="clear" w:color="auto" w:fill="FFFFFF"/>
              </w:rPr>
            </w:rPrChange>
          </w:rPr>
          <w:t>, T., 2024. Teenage Blues: Predictors of depression among adolescents in Nigeria. </w:t>
        </w:r>
        <w:proofErr w:type="spellStart"/>
        <w:r w:rsidRPr="000F026B">
          <w:rPr>
            <w:i/>
            <w:iCs/>
            <w:color w:val="222222"/>
            <w:shd w:val="clear" w:color="auto" w:fill="FFFFFF"/>
            <w:rPrChange w:id="4015" w:author="usher" w:date="2026-06-05T05:43:00Z">
              <w:rPr>
                <w:rFonts w:ascii="Arial" w:hAnsi="Arial" w:cs="Arial"/>
                <w:i/>
                <w:iCs/>
                <w:color w:val="222222"/>
                <w:sz w:val="20"/>
                <w:szCs w:val="20"/>
                <w:shd w:val="clear" w:color="auto" w:fill="FFFFFF"/>
              </w:rPr>
            </w:rPrChange>
          </w:rPr>
          <w:t>PLoS</w:t>
        </w:r>
        <w:proofErr w:type="spellEnd"/>
        <w:r w:rsidRPr="000F026B">
          <w:rPr>
            <w:i/>
            <w:iCs/>
            <w:color w:val="222222"/>
            <w:shd w:val="clear" w:color="auto" w:fill="FFFFFF"/>
            <w:rPrChange w:id="4016" w:author="usher" w:date="2026-06-05T05:43:00Z">
              <w:rPr>
                <w:rFonts w:ascii="Arial" w:hAnsi="Arial" w:cs="Arial"/>
                <w:i/>
                <w:iCs/>
                <w:color w:val="222222"/>
                <w:sz w:val="20"/>
                <w:szCs w:val="20"/>
                <w:shd w:val="clear" w:color="auto" w:fill="FFFFFF"/>
              </w:rPr>
            </w:rPrChange>
          </w:rPr>
          <w:t xml:space="preserve"> one</w:t>
        </w:r>
        <w:r w:rsidRPr="000F026B">
          <w:rPr>
            <w:color w:val="222222"/>
            <w:shd w:val="clear" w:color="auto" w:fill="FFFFFF"/>
            <w:rPrChange w:id="4017"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018" w:author="usher" w:date="2026-06-05T05:43:00Z">
              <w:rPr>
                <w:rFonts w:ascii="Arial" w:hAnsi="Arial" w:cs="Arial"/>
                <w:i/>
                <w:iCs/>
                <w:color w:val="222222"/>
                <w:sz w:val="20"/>
                <w:szCs w:val="20"/>
                <w:shd w:val="clear" w:color="auto" w:fill="FFFFFF"/>
              </w:rPr>
            </w:rPrChange>
          </w:rPr>
          <w:t>19</w:t>
        </w:r>
        <w:r w:rsidRPr="000F026B">
          <w:rPr>
            <w:color w:val="222222"/>
            <w:shd w:val="clear" w:color="auto" w:fill="FFFFFF"/>
            <w:rPrChange w:id="4019" w:author="usher" w:date="2026-06-05T05:43:00Z">
              <w:rPr>
                <w:rFonts w:ascii="Arial" w:hAnsi="Arial" w:cs="Arial"/>
                <w:color w:val="222222"/>
                <w:sz w:val="20"/>
                <w:szCs w:val="20"/>
                <w:shd w:val="clear" w:color="auto" w:fill="FFFFFF"/>
              </w:rPr>
            </w:rPrChange>
          </w:rPr>
          <w:t>(4), p.e0293995</w:t>
        </w:r>
      </w:ins>
    </w:p>
    <w:p w14:paraId="05330732" w14:textId="134573CB" w:rsidR="009A4657" w:rsidRPr="000F026B" w:rsidRDefault="001A30E1">
      <w:pPr>
        <w:widowControl w:val="0"/>
        <w:autoSpaceDE w:val="0"/>
        <w:spacing w:before="40" w:after="0" w:line="360" w:lineRule="auto"/>
        <w:jc w:val="both"/>
        <w:rPr>
          <w:ins w:id="4020" w:author="usher" w:date="2026-03-22T14:24:00Z"/>
          <w:rFonts w:ascii="Times New Roman" w:hAnsi="Times New Roman"/>
          <w:color w:val="222222"/>
          <w:sz w:val="24"/>
          <w:szCs w:val="24"/>
          <w:shd w:val="clear" w:color="auto" w:fill="FFFFFF"/>
        </w:rPr>
      </w:pPr>
      <w:r w:rsidRPr="000F026B">
        <w:rPr>
          <w:rFonts w:ascii="Times New Roman" w:hAnsi="Times New Roman"/>
          <w:color w:val="222222"/>
          <w:sz w:val="24"/>
          <w:szCs w:val="24"/>
          <w:shd w:val="clear" w:color="auto" w:fill="FFFFFF"/>
        </w:rPr>
        <w:t>Delamater, A.M., Guzman, A. and Aparicio, K., 2017. Mental health issues in children and adolescents with chronic illness. </w:t>
      </w:r>
      <w:r w:rsidRPr="000F026B">
        <w:rPr>
          <w:rFonts w:ascii="Times New Roman" w:hAnsi="Times New Roman"/>
          <w:i/>
          <w:iCs/>
          <w:color w:val="222222"/>
          <w:sz w:val="24"/>
          <w:szCs w:val="24"/>
          <w:shd w:val="clear" w:color="auto" w:fill="FFFFFF"/>
        </w:rPr>
        <w:t>International journal of human rights in healthcare</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10</w:t>
      </w:r>
      <w:r w:rsidRPr="000F026B">
        <w:rPr>
          <w:rFonts w:ascii="Times New Roman" w:hAnsi="Times New Roman"/>
          <w:color w:val="222222"/>
          <w:sz w:val="24"/>
          <w:szCs w:val="24"/>
          <w:shd w:val="clear" w:color="auto" w:fill="FFFFFF"/>
        </w:rPr>
        <w:t>(3), pp.163-173.</w:t>
      </w:r>
    </w:p>
    <w:p w14:paraId="6A77DB5B" w14:textId="77777777" w:rsidR="00E310BF" w:rsidRPr="000F026B" w:rsidDel="00E310BF" w:rsidRDefault="00E310BF">
      <w:pPr>
        <w:widowControl w:val="0"/>
        <w:autoSpaceDE w:val="0"/>
        <w:spacing w:before="40" w:after="0" w:line="360" w:lineRule="auto"/>
        <w:jc w:val="both"/>
        <w:rPr>
          <w:del w:id="4021" w:author="usher" w:date="2026-03-22T14:24:00Z"/>
          <w:rFonts w:ascii="Times New Roman" w:hAnsi="Times New Roman"/>
          <w:sz w:val="24"/>
          <w:szCs w:val="24"/>
          <w:rPrChange w:id="4022" w:author="usher" w:date="2026-06-05T05:43:00Z">
            <w:rPr>
              <w:del w:id="4023" w:author="usher" w:date="2026-03-22T14:24:00Z"/>
            </w:rPr>
          </w:rPrChange>
        </w:rPr>
      </w:pPr>
    </w:p>
    <w:p w14:paraId="11A7C389" w14:textId="18380C0E" w:rsidR="009A4657" w:rsidRPr="000F026B" w:rsidDel="00E310BF" w:rsidRDefault="001A30E1">
      <w:pPr>
        <w:pStyle w:val="BodyText"/>
        <w:spacing w:line="360" w:lineRule="auto"/>
        <w:ind w:left="0" w:right="127"/>
        <w:jc w:val="both"/>
        <w:rPr>
          <w:moveFrom w:id="4024" w:author="usher" w:date="2026-03-22T14:24:00Z"/>
        </w:rPr>
      </w:pPr>
      <w:moveFromRangeStart w:id="4025" w:author="usher" w:date="2026-03-22T14:24:00Z" w:name="move225081890"/>
      <w:moveFrom w:id="4026" w:author="usher" w:date="2026-03-22T14:24:00Z">
        <w:r w:rsidRPr="000F026B" w:rsidDel="00E310BF">
          <w:rPr>
            <w:color w:val="222222"/>
            <w:shd w:val="clear" w:color="auto" w:fill="FFFFFF"/>
          </w:rPr>
          <w:t>Das, Jai K., Rehana A. Salam, Zohra S. Lassi, Marium Naveed Khan, Wajeeha Mahmood, Vikram Patel, and Zulfiqar A. Bhutta. "Interventions for adolescent mental health: an overview of systematic reviews." </w:t>
        </w:r>
        <w:r w:rsidRPr="000F026B" w:rsidDel="00E310BF">
          <w:rPr>
            <w:i/>
            <w:iCs/>
            <w:color w:val="222222"/>
            <w:shd w:val="clear" w:color="auto" w:fill="FFFFFF"/>
          </w:rPr>
          <w:t>Journal of adolescent health</w:t>
        </w:r>
        <w:r w:rsidRPr="000F026B" w:rsidDel="00E310BF">
          <w:rPr>
            <w:color w:val="222222"/>
            <w:shd w:val="clear" w:color="auto" w:fill="FFFFFF"/>
          </w:rPr>
          <w:t> 59, no. 4 (2016): S49-S60.</w:t>
        </w:r>
      </w:moveFrom>
    </w:p>
    <w:moveFromRangeEnd w:id="4025"/>
    <w:p w14:paraId="6C05255A" w14:textId="77777777" w:rsidR="009A4657" w:rsidRPr="000F026B" w:rsidRDefault="001A30E1">
      <w:pPr>
        <w:widowControl w:val="0"/>
        <w:autoSpaceDE w:val="0"/>
        <w:spacing w:before="40" w:after="0" w:line="360" w:lineRule="auto"/>
        <w:jc w:val="both"/>
        <w:rPr>
          <w:rFonts w:ascii="Times New Roman" w:hAnsi="Times New Roman"/>
          <w:sz w:val="24"/>
          <w:szCs w:val="24"/>
        </w:rPr>
      </w:pPr>
      <w:r w:rsidRPr="000F026B">
        <w:rPr>
          <w:rFonts w:ascii="Times New Roman" w:hAnsi="Times New Roman"/>
          <w:sz w:val="24"/>
          <w:szCs w:val="24"/>
        </w:rPr>
        <w:t>Depression, A. (2020) ‘HHS Public Access’, 48(4), pp. 656–668. Available at: https://doi.org/10.1080/15374416.2018.1437735.Using.</w:t>
      </w:r>
    </w:p>
    <w:p w14:paraId="1C76CB95" w14:textId="77777777" w:rsidR="009A4657" w:rsidRPr="000F026B" w:rsidRDefault="001A30E1">
      <w:pPr>
        <w:pStyle w:val="BodyText"/>
        <w:spacing w:line="360" w:lineRule="auto"/>
        <w:ind w:left="0" w:right="118"/>
        <w:jc w:val="both"/>
      </w:pPr>
      <w:proofErr w:type="spellStart"/>
      <w:r w:rsidRPr="000F026B">
        <w:rPr>
          <w:color w:val="222222"/>
          <w:shd w:val="clear" w:color="auto" w:fill="FFFFFF"/>
        </w:rPr>
        <w:t>Drudy</w:t>
      </w:r>
      <w:proofErr w:type="spellEnd"/>
      <w:r w:rsidRPr="000F026B">
        <w:rPr>
          <w:color w:val="222222"/>
          <w:shd w:val="clear" w:color="auto" w:fill="FFFFFF"/>
        </w:rPr>
        <w:t xml:space="preserve">, S., 2013. Gender balance/gender bias: The teaching profession and the impact of </w:t>
      </w:r>
      <w:proofErr w:type="spellStart"/>
      <w:r w:rsidRPr="000F026B">
        <w:rPr>
          <w:color w:val="222222"/>
          <w:shd w:val="clear" w:color="auto" w:fill="FFFFFF"/>
        </w:rPr>
        <w:t>feminisation</w:t>
      </w:r>
      <w:proofErr w:type="spellEnd"/>
      <w:r w:rsidRPr="000F026B">
        <w:rPr>
          <w:color w:val="222222"/>
          <w:shd w:val="clear" w:color="auto" w:fill="FFFFFF"/>
        </w:rPr>
        <w:t>. In </w:t>
      </w:r>
      <w:r w:rsidRPr="000F026B">
        <w:rPr>
          <w:i/>
          <w:iCs/>
          <w:color w:val="222222"/>
          <w:shd w:val="clear" w:color="auto" w:fill="FFFFFF"/>
        </w:rPr>
        <w:t>Gender Balance and Gender Bias in Education</w:t>
      </w:r>
      <w:r w:rsidRPr="000F026B">
        <w:rPr>
          <w:color w:val="222222"/>
          <w:shd w:val="clear" w:color="auto" w:fill="FFFFFF"/>
        </w:rPr>
        <w:t> (pp. 6-20). Routledge.</w:t>
      </w:r>
    </w:p>
    <w:p w14:paraId="146CDD89" w14:textId="77777777" w:rsidR="009A4657" w:rsidRPr="000F026B" w:rsidRDefault="001A30E1">
      <w:pPr>
        <w:pStyle w:val="BodyText"/>
        <w:spacing w:line="360" w:lineRule="auto"/>
        <w:ind w:left="0" w:right="118"/>
        <w:jc w:val="both"/>
        <w:rPr>
          <w:ins w:id="4027" w:author="Microsoft account" w:date="2026-02-05T06:44:00Z"/>
          <w:color w:val="000000"/>
        </w:rPr>
      </w:pPr>
      <w:r w:rsidRPr="000F026B">
        <w:rPr>
          <w:color w:val="000000"/>
        </w:rPr>
        <w:lastRenderedPageBreak/>
        <w:t>Duke, E.O., </w:t>
      </w:r>
      <w:r w:rsidR="000E50A4" w:rsidRPr="008654E4">
        <w:fldChar w:fldCharType="begin"/>
      </w:r>
      <w:r w:rsidR="000E50A4" w:rsidRPr="000F026B">
        <w:instrText xml:space="preserve"> HYPERLINK "tel:2016" </w:instrText>
      </w:r>
      <w:r w:rsidR="000E50A4" w:rsidRPr="008654E4">
        <w:rPr>
          <w:rPrChange w:id="4028" w:author="usher" w:date="2026-06-05T05:43:00Z">
            <w:rPr>
              <w:rStyle w:val="Hyperlink"/>
            </w:rPr>
          </w:rPrChange>
        </w:rPr>
        <w:fldChar w:fldCharType="separate"/>
      </w:r>
      <w:r w:rsidR="009A4657" w:rsidRPr="000F026B">
        <w:rPr>
          <w:rStyle w:val="Hyperlink"/>
        </w:rPr>
        <w:t>2016</w:t>
      </w:r>
      <w:r w:rsidR="000E50A4" w:rsidRPr="008654E4">
        <w:rPr>
          <w:rStyle w:val="Hyperlink"/>
        </w:rPr>
        <w:fldChar w:fldCharType="end"/>
      </w:r>
      <w:r w:rsidRPr="000F026B">
        <w:rPr>
          <w:color w:val="000000"/>
        </w:rPr>
        <w:t>. Religious Culture in Mental Health Issues: An Advocacy for Participatory Partnership.</w:t>
      </w:r>
    </w:p>
    <w:p w14:paraId="02E74799" w14:textId="7A651F16" w:rsidR="00F352F0" w:rsidRPr="000F026B" w:rsidRDefault="00F352F0">
      <w:pPr>
        <w:pStyle w:val="BodyText"/>
        <w:spacing w:line="360" w:lineRule="auto"/>
        <w:ind w:left="0" w:right="118"/>
        <w:jc w:val="both"/>
      </w:pPr>
      <w:proofErr w:type="spellStart"/>
      <w:ins w:id="4029" w:author="Microsoft account" w:date="2026-02-05T06:45:00Z">
        <w:r w:rsidRPr="000F026B">
          <w:rPr>
            <w:color w:val="000000"/>
            <w:rPrChange w:id="4030" w:author="usher" w:date="2026-06-05T05:43:00Z">
              <w:rPr>
                <w:color w:val="000000"/>
                <w:sz w:val="27"/>
                <w:szCs w:val="27"/>
              </w:rPr>
            </w:rPrChange>
          </w:rPr>
          <w:t>Edet</w:t>
        </w:r>
        <w:proofErr w:type="spellEnd"/>
        <w:r w:rsidRPr="000F026B">
          <w:rPr>
            <w:color w:val="000000"/>
            <w:rPrChange w:id="4031" w:author="usher" w:date="2026-06-05T05:43:00Z">
              <w:rPr>
                <w:color w:val="000000"/>
                <w:sz w:val="27"/>
                <w:szCs w:val="27"/>
              </w:rPr>
            </w:rPrChange>
          </w:rPr>
          <w:t xml:space="preserve">, B.E., Essien, E.A., </w:t>
        </w:r>
        <w:proofErr w:type="spellStart"/>
        <w:r w:rsidRPr="000F026B">
          <w:rPr>
            <w:color w:val="000000"/>
            <w:rPrChange w:id="4032" w:author="usher" w:date="2026-06-05T05:43:00Z">
              <w:rPr>
                <w:color w:val="000000"/>
                <w:sz w:val="27"/>
                <w:szCs w:val="27"/>
              </w:rPr>
            </w:rPrChange>
          </w:rPr>
          <w:t>Eleazu</w:t>
        </w:r>
        <w:proofErr w:type="spellEnd"/>
        <w:r w:rsidRPr="000F026B">
          <w:rPr>
            <w:color w:val="000000"/>
            <w:rPrChange w:id="4033" w:author="usher" w:date="2026-06-05T05:43:00Z">
              <w:rPr>
                <w:color w:val="000000"/>
                <w:sz w:val="27"/>
                <w:szCs w:val="27"/>
              </w:rPr>
            </w:rPrChange>
          </w:rPr>
          <w:t xml:space="preserve">, F.I., </w:t>
        </w:r>
        <w:proofErr w:type="spellStart"/>
        <w:r w:rsidRPr="000F026B">
          <w:rPr>
            <w:color w:val="000000"/>
            <w:rPrChange w:id="4034" w:author="usher" w:date="2026-06-05T05:43:00Z">
              <w:rPr>
                <w:color w:val="000000"/>
                <w:sz w:val="27"/>
                <w:szCs w:val="27"/>
              </w:rPr>
            </w:rPrChange>
          </w:rPr>
          <w:t>Atu</w:t>
        </w:r>
        <w:proofErr w:type="spellEnd"/>
        <w:r w:rsidRPr="000F026B">
          <w:rPr>
            <w:color w:val="000000"/>
            <w:rPrChange w:id="4035" w:author="usher" w:date="2026-06-05T05:43:00Z">
              <w:rPr>
                <w:color w:val="000000"/>
                <w:sz w:val="27"/>
                <w:szCs w:val="27"/>
              </w:rPr>
            </w:rPrChange>
          </w:rPr>
          <w:t xml:space="preserve">, G.E. &amp; </w:t>
        </w:r>
        <w:proofErr w:type="spellStart"/>
        <w:r w:rsidRPr="000F026B">
          <w:rPr>
            <w:color w:val="000000"/>
            <w:rPrChange w:id="4036" w:author="usher" w:date="2026-06-05T05:43:00Z">
              <w:rPr>
                <w:color w:val="000000"/>
                <w:sz w:val="27"/>
                <w:szCs w:val="27"/>
              </w:rPr>
            </w:rPrChange>
          </w:rPr>
          <w:t>Ogunkola</w:t>
        </w:r>
        <w:proofErr w:type="spellEnd"/>
        <w:r w:rsidRPr="000F026B">
          <w:rPr>
            <w:color w:val="000000"/>
            <w:rPrChange w:id="4037" w:author="usher" w:date="2026-06-05T05:43:00Z">
              <w:rPr>
                <w:color w:val="000000"/>
                <w:sz w:val="27"/>
                <w:szCs w:val="27"/>
              </w:rPr>
            </w:rPrChange>
          </w:rPr>
          <w:t>, I.O. (</w:t>
        </w:r>
        <w:r w:rsidRPr="008654E4">
          <w:fldChar w:fldCharType="begin"/>
        </w:r>
        <w:r w:rsidRPr="000F026B">
          <w:instrText xml:space="preserve"> HYPERLINK "tel:2022" </w:instrText>
        </w:r>
        <w:r w:rsidRPr="008654E4">
          <w:fldChar w:fldCharType="separate"/>
        </w:r>
        <w:r w:rsidRPr="000F026B">
          <w:rPr>
            <w:rStyle w:val="Hyperlink"/>
            <w:rPrChange w:id="4038" w:author="usher" w:date="2026-06-05T05:43:00Z">
              <w:rPr>
                <w:rStyle w:val="Hyperlink"/>
                <w:sz w:val="27"/>
                <w:szCs w:val="27"/>
              </w:rPr>
            </w:rPrChange>
          </w:rPr>
          <w:t>2022</w:t>
        </w:r>
        <w:r w:rsidRPr="008654E4">
          <w:fldChar w:fldCharType="end"/>
        </w:r>
        <w:r w:rsidRPr="000F026B">
          <w:rPr>
            <w:color w:val="000000"/>
            <w:rPrChange w:id="4039" w:author="usher" w:date="2026-06-05T05:43:00Z">
              <w:rPr>
                <w:color w:val="000000"/>
                <w:sz w:val="27"/>
                <w:szCs w:val="27"/>
              </w:rPr>
            </w:rPrChange>
          </w:rPr>
          <w:t>) Childhood adversity as a predictor of depression and suicidality among adolescents in Calabar, Nigeria, Journal of Global Health Neurology and Psychiatry, e</w:t>
        </w:r>
        <w:r w:rsidRPr="008654E4">
          <w:fldChar w:fldCharType="begin"/>
        </w:r>
        <w:r w:rsidRPr="000F026B">
          <w:instrText xml:space="preserve"> HYPERLINK "tel:2022005" </w:instrText>
        </w:r>
        <w:r w:rsidRPr="008654E4">
          <w:fldChar w:fldCharType="separate"/>
        </w:r>
        <w:r w:rsidRPr="000F026B">
          <w:rPr>
            <w:rStyle w:val="Hyperlink"/>
            <w:rPrChange w:id="4040" w:author="usher" w:date="2026-06-05T05:43:00Z">
              <w:rPr>
                <w:rStyle w:val="Hyperlink"/>
                <w:sz w:val="27"/>
                <w:szCs w:val="27"/>
              </w:rPr>
            </w:rPrChange>
          </w:rPr>
          <w:t>2022005</w:t>
        </w:r>
        <w:r w:rsidRPr="008654E4">
          <w:fldChar w:fldCharType="end"/>
        </w:r>
        <w:r w:rsidRPr="000F026B">
          <w:rPr>
            <w:color w:val="000000"/>
            <w:rPrChange w:id="4041" w:author="usher" w:date="2026-06-05T05:43:00Z">
              <w:rPr>
                <w:color w:val="000000"/>
                <w:sz w:val="27"/>
                <w:szCs w:val="27"/>
              </w:rPr>
            </w:rPrChange>
          </w:rPr>
          <w:t>. DOI: </w:t>
        </w:r>
        <w:r w:rsidRPr="008654E4">
          <w:fldChar w:fldCharType="begin"/>
        </w:r>
        <w:r w:rsidRPr="000F026B">
          <w:instrText xml:space="preserve"> HYPERLINK "tel:10.52872" </w:instrText>
        </w:r>
        <w:r w:rsidRPr="008654E4">
          <w:fldChar w:fldCharType="separate"/>
        </w:r>
        <w:r w:rsidRPr="000F026B">
          <w:rPr>
            <w:rStyle w:val="Hyperlink"/>
            <w:rPrChange w:id="4042" w:author="usher" w:date="2026-06-05T05:43:00Z">
              <w:rPr>
                <w:rStyle w:val="Hyperlink"/>
                <w:sz w:val="27"/>
                <w:szCs w:val="27"/>
              </w:rPr>
            </w:rPrChange>
          </w:rPr>
          <w:t>10.52872</w:t>
        </w:r>
        <w:r w:rsidRPr="008654E4">
          <w:fldChar w:fldCharType="end"/>
        </w:r>
        <w:r w:rsidRPr="000F026B">
          <w:rPr>
            <w:color w:val="000000"/>
            <w:rPrChange w:id="4043" w:author="usher" w:date="2026-06-05T05:43:00Z">
              <w:rPr>
                <w:color w:val="000000"/>
                <w:sz w:val="27"/>
                <w:szCs w:val="27"/>
              </w:rPr>
            </w:rPrChange>
          </w:rPr>
          <w:t>/</w:t>
        </w:r>
        <w:r w:rsidRPr="008654E4">
          <w:fldChar w:fldCharType="begin"/>
        </w:r>
        <w:r w:rsidRPr="000F026B">
          <w:instrText xml:space="preserve"> HYPERLINK "tel:001" </w:instrText>
        </w:r>
        <w:r w:rsidRPr="008654E4">
          <w:fldChar w:fldCharType="separate"/>
        </w:r>
        <w:r w:rsidRPr="000F026B">
          <w:rPr>
            <w:rStyle w:val="Hyperlink"/>
            <w:rPrChange w:id="4044" w:author="usher" w:date="2026-06-05T05:43:00Z">
              <w:rPr>
                <w:rStyle w:val="Hyperlink"/>
                <w:sz w:val="27"/>
                <w:szCs w:val="27"/>
              </w:rPr>
            </w:rPrChange>
          </w:rPr>
          <w:t>001</w:t>
        </w:r>
        <w:r w:rsidRPr="008654E4">
          <w:fldChar w:fldCharType="end"/>
        </w:r>
        <w:r w:rsidRPr="000F026B">
          <w:rPr>
            <w:color w:val="000000"/>
            <w:rPrChange w:id="4045" w:author="usher" w:date="2026-06-05T05:43:00Z">
              <w:rPr>
                <w:color w:val="000000"/>
                <w:sz w:val="27"/>
                <w:szCs w:val="27"/>
              </w:rPr>
            </w:rPrChange>
          </w:rPr>
          <w:t>c.</w:t>
        </w:r>
        <w:r w:rsidRPr="008654E4">
          <w:fldChar w:fldCharType="begin"/>
        </w:r>
        <w:r w:rsidRPr="000F026B">
          <w:instrText xml:space="preserve"> HYPERLINK "tel:33811" </w:instrText>
        </w:r>
        <w:r w:rsidRPr="008654E4">
          <w:fldChar w:fldCharType="separate"/>
        </w:r>
        <w:r w:rsidRPr="000F026B">
          <w:rPr>
            <w:rStyle w:val="Hyperlink"/>
            <w:rPrChange w:id="4046" w:author="usher" w:date="2026-06-05T05:43:00Z">
              <w:rPr>
                <w:rStyle w:val="Hyperlink"/>
                <w:sz w:val="27"/>
                <w:szCs w:val="27"/>
              </w:rPr>
            </w:rPrChange>
          </w:rPr>
          <w:t>33811</w:t>
        </w:r>
        <w:r w:rsidRPr="008654E4">
          <w:fldChar w:fldCharType="end"/>
        </w:r>
      </w:ins>
    </w:p>
    <w:p w14:paraId="2F7B9268" w14:textId="77D32A79" w:rsidR="009A4657" w:rsidRPr="000F026B" w:rsidRDefault="001A30E1">
      <w:pPr>
        <w:pStyle w:val="BodyText"/>
        <w:spacing w:line="360" w:lineRule="auto"/>
        <w:ind w:left="0" w:right="118"/>
        <w:jc w:val="both"/>
        <w:rPr>
          <w:ins w:id="4047" w:author="usher" w:date="2026-03-25T13:31:00Z"/>
          <w:color w:val="222222"/>
          <w:shd w:val="clear" w:color="auto" w:fill="FFFFFF"/>
        </w:rPr>
      </w:pPr>
      <w:proofErr w:type="spellStart"/>
      <w:r w:rsidRPr="000F026B">
        <w:rPr>
          <w:color w:val="222222"/>
          <w:shd w:val="clear" w:color="auto" w:fill="FFFFFF"/>
        </w:rPr>
        <w:t>Elshamy</w:t>
      </w:r>
      <w:proofErr w:type="spellEnd"/>
      <w:r w:rsidRPr="000F026B">
        <w:rPr>
          <w:color w:val="222222"/>
          <w:shd w:val="clear" w:color="auto" w:fill="FFFFFF"/>
        </w:rPr>
        <w:t xml:space="preserve">, F., Hamadeh, A., Billings, J. and </w:t>
      </w:r>
      <w:proofErr w:type="spellStart"/>
      <w:r w:rsidRPr="000F026B">
        <w:rPr>
          <w:color w:val="222222"/>
          <w:shd w:val="clear" w:color="auto" w:fill="FFFFFF"/>
        </w:rPr>
        <w:t>Alyafei</w:t>
      </w:r>
      <w:proofErr w:type="spellEnd"/>
      <w:r w:rsidRPr="000F026B">
        <w:rPr>
          <w:color w:val="222222"/>
          <w:shd w:val="clear" w:color="auto" w:fill="FFFFFF"/>
        </w:rPr>
        <w:t xml:space="preserve">, A., 2023. Mental illness and help-seeking </w:t>
      </w:r>
      <w:proofErr w:type="spellStart"/>
      <w:r w:rsidRPr="000F026B">
        <w:rPr>
          <w:color w:val="222222"/>
          <w:shd w:val="clear" w:color="auto" w:fill="FFFFFF"/>
        </w:rPr>
        <w:t>behaviours</w:t>
      </w:r>
      <w:proofErr w:type="spellEnd"/>
      <w:r w:rsidRPr="000F026B">
        <w:rPr>
          <w:color w:val="222222"/>
          <w:shd w:val="clear" w:color="auto" w:fill="FFFFFF"/>
        </w:rPr>
        <w:t xml:space="preserve"> among Middle Eastern cultures: A systematic review and meta-synthesis of qualitative data. </w:t>
      </w:r>
      <w:proofErr w:type="spellStart"/>
      <w:r w:rsidRPr="000F026B">
        <w:rPr>
          <w:i/>
          <w:iCs/>
          <w:color w:val="222222"/>
          <w:shd w:val="clear" w:color="auto" w:fill="FFFFFF"/>
        </w:rPr>
        <w:t>PLoS</w:t>
      </w:r>
      <w:proofErr w:type="spellEnd"/>
      <w:r w:rsidRPr="000F026B">
        <w:rPr>
          <w:i/>
          <w:iCs/>
          <w:color w:val="222222"/>
          <w:shd w:val="clear" w:color="auto" w:fill="FFFFFF"/>
        </w:rPr>
        <w:t xml:space="preserve"> One</w:t>
      </w:r>
      <w:r w:rsidRPr="000F026B">
        <w:rPr>
          <w:color w:val="222222"/>
          <w:shd w:val="clear" w:color="auto" w:fill="FFFFFF"/>
        </w:rPr>
        <w:t>, </w:t>
      </w:r>
      <w:r w:rsidRPr="000F026B">
        <w:rPr>
          <w:i/>
          <w:iCs/>
          <w:color w:val="222222"/>
          <w:shd w:val="clear" w:color="auto" w:fill="FFFFFF"/>
        </w:rPr>
        <w:t>18</w:t>
      </w:r>
      <w:r w:rsidRPr="000F026B">
        <w:rPr>
          <w:color w:val="222222"/>
          <w:shd w:val="clear" w:color="auto" w:fill="FFFFFF"/>
        </w:rPr>
        <w:t>(10), p.e0293525.</w:t>
      </w:r>
    </w:p>
    <w:p w14:paraId="7B114D01" w14:textId="296FE701" w:rsidR="00623CE6" w:rsidRPr="000F026B" w:rsidRDefault="00623CE6">
      <w:pPr>
        <w:pStyle w:val="BodyText"/>
        <w:spacing w:line="360" w:lineRule="auto"/>
        <w:ind w:left="0" w:right="118"/>
        <w:jc w:val="both"/>
        <w:rPr>
          <w:ins w:id="4048" w:author="usher" w:date="2026-03-25T14:05:00Z"/>
          <w:color w:val="222222"/>
          <w:shd w:val="clear" w:color="auto" w:fill="FFFFFF"/>
        </w:rPr>
      </w:pPr>
      <w:proofErr w:type="spellStart"/>
      <w:ins w:id="4049" w:author="usher" w:date="2026-03-25T13:31:00Z">
        <w:r w:rsidRPr="000F026B">
          <w:rPr>
            <w:color w:val="222222"/>
            <w:shd w:val="clear" w:color="auto" w:fill="FFFFFF"/>
          </w:rPr>
          <w:t>Ezenwosu</w:t>
        </w:r>
        <w:proofErr w:type="spellEnd"/>
        <w:r w:rsidRPr="000F026B">
          <w:rPr>
            <w:color w:val="222222"/>
            <w:shd w:val="clear" w:color="auto" w:fill="FFFFFF"/>
          </w:rPr>
          <w:t xml:space="preserve">, O., Chukwu, B., </w:t>
        </w:r>
        <w:proofErr w:type="spellStart"/>
        <w:r w:rsidRPr="000F026B">
          <w:rPr>
            <w:color w:val="222222"/>
            <w:shd w:val="clear" w:color="auto" w:fill="FFFFFF"/>
          </w:rPr>
          <w:t>Ezenwosu</w:t>
        </w:r>
        <w:proofErr w:type="spellEnd"/>
        <w:r w:rsidRPr="000F026B">
          <w:rPr>
            <w:color w:val="222222"/>
            <w:shd w:val="clear" w:color="auto" w:fill="FFFFFF"/>
          </w:rPr>
          <w:t xml:space="preserve">, I., </w:t>
        </w:r>
        <w:proofErr w:type="spellStart"/>
        <w:r w:rsidRPr="000F026B">
          <w:rPr>
            <w:color w:val="222222"/>
            <w:shd w:val="clear" w:color="auto" w:fill="FFFFFF"/>
          </w:rPr>
          <w:t>Uwaezuoke</w:t>
        </w:r>
        <w:proofErr w:type="spellEnd"/>
        <w:r w:rsidRPr="000F026B">
          <w:rPr>
            <w:color w:val="222222"/>
            <w:shd w:val="clear" w:color="auto" w:fill="FFFFFF"/>
          </w:rPr>
          <w:t xml:space="preserve">, N., Eke, C., </w:t>
        </w:r>
        <w:proofErr w:type="spellStart"/>
        <w:r w:rsidRPr="000F026B">
          <w:rPr>
            <w:color w:val="222222"/>
            <w:shd w:val="clear" w:color="auto" w:fill="FFFFFF"/>
          </w:rPr>
          <w:t>Udorah</w:t>
        </w:r>
        <w:proofErr w:type="spellEnd"/>
        <w:r w:rsidRPr="000F026B">
          <w:rPr>
            <w:color w:val="222222"/>
            <w:shd w:val="clear" w:color="auto" w:fill="FFFFFF"/>
          </w:rPr>
          <w:t xml:space="preserve">, M., </w:t>
        </w:r>
        <w:proofErr w:type="spellStart"/>
        <w:r w:rsidRPr="000F026B">
          <w:rPr>
            <w:color w:val="222222"/>
            <w:shd w:val="clear" w:color="auto" w:fill="FFFFFF"/>
          </w:rPr>
          <w:t>Idoko</w:t>
        </w:r>
        <w:proofErr w:type="spellEnd"/>
        <w:r w:rsidRPr="000F026B">
          <w:rPr>
            <w:color w:val="222222"/>
            <w:shd w:val="clear" w:color="auto" w:fill="FFFFFF"/>
          </w:rPr>
          <w:t xml:space="preserve">, C., </w:t>
        </w:r>
        <w:proofErr w:type="spellStart"/>
        <w:r w:rsidRPr="000F026B">
          <w:rPr>
            <w:color w:val="222222"/>
            <w:shd w:val="clear" w:color="auto" w:fill="FFFFFF"/>
          </w:rPr>
          <w:t>Ikefuna</w:t>
        </w:r>
        <w:proofErr w:type="spellEnd"/>
        <w:r w:rsidRPr="000F026B">
          <w:rPr>
            <w:color w:val="222222"/>
            <w:shd w:val="clear" w:color="auto" w:fill="FFFFFF"/>
          </w:rPr>
          <w:t xml:space="preserve">, A. and </w:t>
        </w:r>
        <w:proofErr w:type="spellStart"/>
        <w:r w:rsidRPr="000F026B">
          <w:rPr>
            <w:color w:val="222222"/>
            <w:shd w:val="clear" w:color="auto" w:fill="FFFFFF"/>
          </w:rPr>
          <w:t>Emodi</w:t>
        </w:r>
        <w:proofErr w:type="spellEnd"/>
        <w:r w:rsidRPr="000F026B">
          <w:rPr>
            <w:color w:val="222222"/>
            <w:shd w:val="clear" w:color="auto" w:fill="FFFFFF"/>
          </w:rPr>
          <w:t xml:space="preserve">, I., 2021. Clinical depression in children and adolescents with sickle cell </w:t>
        </w:r>
        <w:proofErr w:type="spellStart"/>
        <w:r w:rsidRPr="000F026B">
          <w:rPr>
            <w:color w:val="222222"/>
            <w:shd w:val="clear" w:color="auto" w:fill="FFFFFF"/>
          </w:rPr>
          <w:t>anaemia</w:t>
        </w:r>
        <w:proofErr w:type="spellEnd"/>
        <w:r w:rsidRPr="000F026B">
          <w:rPr>
            <w:color w:val="222222"/>
            <w:shd w:val="clear" w:color="auto" w:fill="FFFFFF"/>
          </w:rPr>
          <w:t>: influencing factors in a resource-limited setting. </w:t>
        </w:r>
        <w:r w:rsidRPr="000F026B">
          <w:rPr>
            <w:i/>
            <w:iCs/>
            <w:color w:val="222222"/>
            <w:shd w:val="clear" w:color="auto" w:fill="FFFFFF"/>
          </w:rPr>
          <w:t>BMC pediatrics</w:t>
        </w:r>
        <w:r w:rsidRPr="000F026B">
          <w:rPr>
            <w:color w:val="222222"/>
            <w:shd w:val="clear" w:color="auto" w:fill="FFFFFF"/>
          </w:rPr>
          <w:t>, </w:t>
        </w:r>
        <w:r w:rsidRPr="000F026B">
          <w:rPr>
            <w:i/>
            <w:iCs/>
            <w:color w:val="222222"/>
            <w:shd w:val="clear" w:color="auto" w:fill="FFFFFF"/>
          </w:rPr>
          <w:t>21</w:t>
        </w:r>
        <w:r w:rsidRPr="000F026B">
          <w:rPr>
            <w:color w:val="222222"/>
            <w:shd w:val="clear" w:color="auto" w:fill="FFFFFF"/>
          </w:rPr>
          <w:t>(1), p.533.</w:t>
        </w:r>
      </w:ins>
    </w:p>
    <w:p w14:paraId="44FDEBF4" w14:textId="5D63C06A" w:rsidR="006B6AAC" w:rsidRPr="000F026B" w:rsidRDefault="006B6AAC">
      <w:pPr>
        <w:pStyle w:val="BodyText"/>
        <w:spacing w:line="360" w:lineRule="auto"/>
        <w:ind w:left="0" w:right="118"/>
        <w:jc w:val="both"/>
        <w:rPr>
          <w:ins w:id="4050" w:author="usher" w:date="2026-03-25T14:07:00Z"/>
          <w:color w:val="222222"/>
          <w:shd w:val="clear" w:color="auto" w:fill="FFFFFF"/>
        </w:rPr>
      </w:pPr>
      <w:proofErr w:type="spellStart"/>
      <w:ins w:id="4051" w:author="usher" w:date="2026-03-25T14:05:00Z">
        <w:r w:rsidRPr="000F026B">
          <w:rPr>
            <w:color w:val="222222"/>
            <w:shd w:val="clear" w:color="auto" w:fill="FFFFFF"/>
            <w:rPrChange w:id="4052" w:author="usher" w:date="2026-06-05T05:43:00Z">
              <w:rPr>
                <w:rFonts w:ascii="Arial" w:hAnsi="Arial" w:cs="Arial"/>
                <w:color w:val="222222"/>
                <w:sz w:val="20"/>
                <w:szCs w:val="20"/>
                <w:shd w:val="clear" w:color="auto" w:fill="FFFFFF"/>
              </w:rPr>
            </w:rPrChange>
          </w:rPr>
          <w:t>Fadipe</w:t>
        </w:r>
        <w:proofErr w:type="spellEnd"/>
        <w:r w:rsidRPr="000F026B">
          <w:rPr>
            <w:color w:val="222222"/>
            <w:shd w:val="clear" w:color="auto" w:fill="FFFFFF"/>
            <w:rPrChange w:id="4053" w:author="usher" w:date="2026-06-05T05:43:00Z">
              <w:rPr>
                <w:rFonts w:ascii="Arial" w:hAnsi="Arial" w:cs="Arial"/>
                <w:color w:val="222222"/>
                <w:sz w:val="20"/>
                <w:szCs w:val="20"/>
                <w:shd w:val="clear" w:color="auto" w:fill="FFFFFF"/>
              </w:rPr>
            </w:rPrChange>
          </w:rPr>
          <w:t xml:space="preserve">, R.A. and </w:t>
        </w:r>
        <w:proofErr w:type="spellStart"/>
        <w:r w:rsidRPr="000F026B">
          <w:rPr>
            <w:color w:val="222222"/>
            <w:shd w:val="clear" w:color="auto" w:fill="FFFFFF"/>
            <w:rPrChange w:id="4054" w:author="usher" w:date="2026-06-05T05:43:00Z">
              <w:rPr>
                <w:rFonts w:ascii="Arial" w:hAnsi="Arial" w:cs="Arial"/>
                <w:color w:val="222222"/>
                <w:sz w:val="20"/>
                <w:szCs w:val="20"/>
                <w:shd w:val="clear" w:color="auto" w:fill="FFFFFF"/>
              </w:rPr>
            </w:rPrChange>
          </w:rPr>
          <w:t>Okesina</w:t>
        </w:r>
        <w:proofErr w:type="spellEnd"/>
        <w:r w:rsidRPr="000F026B">
          <w:rPr>
            <w:color w:val="222222"/>
            <w:shd w:val="clear" w:color="auto" w:fill="FFFFFF"/>
            <w:rPrChange w:id="4055" w:author="usher" w:date="2026-06-05T05:43:00Z">
              <w:rPr>
                <w:rFonts w:ascii="Arial" w:hAnsi="Arial" w:cs="Arial"/>
                <w:color w:val="222222"/>
                <w:sz w:val="20"/>
                <w:szCs w:val="20"/>
                <w:shd w:val="clear" w:color="auto" w:fill="FFFFFF"/>
              </w:rPr>
            </w:rPrChange>
          </w:rPr>
          <w:t>, F.A., 2024. Counselling Strategies for Reducing Depression and Suicidal Ideation Among Students of Tertiary Institutions in Nigeria.”. </w:t>
        </w:r>
        <w:r w:rsidRPr="000F026B">
          <w:rPr>
            <w:i/>
            <w:iCs/>
            <w:color w:val="222222"/>
            <w:shd w:val="clear" w:color="auto" w:fill="FFFFFF"/>
            <w:rPrChange w:id="4056" w:author="usher" w:date="2026-06-05T05:43:00Z">
              <w:rPr>
                <w:rFonts w:ascii="Arial" w:hAnsi="Arial" w:cs="Arial"/>
                <w:i/>
                <w:iCs/>
                <w:color w:val="222222"/>
                <w:sz w:val="20"/>
                <w:szCs w:val="20"/>
                <w:shd w:val="clear" w:color="auto" w:fill="FFFFFF"/>
              </w:rPr>
            </w:rPrChange>
          </w:rPr>
          <w:t>Annals of the University of Craiova for Journalism, Communication and Management</w:t>
        </w:r>
        <w:r w:rsidRPr="000F026B">
          <w:rPr>
            <w:color w:val="222222"/>
            <w:shd w:val="clear" w:color="auto" w:fill="FFFFFF"/>
            <w:rPrChange w:id="4057"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058" w:author="usher" w:date="2026-06-05T05:43:00Z">
              <w:rPr>
                <w:rFonts w:ascii="Arial" w:hAnsi="Arial" w:cs="Arial"/>
                <w:i/>
                <w:iCs/>
                <w:color w:val="222222"/>
                <w:sz w:val="20"/>
                <w:szCs w:val="20"/>
                <w:shd w:val="clear" w:color="auto" w:fill="FFFFFF"/>
              </w:rPr>
            </w:rPrChange>
          </w:rPr>
          <w:t>10</w:t>
        </w:r>
        <w:r w:rsidRPr="000F026B">
          <w:rPr>
            <w:color w:val="222222"/>
            <w:shd w:val="clear" w:color="auto" w:fill="FFFFFF"/>
            <w:rPrChange w:id="4059" w:author="usher" w:date="2026-06-05T05:43:00Z">
              <w:rPr>
                <w:rFonts w:ascii="Arial" w:hAnsi="Arial" w:cs="Arial"/>
                <w:color w:val="222222"/>
                <w:sz w:val="20"/>
                <w:szCs w:val="20"/>
                <w:shd w:val="clear" w:color="auto" w:fill="FFFFFF"/>
              </w:rPr>
            </w:rPrChange>
          </w:rPr>
          <w:t>(1), pp.43-50.</w:t>
        </w:r>
      </w:ins>
    </w:p>
    <w:p w14:paraId="70CD9764" w14:textId="77777777" w:rsidR="00E042A6" w:rsidRPr="000F026B" w:rsidDel="00E042A6" w:rsidRDefault="00E042A6" w:rsidP="00E042A6">
      <w:pPr>
        <w:pStyle w:val="BodyText"/>
        <w:spacing w:line="360" w:lineRule="auto"/>
        <w:ind w:left="0" w:right="118"/>
        <w:jc w:val="both"/>
        <w:rPr>
          <w:del w:id="4060" w:author="usher" w:date="2026-03-25T14:07:00Z"/>
          <w:moveTo w:id="4061" w:author="usher" w:date="2026-03-25T14:07:00Z"/>
          <w:color w:val="000000"/>
        </w:rPr>
      </w:pPr>
      <w:moveToRangeStart w:id="4062" w:author="usher" w:date="2026-03-25T14:07:00Z" w:name="move225340081"/>
      <w:proofErr w:type="spellStart"/>
      <w:moveTo w:id="4063" w:author="usher" w:date="2026-03-25T14:07:00Z">
        <w:r w:rsidRPr="000F026B">
          <w:rPr>
            <w:color w:val="000000"/>
          </w:rPr>
          <w:t>Fadele</w:t>
        </w:r>
        <w:proofErr w:type="spellEnd"/>
        <w:r w:rsidRPr="000F026B">
          <w:rPr>
            <w:color w:val="000000"/>
          </w:rPr>
          <w:t xml:space="preserve">, K.P., </w:t>
        </w:r>
        <w:proofErr w:type="spellStart"/>
        <w:r w:rsidRPr="000F026B">
          <w:rPr>
            <w:color w:val="000000"/>
          </w:rPr>
          <w:t>Igwe</w:t>
        </w:r>
        <w:proofErr w:type="spellEnd"/>
        <w:r w:rsidRPr="000F026B">
          <w:rPr>
            <w:color w:val="000000"/>
          </w:rPr>
          <w:t xml:space="preserve">, S.C., </w:t>
        </w:r>
        <w:proofErr w:type="spellStart"/>
        <w:r w:rsidRPr="000F026B">
          <w:rPr>
            <w:color w:val="000000"/>
          </w:rPr>
          <w:t>Toluwalogo</w:t>
        </w:r>
        <w:proofErr w:type="spellEnd"/>
        <w:r w:rsidRPr="000F026B">
          <w:rPr>
            <w:color w:val="000000"/>
          </w:rPr>
          <w:t xml:space="preserve">, N.O., </w:t>
        </w:r>
        <w:proofErr w:type="spellStart"/>
        <w:r w:rsidRPr="000F026B">
          <w:rPr>
            <w:color w:val="000000"/>
          </w:rPr>
          <w:t>Udokang</w:t>
        </w:r>
        <w:proofErr w:type="spellEnd"/>
        <w:r w:rsidRPr="000F026B">
          <w:rPr>
            <w:color w:val="000000"/>
          </w:rPr>
          <w:t xml:space="preserve">, E.I., </w:t>
        </w:r>
        <w:proofErr w:type="spellStart"/>
        <w:r w:rsidRPr="000F026B">
          <w:rPr>
            <w:color w:val="000000"/>
          </w:rPr>
          <w:t>Ogaya</w:t>
        </w:r>
        <w:proofErr w:type="spellEnd"/>
        <w:r w:rsidRPr="000F026B">
          <w:rPr>
            <w:color w:val="000000"/>
          </w:rPr>
          <w:t>, J.B. and Lucero-</w:t>
        </w:r>
        <w:proofErr w:type="spellStart"/>
        <w:r w:rsidRPr="000F026B">
          <w:rPr>
            <w:color w:val="000000"/>
          </w:rPr>
          <w:t>Prisno</w:t>
        </w:r>
        <w:proofErr w:type="spellEnd"/>
        <w:r w:rsidRPr="000F026B">
          <w:rPr>
            <w:color w:val="000000"/>
          </w:rPr>
          <w:t xml:space="preserve"> III, D.E., </w:t>
        </w:r>
        <w:r w:rsidRPr="008654E4">
          <w:fldChar w:fldCharType="begin"/>
        </w:r>
        <w:r w:rsidRPr="000F026B">
          <w:instrText>HYPERLINK "tel:2024"</w:instrText>
        </w:r>
        <w:r w:rsidRPr="008654E4">
          <w:rPr>
            <w:rPrChange w:id="4064" w:author="usher" w:date="2026-06-05T05:43:00Z">
              <w:rPr>
                <w:rStyle w:val="Hyperlink"/>
              </w:rPr>
            </w:rPrChange>
          </w:rPr>
          <w:fldChar w:fldCharType="separate"/>
        </w:r>
        <w:r w:rsidRPr="000F026B">
          <w:rPr>
            <w:rStyle w:val="Hyperlink"/>
          </w:rPr>
          <w:t>2024</w:t>
        </w:r>
        <w:r w:rsidRPr="008654E4">
          <w:rPr>
            <w:rStyle w:val="Hyperlink"/>
          </w:rPr>
          <w:fldChar w:fldCharType="end"/>
        </w:r>
        <w:r w:rsidRPr="000F026B">
          <w:rPr>
            <w:color w:val="000000"/>
          </w:rPr>
          <w:t xml:space="preserve">. Mental health challenges in Nigeria: Bridging the gap between demand and resources. Cambridge Prisms: Global Mental Health, 11, </w:t>
        </w:r>
        <w:proofErr w:type="gramStart"/>
        <w:r w:rsidRPr="000F026B">
          <w:rPr>
            <w:color w:val="000000"/>
          </w:rPr>
          <w:t>p.e</w:t>
        </w:r>
        <w:proofErr w:type="gramEnd"/>
        <w:r w:rsidRPr="000F026B">
          <w:rPr>
            <w:color w:val="000000"/>
          </w:rPr>
          <w:t>29.</w:t>
        </w:r>
      </w:moveTo>
    </w:p>
    <w:moveToRangeEnd w:id="4062"/>
    <w:p w14:paraId="56D99718" w14:textId="77777777" w:rsidR="00E042A6" w:rsidRPr="000F026B" w:rsidRDefault="00E042A6">
      <w:pPr>
        <w:pStyle w:val="BodyText"/>
        <w:spacing w:line="360" w:lineRule="auto"/>
        <w:ind w:left="0" w:right="118"/>
        <w:jc w:val="both"/>
      </w:pPr>
    </w:p>
    <w:p w14:paraId="32AC7E1E" w14:textId="77777777" w:rsidR="009A4657" w:rsidRPr="000F026B" w:rsidRDefault="001A30E1">
      <w:pPr>
        <w:pStyle w:val="BodyText"/>
        <w:spacing w:line="360" w:lineRule="auto"/>
        <w:ind w:left="0" w:right="118"/>
        <w:jc w:val="both"/>
      </w:pPr>
      <w:proofErr w:type="spellStart"/>
      <w:r w:rsidRPr="000F026B">
        <w:rPr>
          <w:color w:val="000000"/>
        </w:rPr>
        <w:t>Farella</w:t>
      </w:r>
      <w:proofErr w:type="spellEnd"/>
      <w:r w:rsidRPr="000F026B">
        <w:rPr>
          <w:color w:val="000000"/>
        </w:rPr>
        <w:t xml:space="preserve"> </w:t>
      </w:r>
      <w:proofErr w:type="spellStart"/>
      <w:r w:rsidRPr="000F026B">
        <w:rPr>
          <w:color w:val="000000"/>
        </w:rPr>
        <w:t>Guzzo</w:t>
      </w:r>
      <w:proofErr w:type="spellEnd"/>
      <w:r w:rsidRPr="000F026B">
        <w:rPr>
          <w:color w:val="000000"/>
        </w:rPr>
        <w:t xml:space="preserve">, M. and </w:t>
      </w:r>
      <w:proofErr w:type="spellStart"/>
      <w:r w:rsidRPr="000F026B">
        <w:rPr>
          <w:color w:val="000000"/>
        </w:rPr>
        <w:t>Gobbi</w:t>
      </w:r>
      <w:proofErr w:type="spellEnd"/>
      <w:r w:rsidRPr="000F026B">
        <w:rPr>
          <w:color w:val="000000"/>
        </w:rPr>
        <w:t>, G., </w:t>
      </w:r>
      <w:r w:rsidR="000E50A4" w:rsidRPr="008654E4">
        <w:fldChar w:fldCharType="begin"/>
      </w:r>
      <w:r w:rsidR="000E50A4" w:rsidRPr="000F026B">
        <w:instrText xml:space="preserve"> HYPERLINK "tel:2023" </w:instrText>
      </w:r>
      <w:r w:rsidR="000E50A4" w:rsidRPr="008654E4">
        <w:rPr>
          <w:rPrChange w:id="4065" w:author="usher" w:date="2026-06-05T05:43:00Z">
            <w:rPr>
              <w:rStyle w:val="Hyperlink"/>
            </w:rPr>
          </w:rPrChange>
        </w:rPr>
        <w:fldChar w:fldCharType="separate"/>
      </w:r>
      <w:r w:rsidR="009A4657" w:rsidRPr="000F026B">
        <w:rPr>
          <w:rStyle w:val="Hyperlink"/>
        </w:rPr>
        <w:t>2023</w:t>
      </w:r>
      <w:r w:rsidR="000E50A4" w:rsidRPr="008654E4">
        <w:rPr>
          <w:rStyle w:val="Hyperlink"/>
        </w:rPr>
        <w:fldChar w:fldCharType="end"/>
      </w:r>
      <w:r w:rsidRPr="000F026B">
        <w:rPr>
          <w:color w:val="000000"/>
        </w:rPr>
        <w:t>. Parental death during adolescence: A review of the literature. OMEGA-Journal of Death and Dying, 87(4), pp.</w:t>
      </w:r>
      <w:r w:rsidR="000E50A4" w:rsidRPr="008654E4">
        <w:fldChar w:fldCharType="begin"/>
      </w:r>
      <w:r w:rsidR="000E50A4" w:rsidRPr="000F026B">
        <w:instrText xml:space="preserve"> HYPERLINK "tel:1207-1237" </w:instrText>
      </w:r>
      <w:r w:rsidR="000E50A4" w:rsidRPr="008654E4">
        <w:rPr>
          <w:rPrChange w:id="4066" w:author="usher" w:date="2026-06-05T05:43:00Z">
            <w:rPr>
              <w:rStyle w:val="Hyperlink"/>
            </w:rPr>
          </w:rPrChange>
        </w:rPr>
        <w:fldChar w:fldCharType="separate"/>
      </w:r>
      <w:r w:rsidR="009A4657" w:rsidRPr="000F026B">
        <w:rPr>
          <w:rStyle w:val="Hyperlink"/>
        </w:rPr>
        <w:t>1207-1237</w:t>
      </w:r>
      <w:r w:rsidR="000E50A4" w:rsidRPr="008654E4">
        <w:rPr>
          <w:rStyle w:val="Hyperlink"/>
        </w:rPr>
        <w:fldChar w:fldCharType="end"/>
      </w:r>
      <w:r w:rsidRPr="000F026B">
        <w:rPr>
          <w:color w:val="000000"/>
        </w:rPr>
        <w:t>.</w:t>
      </w:r>
    </w:p>
    <w:p w14:paraId="1E6F12AD" w14:textId="22F9A0A2" w:rsidR="009A4657" w:rsidRPr="000F026B" w:rsidDel="00E042A6" w:rsidRDefault="001A30E1">
      <w:pPr>
        <w:pStyle w:val="BodyText"/>
        <w:spacing w:line="360" w:lineRule="auto"/>
        <w:ind w:left="0" w:right="118"/>
        <w:jc w:val="both"/>
        <w:rPr>
          <w:moveFrom w:id="4067" w:author="usher" w:date="2026-03-25T14:07:00Z"/>
        </w:rPr>
      </w:pPr>
      <w:moveFromRangeStart w:id="4068" w:author="usher" w:date="2026-03-25T14:07:00Z" w:name="move225340059"/>
      <w:moveFrom w:id="4069" w:author="usher" w:date="2026-03-25T14:07:00Z">
        <w:r w:rsidRPr="000F026B" w:rsidDel="00E042A6">
          <w:rPr>
            <w:color w:val="000000"/>
          </w:rPr>
          <w:t>Favieri, F., Marini, A. and Casagrande, M., </w:t>
        </w:r>
        <w:r w:rsidRPr="008654E4" w:rsidDel="00E042A6">
          <w:fldChar w:fldCharType="begin"/>
        </w:r>
        <w:r w:rsidRPr="000F026B" w:rsidDel="00E042A6">
          <w:instrText>HYPERLINK "tel:2021"</w:instrText>
        </w:r>
        <w:r w:rsidRPr="008654E4" w:rsidDel="00E042A6">
          <w:rPr>
            <w:rPrChange w:id="4070" w:author="usher" w:date="2026-06-05T05:43:00Z">
              <w:rPr>
                <w:rStyle w:val="Hyperlink"/>
              </w:rPr>
            </w:rPrChange>
          </w:rPr>
          <w:fldChar w:fldCharType="separate"/>
        </w:r>
        <w:r w:rsidR="009A4657" w:rsidRPr="000F026B" w:rsidDel="00E042A6">
          <w:rPr>
            <w:rStyle w:val="Hyperlink"/>
          </w:rPr>
          <w:t>2021</w:t>
        </w:r>
        <w:r w:rsidRPr="008654E4" w:rsidDel="00E042A6">
          <w:rPr>
            <w:rStyle w:val="Hyperlink"/>
          </w:rPr>
          <w:fldChar w:fldCharType="end"/>
        </w:r>
        <w:r w:rsidRPr="000F026B" w:rsidDel="00E042A6">
          <w:rPr>
            <w:color w:val="000000"/>
          </w:rPr>
          <w:t>. Emotional regulation and overeating behaviors in children and adolescents: a systematic review. Behavioral Sciences, 11(1), p.11.</w:t>
        </w:r>
      </w:moveFrom>
    </w:p>
    <w:p w14:paraId="549C39E8" w14:textId="30691868" w:rsidR="00E042A6" w:rsidRPr="000F026B" w:rsidDel="008B0418" w:rsidRDefault="001A30E1" w:rsidP="00E042A6">
      <w:pPr>
        <w:pStyle w:val="BodyText"/>
        <w:spacing w:line="360" w:lineRule="auto"/>
        <w:ind w:left="0" w:right="118"/>
        <w:jc w:val="both"/>
        <w:rPr>
          <w:del w:id="4071" w:author="usher" w:date="2026-03-25T14:07:00Z"/>
          <w:color w:val="000000"/>
        </w:rPr>
      </w:pPr>
      <w:moveFromRangeStart w:id="4072" w:author="usher" w:date="2026-03-25T14:07:00Z" w:name="move225340081"/>
      <w:moveFromRangeEnd w:id="4068"/>
      <w:moveFrom w:id="4073" w:author="usher" w:date="2026-03-25T14:07:00Z">
        <w:r w:rsidRPr="007E6205" w:rsidDel="00E042A6">
          <w:rPr>
            <w:color w:val="000000"/>
            <w:lang w:val="pt-BR"/>
            <w:rPrChange w:id="4074" w:author="Daniel HENRY" w:date="2026-10-06T11:53:00Z">
              <w:rPr>
                <w:color w:val="000000"/>
              </w:rPr>
            </w:rPrChange>
          </w:rPr>
          <w:t>Fadele, K.P., Igwe, S.C., Toluwalogo, N.O., Udokang, E.I., Ogaya, J.B. and Lucero-Prisno III, D.E., </w:t>
        </w:r>
        <w:r w:rsidRPr="008654E4" w:rsidDel="00E042A6">
          <w:fldChar w:fldCharType="begin"/>
        </w:r>
        <w:r w:rsidRPr="007E6205" w:rsidDel="00E042A6">
          <w:rPr>
            <w:lang w:val="pt-BR"/>
            <w:rPrChange w:id="4075" w:author="Daniel HENRY" w:date="2026-10-06T11:53:00Z">
              <w:rPr/>
            </w:rPrChange>
          </w:rPr>
          <w:instrText>HYPERLINK "tel:2024"</w:instrText>
        </w:r>
        <w:r w:rsidRPr="008654E4" w:rsidDel="00E042A6">
          <w:rPr>
            <w:rPrChange w:id="4076" w:author="usher" w:date="2026-06-05T05:43:00Z">
              <w:rPr>
                <w:rStyle w:val="Hyperlink"/>
              </w:rPr>
            </w:rPrChange>
          </w:rPr>
          <w:fldChar w:fldCharType="separate"/>
        </w:r>
        <w:r w:rsidR="009A4657" w:rsidRPr="007E6205" w:rsidDel="00E042A6">
          <w:rPr>
            <w:rStyle w:val="Hyperlink"/>
            <w:lang w:val="pt-BR"/>
            <w:rPrChange w:id="4077" w:author="Daniel HENRY" w:date="2026-10-06T11:53:00Z">
              <w:rPr>
                <w:rStyle w:val="Hyperlink"/>
              </w:rPr>
            </w:rPrChange>
          </w:rPr>
          <w:t>2024</w:t>
        </w:r>
        <w:r w:rsidRPr="008654E4" w:rsidDel="00E042A6">
          <w:rPr>
            <w:rStyle w:val="Hyperlink"/>
          </w:rPr>
          <w:fldChar w:fldCharType="end"/>
        </w:r>
        <w:r w:rsidRPr="007E6205" w:rsidDel="00E042A6">
          <w:rPr>
            <w:color w:val="000000"/>
            <w:lang w:val="pt-BR"/>
            <w:rPrChange w:id="4078" w:author="Daniel HENRY" w:date="2026-10-06T11:53:00Z">
              <w:rPr>
                <w:color w:val="000000"/>
              </w:rPr>
            </w:rPrChange>
          </w:rPr>
          <w:t>. Mental health challenges in Nigeria: Bridging the gap between demand and resources. Cambridge Prisms: Global Mental Health, 11, p.e29.</w:t>
        </w:r>
      </w:moveFrom>
      <w:moveFromRangeEnd w:id="4072"/>
      <w:moveToRangeStart w:id="4079" w:author="usher" w:date="2026-03-25T14:07:00Z" w:name="move225340059"/>
      <w:moveTo w:id="4080" w:author="usher" w:date="2026-03-25T14:07:00Z">
        <w:r w:rsidR="00E042A6" w:rsidRPr="007E6205">
          <w:rPr>
            <w:color w:val="000000"/>
            <w:lang w:val="pt-BR"/>
            <w:rPrChange w:id="4081" w:author="Daniel HENRY" w:date="2026-10-06T11:53:00Z">
              <w:rPr>
                <w:color w:val="000000"/>
              </w:rPr>
            </w:rPrChange>
          </w:rPr>
          <w:t>Favieri, F., Marini, A. and Casagrande, M., </w:t>
        </w:r>
        <w:r w:rsidR="00E042A6" w:rsidRPr="008654E4">
          <w:fldChar w:fldCharType="begin"/>
        </w:r>
        <w:r w:rsidR="00E042A6" w:rsidRPr="007E6205">
          <w:rPr>
            <w:lang w:val="pt-BR"/>
            <w:rPrChange w:id="4082" w:author="Daniel HENRY" w:date="2026-10-06T11:53:00Z">
              <w:rPr/>
            </w:rPrChange>
          </w:rPr>
          <w:instrText>HYPERLINK "tel:2021"</w:instrText>
        </w:r>
        <w:r w:rsidR="00E042A6" w:rsidRPr="008654E4">
          <w:rPr>
            <w:rPrChange w:id="4083" w:author="usher" w:date="2026-06-05T05:43:00Z">
              <w:rPr>
                <w:rStyle w:val="Hyperlink"/>
              </w:rPr>
            </w:rPrChange>
          </w:rPr>
          <w:fldChar w:fldCharType="separate"/>
        </w:r>
        <w:r w:rsidR="00E042A6" w:rsidRPr="007E6205">
          <w:rPr>
            <w:rStyle w:val="Hyperlink"/>
            <w:lang w:val="pt-BR"/>
            <w:rPrChange w:id="4084" w:author="Daniel HENRY" w:date="2026-10-06T11:53:00Z">
              <w:rPr>
                <w:rStyle w:val="Hyperlink"/>
              </w:rPr>
            </w:rPrChange>
          </w:rPr>
          <w:t>2021</w:t>
        </w:r>
        <w:r w:rsidR="00E042A6" w:rsidRPr="008654E4">
          <w:rPr>
            <w:rStyle w:val="Hyperlink"/>
          </w:rPr>
          <w:fldChar w:fldCharType="end"/>
        </w:r>
        <w:r w:rsidR="00E042A6" w:rsidRPr="007E6205">
          <w:rPr>
            <w:color w:val="000000"/>
            <w:lang w:val="pt-BR"/>
            <w:rPrChange w:id="4085" w:author="Daniel HENRY" w:date="2026-10-06T11:53:00Z">
              <w:rPr>
                <w:color w:val="000000"/>
              </w:rPr>
            </w:rPrChange>
          </w:rPr>
          <w:t xml:space="preserve">. </w:t>
        </w:r>
        <w:r w:rsidR="00E042A6" w:rsidRPr="000F026B">
          <w:rPr>
            <w:color w:val="000000"/>
          </w:rPr>
          <w:t>Emotional regulation and overeating behaviors in children and adolescents: a systematic review. Behavioral Sciences, 11(1), p.11.</w:t>
        </w:r>
      </w:moveTo>
    </w:p>
    <w:p w14:paraId="4ADA13B1" w14:textId="77777777" w:rsidR="008B0418" w:rsidRPr="000F026B" w:rsidRDefault="008B0418">
      <w:pPr>
        <w:pStyle w:val="BodyText"/>
        <w:spacing w:line="360" w:lineRule="auto"/>
        <w:ind w:left="0" w:right="118"/>
        <w:jc w:val="both"/>
        <w:rPr>
          <w:ins w:id="4086" w:author="usher" w:date="2026-03-25T14:39:00Z"/>
          <w:color w:val="000000"/>
        </w:rPr>
      </w:pPr>
    </w:p>
    <w:p w14:paraId="464A25D4" w14:textId="4BB14773" w:rsidR="008B0418" w:rsidRPr="000F026B" w:rsidRDefault="008B0418" w:rsidP="00E042A6">
      <w:pPr>
        <w:pStyle w:val="BodyText"/>
        <w:spacing w:line="360" w:lineRule="auto"/>
        <w:ind w:left="0" w:right="118"/>
        <w:jc w:val="both"/>
        <w:rPr>
          <w:ins w:id="4087" w:author="usher" w:date="2026-03-25T14:39:00Z"/>
          <w:moveTo w:id="4088" w:author="usher" w:date="2026-03-25T14:07:00Z"/>
        </w:rPr>
      </w:pPr>
      <w:ins w:id="4089" w:author="usher" w:date="2026-03-25T14:39:00Z">
        <w:r w:rsidRPr="000F026B">
          <w:rPr>
            <w:color w:val="222222"/>
            <w:shd w:val="clear" w:color="auto" w:fill="FFFFFF"/>
            <w:rPrChange w:id="4090" w:author="usher" w:date="2026-06-05T05:43:00Z">
              <w:rPr>
                <w:rFonts w:ascii="Arial" w:hAnsi="Arial" w:cs="Arial"/>
                <w:color w:val="222222"/>
                <w:sz w:val="20"/>
                <w:szCs w:val="20"/>
                <w:shd w:val="clear" w:color="auto" w:fill="FFFFFF"/>
              </w:rPr>
            </w:rPrChange>
          </w:rPr>
          <w:t xml:space="preserve">Finning, K., </w:t>
        </w:r>
        <w:proofErr w:type="spellStart"/>
        <w:r w:rsidRPr="000F026B">
          <w:rPr>
            <w:color w:val="222222"/>
            <w:shd w:val="clear" w:color="auto" w:fill="FFFFFF"/>
            <w:rPrChange w:id="4091" w:author="usher" w:date="2026-06-05T05:43:00Z">
              <w:rPr>
                <w:rFonts w:ascii="Arial" w:hAnsi="Arial" w:cs="Arial"/>
                <w:color w:val="222222"/>
                <w:sz w:val="20"/>
                <w:szCs w:val="20"/>
                <w:shd w:val="clear" w:color="auto" w:fill="FFFFFF"/>
              </w:rPr>
            </w:rPrChange>
          </w:rPr>
          <w:t>Ukoumunne</w:t>
        </w:r>
        <w:proofErr w:type="spellEnd"/>
        <w:r w:rsidRPr="000F026B">
          <w:rPr>
            <w:color w:val="222222"/>
            <w:shd w:val="clear" w:color="auto" w:fill="FFFFFF"/>
            <w:rPrChange w:id="4092" w:author="usher" w:date="2026-06-05T05:43:00Z">
              <w:rPr>
                <w:rFonts w:ascii="Arial" w:hAnsi="Arial" w:cs="Arial"/>
                <w:color w:val="222222"/>
                <w:sz w:val="20"/>
                <w:szCs w:val="20"/>
                <w:shd w:val="clear" w:color="auto" w:fill="FFFFFF"/>
              </w:rPr>
            </w:rPrChange>
          </w:rPr>
          <w:t xml:space="preserve">, O.C., Ford, T., Danielsson-Waters, E., Shaw, L., De Jager, I.R., </w:t>
        </w:r>
        <w:proofErr w:type="spellStart"/>
        <w:r w:rsidRPr="000F026B">
          <w:rPr>
            <w:color w:val="222222"/>
            <w:shd w:val="clear" w:color="auto" w:fill="FFFFFF"/>
            <w:rPrChange w:id="4093" w:author="usher" w:date="2026-06-05T05:43:00Z">
              <w:rPr>
                <w:rFonts w:ascii="Arial" w:hAnsi="Arial" w:cs="Arial"/>
                <w:color w:val="222222"/>
                <w:sz w:val="20"/>
                <w:szCs w:val="20"/>
                <w:shd w:val="clear" w:color="auto" w:fill="FFFFFF"/>
              </w:rPr>
            </w:rPrChange>
          </w:rPr>
          <w:t>Stentiford</w:t>
        </w:r>
        <w:proofErr w:type="spellEnd"/>
        <w:r w:rsidRPr="000F026B">
          <w:rPr>
            <w:color w:val="222222"/>
            <w:shd w:val="clear" w:color="auto" w:fill="FFFFFF"/>
            <w:rPrChange w:id="4094" w:author="usher" w:date="2026-06-05T05:43:00Z">
              <w:rPr>
                <w:rFonts w:ascii="Arial" w:hAnsi="Arial" w:cs="Arial"/>
                <w:color w:val="222222"/>
                <w:sz w:val="20"/>
                <w:szCs w:val="20"/>
                <w:shd w:val="clear" w:color="auto" w:fill="FFFFFF"/>
              </w:rPr>
            </w:rPrChange>
          </w:rPr>
          <w:t>, L. and Moore, D.A., 2019. The association between child and adolescent depression and poor attendance at school: A systematic review and meta-analysis. </w:t>
        </w:r>
        <w:r w:rsidRPr="000F026B">
          <w:rPr>
            <w:i/>
            <w:iCs/>
            <w:color w:val="222222"/>
            <w:shd w:val="clear" w:color="auto" w:fill="FFFFFF"/>
            <w:rPrChange w:id="4095" w:author="usher" w:date="2026-06-05T05:43:00Z">
              <w:rPr>
                <w:rFonts w:ascii="Arial" w:hAnsi="Arial" w:cs="Arial"/>
                <w:i/>
                <w:iCs/>
                <w:color w:val="222222"/>
                <w:sz w:val="20"/>
                <w:szCs w:val="20"/>
                <w:shd w:val="clear" w:color="auto" w:fill="FFFFFF"/>
              </w:rPr>
            </w:rPrChange>
          </w:rPr>
          <w:t>Journal of affective disorders</w:t>
        </w:r>
        <w:r w:rsidRPr="000F026B">
          <w:rPr>
            <w:color w:val="222222"/>
            <w:shd w:val="clear" w:color="auto" w:fill="FFFFFF"/>
            <w:rPrChange w:id="4096"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097" w:author="usher" w:date="2026-06-05T05:43:00Z">
              <w:rPr>
                <w:rFonts w:ascii="Arial" w:hAnsi="Arial" w:cs="Arial"/>
                <w:i/>
                <w:iCs/>
                <w:color w:val="222222"/>
                <w:sz w:val="20"/>
                <w:szCs w:val="20"/>
                <w:shd w:val="clear" w:color="auto" w:fill="FFFFFF"/>
              </w:rPr>
            </w:rPrChange>
          </w:rPr>
          <w:t>245</w:t>
        </w:r>
        <w:r w:rsidRPr="000F026B">
          <w:rPr>
            <w:color w:val="222222"/>
            <w:shd w:val="clear" w:color="auto" w:fill="FFFFFF"/>
            <w:rPrChange w:id="4098" w:author="usher" w:date="2026-06-05T05:43:00Z">
              <w:rPr>
                <w:rFonts w:ascii="Arial" w:hAnsi="Arial" w:cs="Arial"/>
                <w:color w:val="222222"/>
                <w:sz w:val="20"/>
                <w:szCs w:val="20"/>
                <w:shd w:val="clear" w:color="auto" w:fill="FFFFFF"/>
              </w:rPr>
            </w:rPrChange>
          </w:rPr>
          <w:t>, pp.928-938.</w:t>
        </w:r>
      </w:ins>
    </w:p>
    <w:moveToRangeEnd w:id="4079"/>
    <w:p w14:paraId="64556A4A" w14:textId="77777777" w:rsidR="00E042A6" w:rsidRPr="000F026B" w:rsidDel="008B0418" w:rsidRDefault="00E042A6">
      <w:pPr>
        <w:pStyle w:val="BodyText"/>
        <w:spacing w:line="360" w:lineRule="auto"/>
        <w:ind w:left="0" w:right="118"/>
        <w:jc w:val="both"/>
        <w:rPr>
          <w:del w:id="4099" w:author="usher" w:date="2026-03-25T14:39:00Z"/>
        </w:rPr>
      </w:pPr>
    </w:p>
    <w:p w14:paraId="6C68C381" w14:textId="5F7129D2" w:rsidR="008B0418" w:rsidRPr="000F026B" w:rsidRDefault="001A30E1">
      <w:pPr>
        <w:widowControl w:val="0"/>
        <w:autoSpaceDE w:val="0"/>
        <w:spacing w:before="40" w:after="0" w:line="360" w:lineRule="auto"/>
        <w:jc w:val="both"/>
        <w:rPr>
          <w:ins w:id="4100" w:author="usher" w:date="2026-03-22T14:40:00Z"/>
          <w:rFonts w:ascii="Times New Roman" w:hAnsi="Times New Roman"/>
          <w:color w:val="222222"/>
          <w:sz w:val="24"/>
          <w:szCs w:val="24"/>
          <w:shd w:val="clear" w:color="auto" w:fill="FFFFFF"/>
        </w:rPr>
      </w:pPr>
      <w:r w:rsidRPr="000F026B">
        <w:rPr>
          <w:rFonts w:ascii="Times New Roman" w:hAnsi="Times New Roman"/>
          <w:color w:val="222222"/>
          <w:sz w:val="24"/>
          <w:szCs w:val="24"/>
          <w:shd w:val="clear" w:color="auto" w:fill="FFFFFF"/>
        </w:rPr>
        <w:t>Fisher, H., Harding, S., Bell, S., Copeland, L., Evans, R., Powell, J., Araya, R., Campbell, R., Ford, T., Gunnell, D. and Murphy, S., 2019. Delivery of a Mental Health First Aid training package and staff peer support service in secondary schools: A mixed-methods implementation study of the WISE intervention.</w:t>
      </w:r>
    </w:p>
    <w:p w14:paraId="47A15729" w14:textId="7024D25A" w:rsidR="00D24721" w:rsidRPr="000F026B" w:rsidRDefault="00D24721">
      <w:pPr>
        <w:widowControl w:val="0"/>
        <w:autoSpaceDE w:val="0"/>
        <w:spacing w:before="40" w:after="0" w:line="360" w:lineRule="auto"/>
        <w:jc w:val="both"/>
        <w:rPr>
          <w:rFonts w:ascii="Times New Roman" w:hAnsi="Times New Roman"/>
          <w:color w:val="222222"/>
          <w:sz w:val="24"/>
          <w:szCs w:val="24"/>
          <w:shd w:val="clear" w:color="auto" w:fill="FFFFFF"/>
        </w:rPr>
      </w:pPr>
      <w:proofErr w:type="spellStart"/>
      <w:ins w:id="4101" w:author="usher" w:date="2026-03-22T14:40:00Z">
        <w:r w:rsidRPr="000F026B">
          <w:rPr>
            <w:rFonts w:ascii="Times New Roman" w:hAnsi="Times New Roman"/>
            <w:color w:val="222222"/>
            <w:sz w:val="24"/>
            <w:szCs w:val="24"/>
            <w:shd w:val="clear" w:color="auto" w:fill="FFFFFF"/>
          </w:rPr>
          <w:t>Fuligni</w:t>
        </w:r>
        <w:proofErr w:type="spellEnd"/>
        <w:r w:rsidRPr="000F026B">
          <w:rPr>
            <w:rFonts w:ascii="Times New Roman" w:hAnsi="Times New Roman"/>
            <w:color w:val="222222"/>
            <w:sz w:val="24"/>
            <w:szCs w:val="24"/>
            <w:shd w:val="clear" w:color="auto" w:fill="FFFFFF"/>
          </w:rPr>
          <w:t>, A.J., 2019. The need to contribute during adolescence. </w:t>
        </w:r>
        <w:r w:rsidRPr="000F026B">
          <w:rPr>
            <w:rFonts w:ascii="Times New Roman" w:hAnsi="Times New Roman"/>
            <w:i/>
            <w:iCs/>
            <w:color w:val="222222"/>
            <w:sz w:val="24"/>
            <w:szCs w:val="24"/>
            <w:shd w:val="clear" w:color="auto" w:fill="FFFFFF"/>
          </w:rPr>
          <w:t>Perspectives on Psychological Science</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14</w:t>
        </w:r>
        <w:r w:rsidRPr="000F026B">
          <w:rPr>
            <w:rFonts w:ascii="Times New Roman" w:hAnsi="Times New Roman"/>
            <w:color w:val="222222"/>
            <w:sz w:val="24"/>
            <w:szCs w:val="24"/>
            <w:shd w:val="clear" w:color="auto" w:fill="FFFFFF"/>
          </w:rPr>
          <w:t>(3), pp.331-343.</w:t>
        </w:r>
      </w:ins>
    </w:p>
    <w:p w14:paraId="5D250CA5" w14:textId="77777777" w:rsidR="009A4657" w:rsidRPr="000F026B" w:rsidRDefault="001A30E1">
      <w:pPr>
        <w:widowControl w:val="0"/>
        <w:autoSpaceDE w:val="0"/>
        <w:spacing w:before="40" w:after="0" w:line="360" w:lineRule="auto"/>
        <w:jc w:val="both"/>
        <w:rPr>
          <w:rFonts w:ascii="Times New Roman" w:hAnsi="Times New Roman"/>
          <w:sz w:val="24"/>
          <w:szCs w:val="24"/>
          <w:rPrChange w:id="4102" w:author="usher" w:date="2026-06-05T05:43:00Z">
            <w:rPr/>
          </w:rPrChange>
        </w:rPr>
      </w:pPr>
      <w:r w:rsidRPr="000F026B">
        <w:rPr>
          <w:rFonts w:ascii="Times New Roman" w:hAnsi="Times New Roman"/>
          <w:sz w:val="24"/>
          <w:szCs w:val="24"/>
        </w:rPr>
        <w:t xml:space="preserve">Grossberg, A. and Rice, T. (2023) ‘D e p re s </w:t>
      </w:r>
      <w:proofErr w:type="spellStart"/>
      <w:r w:rsidRPr="000F026B">
        <w:rPr>
          <w:rFonts w:ascii="Times New Roman" w:hAnsi="Times New Roman"/>
          <w:sz w:val="24"/>
          <w:szCs w:val="24"/>
        </w:rPr>
        <w:t>s</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i</w:t>
      </w:r>
      <w:proofErr w:type="spellEnd"/>
      <w:r w:rsidRPr="000F026B">
        <w:rPr>
          <w:rFonts w:ascii="Times New Roman" w:hAnsi="Times New Roman"/>
          <w:sz w:val="24"/>
          <w:szCs w:val="24"/>
        </w:rPr>
        <w:t xml:space="preserve"> o n a n d </w:t>
      </w:r>
      <w:proofErr w:type="spellStart"/>
      <w:r w:rsidRPr="000F026B">
        <w:rPr>
          <w:rFonts w:ascii="Times New Roman" w:hAnsi="Times New Roman"/>
          <w:sz w:val="24"/>
          <w:szCs w:val="24"/>
        </w:rPr>
        <w:t>Su</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i</w:t>
      </w:r>
      <w:proofErr w:type="spellEnd"/>
      <w:r w:rsidRPr="000F026B">
        <w:rPr>
          <w:rFonts w:ascii="Times New Roman" w:hAnsi="Times New Roman"/>
          <w:sz w:val="24"/>
          <w:szCs w:val="24"/>
        </w:rPr>
        <w:t xml:space="preserve"> c </w:t>
      </w:r>
      <w:proofErr w:type="spellStart"/>
      <w:r w:rsidRPr="000F026B">
        <w:rPr>
          <w:rFonts w:ascii="Times New Roman" w:hAnsi="Times New Roman"/>
          <w:sz w:val="24"/>
          <w:szCs w:val="24"/>
        </w:rPr>
        <w:t>i</w:t>
      </w:r>
      <w:proofErr w:type="spellEnd"/>
      <w:r w:rsidRPr="000F026B">
        <w:rPr>
          <w:rFonts w:ascii="Times New Roman" w:hAnsi="Times New Roman"/>
          <w:sz w:val="24"/>
          <w:szCs w:val="24"/>
        </w:rPr>
        <w:t xml:space="preserve"> d a l Behavior in Adolescents’, </w:t>
      </w:r>
      <w:r w:rsidRPr="000F026B">
        <w:rPr>
          <w:rFonts w:ascii="Times New Roman" w:hAnsi="Times New Roman"/>
          <w:i/>
          <w:iCs/>
          <w:sz w:val="24"/>
          <w:szCs w:val="24"/>
        </w:rPr>
        <w:t>Medical Clinics of NA</w:t>
      </w:r>
      <w:r w:rsidRPr="000F026B">
        <w:rPr>
          <w:rFonts w:ascii="Times New Roman" w:hAnsi="Times New Roman"/>
          <w:sz w:val="24"/>
          <w:szCs w:val="24"/>
        </w:rPr>
        <w:t xml:space="preserve">, 107(1), pp. 169–182. Available at: </w:t>
      </w:r>
      <w:r w:rsidRPr="000F026B">
        <w:rPr>
          <w:rFonts w:ascii="Times New Roman" w:hAnsi="Times New Roman"/>
          <w:sz w:val="24"/>
          <w:szCs w:val="24"/>
        </w:rPr>
        <w:lastRenderedPageBreak/>
        <w:t>https://doi.org/10.1016/j.mcna.2022.04.005.</w:t>
      </w:r>
    </w:p>
    <w:p w14:paraId="06C18FC9" w14:textId="77777777" w:rsidR="00521095" w:rsidRPr="000F026B" w:rsidRDefault="001A30E1" w:rsidP="00521095">
      <w:pPr>
        <w:widowControl w:val="0"/>
        <w:autoSpaceDE w:val="0"/>
        <w:spacing w:before="40" w:after="0" w:line="360" w:lineRule="auto"/>
        <w:jc w:val="both"/>
        <w:rPr>
          <w:ins w:id="4103" w:author="usher" w:date="2026-05-13T09:08:00Z"/>
          <w:rFonts w:ascii="Times New Roman" w:hAnsi="Times New Roman"/>
          <w:sz w:val="24"/>
          <w:szCs w:val="24"/>
          <w:shd w:val="clear" w:color="auto" w:fill="FFFFFF"/>
        </w:rPr>
      </w:pPr>
      <w:r w:rsidRPr="000F026B">
        <w:rPr>
          <w:rFonts w:ascii="Times New Roman" w:hAnsi="Times New Roman"/>
          <w:sz w:val="24"/>
          <w:szCs w:val="24"/>
          <w:shd w:val="clear" w:color="auto" w:fill="FFFFFF"/>
        </w:rPr>
        <w:t xml:space="preserve">Gunnarsson, A.B., Hedberg, A.K., </w:t>
      </w:r>
      <w:proofErr w:type="spellStart"/>
      <w:r w:rsidRPr="000F026B">
        <w:rPr>
          <w:rFonts w:ascii="Times New Roman" w:hAnsi="Times New Roman"/>
          <w:sz w:val="24"/>
          <w:szCs w:val="24"/>
          <w:shd w:val="clear" w:color="auto" w:fill="FFFFFF"/>
        </w:rPr>
        <w:t>Håkansson</w:t>
      </w:r>
      <w:proofErr w:type="spellEnd"/>
      <w:r w:rsidRPr="000F026B">
        <w:rPr>
          <w:rFonts w:ascii="Times New Roman" w:hAnsi="Times New Roman"/>
          <w:sz w:val="24"/>
          <w:szCs w:val="24"/>
          <w:shd w:val="clear" w:color="auto" w:fill="FFFFFF"/>
        </w:rPr>
        <w:t xml:space="preserve">, C., Hedin, K. and </w:t>
      </w:r>
      <w:proofErr w:type="spellStart"/>
      <w:r w:rsidRPr="000F026B">
        <w:rPr>
          <w:rFonts w:ascii="Times New Roman" w:hAnsi="Times New Roman"/>
          <w:sz w:val="24"/>
          <w:szCs w:val="24"/>
          <w:shd w:val="clear" w:color="auto" w:fill="FFFFFF"/>
        </w:rPr>
        <w:t>Wagman</w:t>
      </w:r>
      <w:proofErr w:type="spellEnd"/>
      <w:r w:rsidRPr="000F026B">
        <w:rPr>
          <w:rFonts w:ascii="Times New Roman" w:hAnsi="Times New Roman"/>
          <w:sz w:val="24"/>
          <w:szCs w:val="24"/>
          <w:shd w:val="clear" w:color="auto" w:fill="FFFFFF"/>
        </w:rPr>
        <w:t>, P., 2023. Occupational performance problems in people with depression and anxiety. </w:t>
      </w:r>
      <w:r w:rsidRPr="000F026B">
        <w:rPr>
          <w:rFonts w:ascii="Times New Roman" w:hAnsi="Times New Roman"/>
          <w:i/>
          <w:iCs/>
          <w:sz w:val="24"/>
          <w:szCs w:val="24"/>
          <w:shd w:val="clear" w:color="auto" w:fill="FFFFFF"/>
        </w:rPr>
        <w:t>Scandinavian journal of occupational therapy</w:t>
      </w:r>
      <w:r w:rsidRPr="000F026B">
        <w:rPr>
          <w:rFonts w:ascii="Times New Roman" w:hAnsi="Times New Roman"/>
          <w:sz w:val="24"/>
          <w:szCs w:val="24"/>
          <w:shd w:val="clear" w:color="auto" w:fill="FFFFFF"/>
        </w:rPr>
        <w:t>, </w:t>
      </w:r>
      <w:r w:rsidRPr="000F026B">
        <w:rPr>
          <w:rFonts w:ascii="Times New Roman" w:hAnsi="Times New Roman"/>
          <w:i/>
          <w:iCs/>
          <w:sz w:val="24"/>
          <w:szCs w:val="24"/>
          <w:shd w:val="clear" w:color="auto" w:fill="FFFFFF"/>
        </w:rPr>
        <w:t>30</w:t>
      </w:r>
      <w:r w:rsidRPr="000F026B">
        <w:rPr>
          <w:rFonts w:ascii="Times New Roman" w:hAnsi="Times New Roman"/>
          <w:sz w:val="24"/>
          <w:szCs w:val="24"/>
          <w:shd w:val="clear" w:color="auto" w:fill="FFFFFF"/>
        </w:rPr>
        <w:t>(2), pp.148-158.</w:t>
      </w:r>
    </w:p>
    <w:p w14:paraId="22F0399B" w14:textId="4541C223" w:rsidR="000F0BF8" w:rsidRPr="000F026B" w:rsidRDefault="000F0BF8">
      <w:pPr>
        <w:widowControl w:val="0"/>
        <w:autoSpaceDE w:val="0"/>
        <w:spacing w:before="40" w:after="0" w:line="360" w:lineRule="auto"/>
        <w:jc w:val="both"/>
        <w:rPr>
          <w:ins w:id="4104" w:author="usher" w:date="2026-05-13T08:58:00Z"/>
          <w:rFonts w:ascii="Times New Roman" w:hAnsi="Times New Roman"/>
          <w:sz w:val="24"/>
          <w:szCs w:val="24"/>
          <w:shd w:val="clear" w:color="auto" w:fill="FFFFFF"/>
          <w:rPrChange w:id="4105" w:author="usher" w:date="2026-06-05T05:43:00Z">
            <w:rPr>
              <w:ins w:id="4106" w:author="usher" w:date="2026-05-13T08:58:00Z"/>
              <w:rFonts w:ascii="Times New Roman" w:hAnsi="Times New Roman"/>
              <w:sz w:val="24"/>
              <w:szCs w:val="24"/>
            </w:rPr>
          </w:rPrChange>
        </w:rPr>
        <w:pPrChange w:id="4107" w:author="usher" w:date="2026-05-13T09:08:00Z">
          <w:pPr>
            <w:spacing w:beforeAutospacing="1" w:after="0" w:afterAutospacing="1"/>
            <w:ind w:left="720"/>
          </w:pPr>
        </w:pPrChange>
      </w:pPr>
      <w:proofErr w:type="spellStart"/>
      <w:ins w:id="4108" w:author="usher" w:date="2026-05-13T08:58:00Z">
        <w:r w:rsidRPr="000F026B">
          <w:rPr>
            <w:rFonts w:ascii="Times New Roman" w:hAnsi="Times New Roman"/>
            <w:color w:val="222222"/>
            <w:sz w:val="24"/>
            <w:szCs w:val="24"/>
            <w:shd w:val="clear" w:color="auto" w:fill="FFFFFF"/>
          </w:rPr>
          <w:t>Gureje</w:t>
        </w:r>
        <w:proofErr w:type="spellEnd"/>
        <w:r w:rsidRPr="000F026B">
          <w:rPr>
            <w:rFonts w:ascii="Times New Roman" w:hAnsi="Times New Roman"/>
            <w:color w:val="222222"/>
            <w:sz w:val="24"/>
            <w:szCs w:val="24"/>
            <w:shd w:val="clear" w:color="auto" w:fill="FFFFFF"/>
          </w:rPr>
          <w:t xml:space="preserve">, O., </w:t>
        </w:r>
        <w:proofErr w:type="spellStart"/>
        <w:r w:rsidRPr="000F026B">
          <w:rPr>
            <w:rFonts w:ascii="Times New Roman" w:hAnsi="Times New Roman"/>
            <w:color w:val="222222"/>
            <w:sz w:val="24"/>
            <w:szCs w:val="24"/>
            <w:shd w:val="clear" w:color="auto" w:fill="FFFFFF"/>
          </w:rPr>
          <w:t>Abdulmalik</w:t>
        </w:r>
        <w:proofErr w:type="spellEnd"/>
        <w:r w:rsidRPr="000F026B">
          <w:rPr>
            <w:rFonts w:ascii="Times New Roman" w:hAnsi="Times New Roman"/>
            <w:color w:val="222222"/>
            <w:sz w:val="24"/>
            <w:szCs w:val="24"/>
            <w:shd w:val="clear" w:color="auto" w:fill="FFFFFF"/>
          </w:rPr>
          <w:t xml:space="preserve">, J., Kola, L., Musa, E., </w:t>
        </w:r>
        <w:proofErr w:type="spellStart"/>
        <w:r w:rsidRPr="000F026B">
          <w:rPr>
            <w:rFonts w:ascii="Times New Roman" w:hAnsi="Times New Roman"/>
            <w:color w:val="222222"/>
            <w:sz w:val="24"/>
            <w:szCs w:val="24"/>
            <w:shd w:val="clear" w:color="auto" w:fill="FFFFFF"/>
          </w:rPr>
          <w:t>Yasamy</w:t>
        </w:r>
        <w:proofErr w:type="spellEnd"/>
        <w:r w:rsidRPr="000F026B">
          <w:rPr>
            <w:rFonts w:ascii="Times New Roman" w:hAnsi="Times New Roman"/>
            <w:color w:val="222222"/>
            <w:sz w:val="24"/>
            <w:szCs w:val="24"/>
            <w:shd w:val="clear" w:color="auto" w:fill="FFFFFF"/>
          </w:rPr>
          <w:t xml:space="preserve">, M.T. and Adebayo, K., 2015. Integrating mental health into primary care in Nigeria: report of a demonstration project using the mental health gap action </w:t>
        </w:r>
        <w:proofErr w:type="spellStart"/>
        <w:r w:rsidRPr="000F026B">
          <w:rPr>
            <w:rFonts w:ascii="Times New Roman" w:hAnsi="Times New Roman"/>
            <w:color w:val="222222"/>
            <w:sz w:val="24"/>
            <w:szCs w:val="24"/>
            <w:shd w:val="clear" w:color="auto" w:fill="FFFFFF"/>
          </w:rPr>
          <w:t>programme</w:t>
        </w:r>
        <w:proofErr w:type="spellEnd"/>
        <w:r w:rsidRPr="000F026B">
          <w:rPr>
            <w:rFonts w:ascii="Times New Roman" w:hAnsi="Times New Roman"/>
            <w:color w:val="222222"/>
            <w:sz w:val="24"/>
            <w:szCs w:val="24"/>
            <w:shd w:val="clear" w:color="auto" w:fill="FFFFFF"/>
          </w:rPr>
          <w:t xml:space="preserve"> intervention guide. </w:t>
        </w:r>
        <w:r w:rsidRPr="000F026B">
          <w:rPr>
            <w:rFonts w:ascii="Times New Roman" w:hAnsi="Times New Roman"/>
            <w:i/>
            <w:iCs/>
            <w:color w:val="222222"/>
            <w:sz w:val="24"/>
            <w:szCs w:val="24"/>
            <w:shd w:val="clear" w:color="auto" w:fill="FFFFFF"/>
          </w:rPr>
          <w:t>BMC health services research</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15</w:t>
        </w:r>
        <w:r w:rsidRPr="000F026B">
          <w:rPr>
            <w:rFonts w:ascii="Times New Roman" w:hAnsi="Times New Roman"/>
            <w:color w:val="222222"/>
            <w:sz w:val="24"/>
            <w:szCs w:val="24"/>
            <w:shd w:val="clear" w:color="auto" w:fill="FFFFFF"/>
          </w:rPr>
          <w:t>(1), p.242.</w:t>
        </w:r>
      </w:ins>
    </w:p>
    <w:p w14:paraId="277028E6" w14:textId="77777777" w:rsidR="000F0BF8" w:rsidRPr="000F026B" w:rsidDel="00521095" w:rsidRDefault="000F0BF8">
      <w:pPr>
        <w:widowControl w:val="0"/>
        <w:autoSpaceDE w:val="0"/>
        <w:spacing w:before="40" w:after="0" w:line="360" w:lineRule="auto"/>
        <w:jc w:val="both"/>
        <w:rPr>
          <w:del w:id="4109" w:author="usher" w:date="2026-05-13T09:08:00Z"/>
          <w:rFonts w:ascii="Times New Roman" w:hAnsi="Times New Roman"/>
          <w:sz w:val="24"/>
          <w:szCs w:val="24"/>
          <w:rPrChange w:id="4110" w:author="usher" w:date="2026-06-05T05:43:00Z">
            <w:rPr>
              <w:del w:id="4111" w:author="usher" w:date="2026-05-13T09:08:00Z"/>
            </w:rPr>
          </w:rPrChange>
        </w:rPr>
      </w:pPr>
    </w:p>
    <w:p w14:paraId="7DF42209" w14:textId="77777777" w:rsidR="009A4657" w:rsidRPr="000F026B" w:rsidRDefault="001A30E1">
      <w:pPr>
        <w:widowControl w:val="0"/>
        <w:autoSpaceDE w:val="0"/>
        <w:spacing w:before="40" w:after="0" w:line="360" w:lineRule="auto"/>
        <w:jc w:val="both"/>
        <w:rPr>
          <w:rFonts w:ascii="Times New Roman" w:hAnsi="Times New Roman"/>
          <w:sz w:val="24"/>
          <w:szCs w:val="24"/>
          <w:rPrChange w:id="4112" w:author="usher" w:date="2026-06-05T05:43:00Z">
            <w:rPr/>
          </w:rPrChange>
        </w:rPr>
      </w:pPr>
      <w:r w:rsidRPr="007E6205">
        <w:rPr>
          <w:rFonts w:ascii="Times New Roman" w:hAnsi="Times New Roman"/>
          <w:color w:val="000000"/>
          <w:sz w:val="24"/>
          <w:szCs w:val="24"/>
          <w:lang w:val="pt-BR"/>
          <w:rPrChange w:id="4113" w:author="Daniel HENRY" w:date="2026-10-06T11:53:00Z">
            <w:rPr>
              <w:rFonts w:ascii="Times New Roman" w:hAnsi="Times New Roman"/>
              <w:color w:val="000000"/>
              <w:sz w:val="24"/>
              <w:szCs w:val="24"/>
            </w:rPr>
          </w:rPrChange>
        </w:rPr>
        <w:t>Gutiérrez-Rojas, L., Porras-Segovia, A., Dunne, H., Andrade-González, N. and Cervilla, J.A., </w:t>
      </w:r>
      <w:r w:rsidR="000E50A4" w:rsidRPr="008654E4">
        <w:rPr>
          <w:rFonts w:ascii="Times New Roman" w:hAnsi="Times New Roman"/>
          <w:sz w:val="24"/>
          <w:szCs w:val="24"/>
          <w:rPrChange w:id="4114" w:author="usher" w:date="2026-06-05T05:43:00Z">
            <w:rPr/>
          </w:rPrChange>
        </w:rPr>
        <w:fldChar w:fldCharType="begin"/>
      </w:r>
      <w:r w:rsidR="000E50A4" w:rsidRPr="007E6205">
        <w:rPr>
          <w:rFonts w:ascii="Times New Roman" w:hAnsi="Times New Roman"/>
          <w:sz w:val="24"/>
          <w:szCs w:val="24"/>
          <w:lang w:val="pt-BR"/>
          <w:rPrChange w:id="4115" w:author="Daniel HENRY" w:date="2026-10-06T11:53:00Z">
            <w:rPr/>
          </w:rPrChange>
        </w:rPr>
        <w:instrText xml:space="preserve"> HYPERLINK "tel:2020" </w:instrText>
      </w:r>
      <w:r w:rsidR="000E50A4" w:rsidRPr="008654E4">
        <w:rPr>
          <w:rPrChange w:id="4116" w:author="usher" w:date="2026-06-05T05:43:00Z">
            <w:rPr>
              <w:rStyle w:val="Hyperlink"/>
              <w:rFonts w:ascii="Times New Roman" w:hAnsi="Times New Roman"/>
              <w:sz w:val="24"/>
              <w:szCs w:val="24"/>
            </w:rPr>
          </w:rPrChange>
        </w:rPr>
        <w:fldChar w:fldCharType="separate"/>
      </w:r>
      <w:r w:rsidR="009A4657" w:rsidRPr="007E6205">
        <w:rPr>
          <w:rStyle w:val="Hyperlink"/>
          <w:rFonts w:ascii="Times New Roman" w:hAnsi="Times New Roman"/>
          <w:sz w:val="24"/>
          <w:szCs w:val="24"/>
          <w:lang w:val="pt-BR"/>
          <w:rPrChange w:id="4117" w:author="Daniel HENRY" w:date="2026-10-06T11:53:00Z">
            <w:rPr>
              <w:rStyle w:val="Hyperlink"/>
              <w:rFonts w:ascii="Times New Roman" w:hAnsi="Times New Roman"/>
              <w:sz w:val="24"/>
              <w:szCs w:val="24"/>
            </w:rPr>
          </w:rPrChange>
        </w:rPr>
        <w:t>2020</w:t>
      </w:r>
      <w:r w:rsidR="000E50A4" w:rsidRPr="008654E4">
        <w:rPr>
          <w:rStyle w:val="Hyperlink"/>
          <w:rFonts w:ascii="Times New Roman" w:hAnsi="Times New Roman"/>
          <w:sz w:val="24"/>
          <w:szCs w:val="24"/>
        </w:rPr>
        <w:fldChar w:fldCharType="end"/>
      </w:r>
      <w:r w:rsidRPr="007E6205">
        <w:rPr>
          <w:rFonts w:ascii="Times New Roman" w:hAnsi="Times New Roman"/>
          <w:color w:val="000000"/>
          <w:sz w:val="24"/>
          <w:szCs w:val="24"/>
          <w:lang w:val="pt-BR"/>
          <w:rPrChange w:id="4118" w:author="Daniel HENRY" w:date="2026-10-06T11:53:00Z">
            <w:rPr>
              <w:rFonts w:ascii="Times New Roman" w:hAnsi="Times New Roman"/>
              <w:color w:val="000000"/>
              <w:sz w:val="24"/>
              <w:szCs w:val="24"/>
            </w:rPr>
          </w:rPrChange>
        </w:rPr>
        <w:t xml:space="preserve">. </w:t>
      </w:r>
      <w:r w:rsidRPr="000F026B">
        <w:rPr>
          <w:rFonts w:ascii="Times New Roman" w:hAnsi="Times New Roman"/>
          <w:color w:val="000000"/>
          <w:sz w:val="24"/>
          <w:szCs w:val="24"/>
        </w:rPr>
        <w:t>Prevalence and correlates of major depressive disorder: a systematic review. Brazilian Journal of Psychiatry, 42, pp.</w:t>
      </w:r>
      <w:r w:rsidR="000E50A4" w:rsidRPr="008654E4">
        <w:rPr>
          <w:rFonts w:ascii="Times New Roman" w:hAnsi="Times New Roman"/>
          <w:sz w:val="24"/>
          <w:szCs w:val="24"/>
          <w:rPrChange w:id="4119" w:author="usher" w:date="2026-06-05T05:43:00Z">
            <w:rPr/>
          </w:rPrChange>
        </w:rPr>
        <w:fldChar w:fldCharType="begin"/>
      </w:r>
      <w:r w:rsidR="000E50A4" w:rsidRPr="000F026B">
        <w:rPr>
          <w:rFonts w:ascii="Times New Roman" w:hAnsi="Times New Roman"/>
          <w:sz w:val="24"/>
          <w:szCs w:val="24"/>
          <w:rPrChange w:id="4120" w:author="usher" w:date="2026-06-05T05:43:00Z">
            <w:rPr/>
          </w:rPrChange>
        </w:rPr>
        <w:instrText xml:space="preserve"> HYPERLINK "tel:657-672" </w:instrText>
      </w:r>
      <w:r w:rsidR="000E50A4" w:rsidRPr="008654E4">
        <w:rPr>
          <w:rPrChange w:id="4121"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657-672</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19CABFEA" w14:textId="77777777" w:rsidR="009A4657" w:rsidRPr="000F026B" w:rsidRDefault="001A30E1">
      <w:pPr>
        <w:widowControl w:val="0"/>
        <w:autoSpaceDE w:val="0"/>
        <w:spacing w:before="40" w:after="0" w:line="360" w:lineRule="auto"/>
        <w:jc w:val="both"/>
        <w:rPr>
          <w:rFonts w:ascii="Times New Roman" w:hAnsi="Times New Roman"/>
          <w:sz w:val="24"/>
          <w:szCs w:val="24"/>
          <w:rPrChange w:id="4122" w:author="usher" w:date="2026-06-05T05:43:00Z">
            <w:rPr/>
          </w:rPrChange>
        </w:rPr>
      </w:pPr>
      <w:proofErr w:type="spellStart"/>
      <w:r w:rsidRPr="000F026B">
        <w:rPr>
          <w:rFonts w:ascii="Times New Roman" w:hAnsi="Times New Roman"/>
          <w:color w:val="222222"/>
          <w:sz w:val="24"/>
          <w:szCs w:val="24"/>
          <w:shd w:val="clear" w:color="auto" w:fill="FFFFFF"/>
        </w:rPr>
        <w:t>Habeb</w:t>
      </w:r>
      <w:proofErr w:type="spellEnd"/>
      <w:r w:rsidRPr="000F026B">
        <w:rPr>
          <w:rFonts w:ascii="Times New Roman" w:hAnsi="Times New Roman"/>
          <w:color w:val="222222"/>
          <w:sz w:val="24"/>
          <w:szCs w:val="24"/>
          <w:shd w:val="clear" w:color="auto" w:fill="FFFFFF"/>
        </w:rPr>
        <w:t xml:space="preserve">, M., Ciobanu, A.M., Al-Ani, M. and </w:t>
      </w:r>
      <w:proofErr w:type="spellStart"/>
      <w:r w:rsidRPr="000F026B">
        <w:rPr>
          <w:rFonts w:ascii="Times New Roman" w:hAnsi="Times New Roman"/>
          <w:color w:val="222222"/>
          <w:sz w:val="24"/>
          <w:szCs w:val="24"/>
          <w:shd w:val="clear" w:color="auto" w:fill="FFFFFF"/>
        </w:rPr>
        <w:t>Mottershead</w:t>
      </w:r>
      <w:proofErr w:type="spellEnd"/>
      <w:r w:rsidRPr="000F026B">
        <w:rPr>
          <w:rFonts w:ascii="Times New Roman" w:hAnsi="Times New Roman"/>
          <w:color w:val="222222"/>
          <w:sz w:val="24"/>
          <w:szCs w:val="24"/>
          <w:shd w:val="clear" w:color="auto" w:fill="FFFFFF"/>
        </w:rPr>
        <w:t>, R., 2025. Stigma in Mental Health: The Status and Future Direction. </w:t>
      </w:r>
      <w:proofErr w:type="spellStart"/>
      <w:r w:rsidRPr="000F026B">
        <w:rPr>
          <w:rFonts w:ascii="Times New Roman" w:hAnsi="Times New Roman"/>
          <w:i/>
          <w:iCs/>
          <w:color w:val="222222"/>
          <w:sz w:val="24"/>
          <w:szCs w:val="24"/>
          <w:shd w:val="clear" w:color="auto" w:fill="FFFFFF"/>
        </w:rPr>
        <w:t>Cureus</w:t>
      </w:r>
      <w:proofErr w:type="spellEnd"/>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17</w:t>
      </w:r>
      <w:r w:rsidRPr="000F026B">
        <w:rPr>
          <w:rFonts w:ascii="Times New Roman" w:hAnsi="Times New Roman"/>
          <w:color w:val="222222"/>
          <w:sz w:val="24"/>
          <w:szCs w:val="24"/>
          <w:shd w:val="clear" w:color="auto" w:fill="FFFFFF"/>
        </w:rPr>
        <w:t>(6).</w:t>
      </w:r>
    </w:p>
    <w:p w14:paraId="1231253D" w14:textId="5383C8B5" w:rsidR="009A4657" w:rsidRPr="000F026B" w:rsidRDefault="001A30E1">
      <w:pPr>
        <w:widowControl w:val="0"/>
        <w:autoSpaceDE w:val="0"/>
        <w:spacing w:before="40" w:after="0" w:line="360" w:lineRule="auto"/>
        <w:jc w:val="both"/>
        <w:rPr>
          <w:ins w:id="4123" w:author="usher" w:date="2026-03-22T15:27:00Z"/>
          <w:rFonts w:ascii="Times New Roman" w:hAnsi="Times New Roman"/>
          <w:color w:val="222222"/>
          <w:sz w:val="24"/>
          <w:szCs w:val="24"/>
          <w:shd w:val="clear" w:color="auto" w:fill="FFFFFF"/>
        </w:rPr>
      </w:pPr>
      <w:proofErr w:type="spellStart"/>
      <w:r w:rsidRPr="000F026B">
        <w:rPr>
          <w:rFonts w:ascii="Times New Roman" w:hAnsi="Times New Roman"/>
          <w:color w:val="222222"/>
          <w:sz w:val="24"/>
          <w:szCs w:val="24"/>
          <w:shd w:val="clear" w:color="auto" w:fill="FFFFFF"/>
        </w:rPr>
        <w:t>Halonen</w:t>
      </w:r>
      <w:proofErr w:type="spellEnd"/>
      <w:r w:rsidRPr="000F026B">
        <w:rPr>
          <w:rFonts w:ascii="Times New Roman" w:hAnsi="Times New Roman"/>
          <w:color w:val="222222"/>
          <w:sz w:val="24"/>
          <w:szCs w:val="24"/>
          <w:shd w:val="clear" w:color="auto" w:fill="FFFFFF"/>
        </w:rPr>
        <w:t xml:space="preserve">, J., Hakko, H., </w:t>
      </w:r>
      <w:proofErr w:type="spellStart"/>
      <w:r w:rsidRPr="000F026B">
        <w:rPr>
          <w:rFonts w:ascii="Times New Roman" w:hAnsi="Times New Roman"/>
          <w:color w:val="222222"/>
          <w:sz w:val="24"/>
          <w:szCs w:val="24"/>
          <w:shd w:val="clear" w:color="auto" w:fill="FFFFFF"/>
        </w:rPr>
        <w:t>Riala</w:t>
      </w:r>
      <w:proofErr w:type="spellEnd"/>
      <w:r w:rsidRPr="000F026B">
        <w:rPr>
          <w:rFonts w:ascii="Times New Roman" w:hAnsi="Times New Roman"/>
          <w:color w:val="222222"/>
          <w:sz w:val="24"/>
          <w:szCs w:val="24"/>
          <w:shd w:val="clear" w:color="auto" w:fill="FFFFFF"/>
        </w:rPr>
        <w:t xml:space="preserve">, K. and </w:t>
      </w:r>
      <w:proofErr w:type="spellStart"/>
      <w:r w:rsidRPr="000F026B">
        <w:rPr>
          <w:rFonts w:ascii="Times New Roman" w:hAnsi="Times New Roman"/>
          <w:color w:val="222222"/>
          <w:sz w:val="24"/>
          <w:szCs w:val="24"/>
          <w:shd w:val="clear" w:color="auto" w:fill="FFFFFF"/>
        </w:rPr>
        <w:t>Riipinen</w:t>
      </w:r>
      <w:proofErr w:type="spellEnd"/>
      <w:r w:rsidRPr="000F026B">
        <w:rPr>
          <w:rFonts w:ascii="Times New Roman" w:hAnsi="Times New Roman"/>
          <w:color w:val="222222"/>
          <w:sz w:val="24"/>
          <w:szCs w:val="24"/>
          <w:shd w:val="clear" w:color="auto" w:fill="FFFFFF"/>
        </w:rPr>
        <w:t>, P., 2022. Familial risk factors in relation to recurrent depression among former adolescent psychiatric inpatients. </w:t>
      </w:r>
      <w:r w:rsidRPr="000F026B">
        <w:rPr>
          <w:rFonts w:ascii="Times New Roman" w:hAnsi="Times New Roman"/>
          <w:i/>
          <w:iCs/>
          <w:color w:val="222222"/>
          <w:sz w:val="24"/>
          <w:szCs w:val="24"/>
          <w:shd w:val="clear" w:color="auto" w:fill="FFFFFF"/>
        </w:rPr>
        <w:t>Child Psychiatry &amp; Human Development</w:t>
      </w:r>
      <w:r w:rsidRPr="000F026B">
        <w:rPr>
          <w:rFonts w:ascii="Times New Roman" w:hAnsi="Times New Roman"/>
          <w:color w:val="222222"/>
          <w:sz w:val="24"/>
          <w:szCs w:val="24"/>
          <w:shd w:val="clear" w:color="auto" w:fill="FFFFFF"/>
        </w:rPr>
        <w:t>, pp.1-11.</w:t>
      </w:r>
    </w:p>
    <w:p w14:paraId="01B7B7C7" w14:textId="49651BFF" w:rsidR="00377C2B" w:rsidRPr="000F026B" w:rsidRDefault="00377C2B">
      <w:pPr>
        <w:widowControl w:val="0"/>
        <w:autoSpaceDE w:val="0"/>
        <w:spacing w:before="40" w:after="0" w:line="360" w:lineRule="auto"/>
        <w:jc w:val="both"/>
        <w:rPr>
          <w:rFonts w:ascii="Times New Roman" w:hAnsi="Times New Roman"/>
          <w:sz w:val="24"/>
          <w:szCs w:val="24"/>
          <w:rPrChange w:id="4124" w:author="usher" w:date="2026-06-05T05:43:00Z">
            <w:rPr/>
          </w:rPrChange>
        </w:rPr>
      </w:pPr>
      <w:ins w:id="4125" w:author="usher" w:date="2026-03-22T15:27:00Z">
        <w:r w:rsidRPr="000F026B">
          <w:rPr>
            <w:rFonts w:ascii="Times New Roman" w:hAnsi="Times New Roman"/>
            <w:color w:val="222222"/>
            <w:sz w:val="24"/>
            <w:szCs w:val="24"/>
            <w:shd w:val="clear" w:color="auto" w:fill="FFFFFF"/>
            <w:rPrChange w:id="4126" w:author="usher" w:date="2026-06-05T05:43:00Z">
              <w:rPr>
                <w:rFonts w:ascii="Arial" w:hAnsi="Arial" w:cs="Arial"/>
                <w:color w:val="222222"/>
                <w:sz w:val="20"/>
                <w:szCs w:val="20"/>
                <w:shd w:val="clear" w:color="auto" w:fill="FFFFFF"/>
              </w:rPr>
            </w:rPrChange>
          </w:rPr>
          <w:t>Hardy, S.A., Nelson, J.M., Moore, J.P. and King, P.E., 2019. Processes of religious and spiritual influence in adolescence: A systematic review of 30 years of research. </w:t>
        </w:r>
        <w:r w:rsidRPr="000F026B">
          <w:rPr>
            <w:rFonts w:ascii="Times New Roman" w:hAnsi="Times New Roman"/>
            <w:i/>
            <w:iCs/>
            <w:color w:val="222222"/>
            <w:sz w:val="24"/>
            <w:szCs w:val="24"/>
            <w:shd w:val="clear" w:color="auto" w:fill="FFFFFF"/>
            <w:rPrChange w:id="4127" w:author="usher" w:date="2026-06-05T05:43:00Z">
              <w:rPr>
                <w:rFonts w:ascii="Arial" w:hAnsi="Arial" w:cs="Arial"/>
                <w:i/>
                <w:iCs/>
                <w:color w:val="222222"/>
                <w:sz w:val="20"/>
                <w:szCs w:val="20"/>
                <w:shd w:val="clear" w:color="auto" w:fill="FFFFFF"/>
              </w:rPr>
            </w:rPrChange>
          </w:rPr>
          <w:t xml:space="preserve">Journal of </w:t>
        </w:r>
        <w:bookmarkStart w:id="4128" w:name="_Hlk237515647"/>
        <w:bookmarkEnd w:id="3997"/>
        <w:r w:rsidRPr="000F026B">
          <w:rPr>
            <w:rFonts w:ascii="Times New Roman" w:hAnsi="Times New Roman"/>
            <w:i/>
            <w:iCs/>
            <w:color w:val="222222"/>
            <w:sz w:val="24"/>
            <w:szCs w:val="24"/>
            <w:shd w:val="clear" w:color="auto" w:fill="FFFFFF"/>
            <w:rPrChange w:id="4129" w:author="usher" w:date="2026-06-05T05:43:00Z">
              <w:rPr>
                <w:rFonts w:ascii="Arial" w:hAnsi="Arial" w:cs="Arial"/>
                <w:i/>
                <w:iCs/>
                <w:color w:val="222222"/>
                <w:sz w:val="20"/>
                <w:szCs w:val="20"/>
                <w:shd w:val="clear" w:color="auto" w:fill="FFFFFF"/>
              </w:rPr>
            </w:rPrChange>
          </w:rPr>
          <w:t>research on adolescence</w:t>
        </w:r>
        <w:r w:rsidRPr="000F026B">
          <w:rPr>
            <w:rFonts w:ascii="Times New Roman" w:hAnsi="Times New Roman"/>
            <w:color w:val="222222"/>
            <w:sz w:val="24"/>
            <w:szCs w:val="24"/>
            <w:shd w:val="clear" w:color="auto" w:fill="FFFFFF"/>
            <w:rPrChange w:id="4130"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4131" w:author="usher" w:date="2026-06-05T05:43:00Z">
              <w:rPr>
                <w:rFonts w:ascii="Arial" w:hAnsi="Arial" w:cs="Arial"/>
                <w:i/>
                <w:iCs/>
                <w:color w:val="222222"/>
                <w:sz w:val="20"/>
                <w:szCs w:val="20"/>
                <w:shd w:val="clear" w:color="auto" w:fill="FFFFFF"/>
              </w:rPr>
            </w:rPrChange>
          </w:rPr>
          <w:t>29</w:t>
        </w:r>
        <w:r w:rsidRPr="000F026B">
          <w:rPr>
            <w:rFonts w:ascii="Times New Roman" w:hAnsi="Times New Roman"/>
            <w:color w:val="222222"/>
            <w:sz w:val="24"/>
            <w:szCs w:val="24"/>
            <w:shd w:val="clear" w:color="auto" w:fill="FFFFFF"/>
            <w:rPrChange w:id="4132" w:author="usher" w:date="2026-06-05T05:43:00Z">
              <w:rPr>
                <w:rFonts w:ascii="Arial" w:hAnsi="Arial" w:cs="Arial"/>
                <w:color w:val="222222"/>
                <w:sz w:val="20"/>
                <w:szCs w:val="20"/>
                <w:shd w:val="clear" w:color="auto" w:fill="FFFFFF"/>
              </w:rPr>
            </w:rPrChange>
          </w:rPr>
          <w:t>(2), pp.254-275.</w:t>
        </w:r>
      </w:ins>
    </w:p>
    <w:p w14:paraId="026E559A" w14:textId="77777777" w:rsidR="009A4657" w:rsidRPr="000F026B" w:rsidRDefault="001A30E1">
      <w:pPr>
        <w:widowControl w:val="0"/>
        <w:autoSpaceDE w:val="0"/>
        <w:spacing w:before="40" w:after="0" w:line="360" w:lineRule="auto"/>
        <w:jc w:val="both"/>
        <w:rPr>
          <w:rFonts w:ascii="Times New Roman" w:hAnsi="Times New Roman"/>
          <w:sz w:val="24"/>
          <w:szCs w:val="24"/>
          <w:rPrChange w:id="4133" w:author="usher" w:date="2026-06-05T05:43:00Z">
            <w:rPr/>
          </w:rPrChange>
        </w:rPr>
      </w:pPr>
      <w:proofErr w:type="spellStart"/>
      <w:r w:rsidRPr="000F026B">
        <w:rPr>
          <w:rFonts w:ascii="Times New Roman" w:hAnsi="Times New Roman"/>
          <w:color w:val="000000"/>
          <w:sz w:val="24"/>
          <w:szCs w:val="24"/>
        </w:rPr>
        <w:t>Herdiansyah</w:t>
      </w:r>
      <w:proofErr w:type="spellEnd"/>
      <w:r w:rsidRPr="000F026B">
        <w:rPr>
          <w:rFonts w:ascii="Times New Roman" w:hAnsi="Times New Roman"/>
          <w:color w:val="000000"/>
          <w:sz w:val="24"/>
          <w:szCs w:val="24"/>
        </w:rPr>
        <w:t xml:space="preserve">, D., </w:t>
      </w:r>
      <w:proofErr w:type="spellStart"/>
      <w:r w:rsidRPr="000F026B">
        <w:rPr>
          <w:rFonts w:ascii="Times New Roman" w:hAnsi="Times New Roman"/>
          <w:color w:val="000000"/>
          <w:sz w:val="24"/>
          <w:szCs w:val="24"/>
        </w:rPr>
        <w:t>Farghobi</w:t>
      </w:r>
      <w:proofErr w:type="spellEnd"/>
      <w:r w:rsidRPr="000F026B">
        <w:rPr>
          <w:rFonts w:ascii="Times New Roman" w:hAnsi="Times New Roman"/>
          <w:color w:val="000000"/>
          <w:sz w:val="24"/>
          <w:szCs w:val="24"/>
        </w:rPr>
        <w:t xml:space="preserve">, I.Y., Azmi, S.M., </w:t>
      </w:r>
      <w:proofErr w:type="spellStart"/>
      <w:r w:rsidRPr="000F026B">
        <w:rPr>
          <w:rFonts w:ascii="Times New Roman" w:hAnsi="Times New Roman"/>
          <w:color w:val="000000"/>
          <w:sz w:val="24"/>
          <w:szCs w:val="24"/>
        </w:rPr>
        <w:t>Khoiriyah</w:t>
      </w:r>
      <w:proofErr w:type="spellEnd"/>
      <w:r w:rsidRPr="000F026B">
        <w:rPr>
          <w:rFonts w:ascii="Times New Roman" w:hAnsi="Times New Roman"/>
          <w:color w:val="000000"/>
          <w:sz w:val="24"/>
          <w:szCs w:val="24"/>
        </w:rPr>
        <w:t xml:space="preserve">, H.S. and </w:t>
      </w:r>
      <w:proofErr w:type="spellStart"/>
      <w:r w:rsidRPr="000F026B">
        <w:rPr>
          <w:rFonts w:ascii="Times New Roman" w:hAnsi="Times New Roman"/>
          <w:color w:val="000000"/>
          <w:sz w:val="24"/>
          <w:szCs w:val="24"/>
        </w:rPr>
        <w:t>Apriliani</w:t>
      </w:r>
      <w:proofErr w:type="spellEnd"/>
      <w:r w:rsidRPr="000F026B">
        <w:rPr>
          <w:rFonts w:ascii="Times New Roman" w:hAnsi="Times New Roman"/>
          <w:color w:val="000000"/>
          <w:sz w:val="24"/>
          <w:szCs w:val="24"/>
        </w:rPr>
        <w:t>, D., </w:t>
      </w:r>
      <w:r w:rsidR="000E50A4" w:rsidRPr="008654E4">
        <w:rPr>
          <w:rFonts w:ascii="Times New Roman" w:hAnsi="Times New Roman"/>
          <w:sz w:val="24"/>
          <w:szCs w:val="24"/>
          <w:rPrChange w:id="4134" w:author="usher" w:date="2026-06-05T05:43:00Z">
            <w:rPr/>
          </w:rPrChange>
        </w:rPr>
        <w:fldChar w:fldCharType="begin"/>
      </w:r>
      <w:r w:rsidR="000E50A4" w:rsidRPr="000F026B">
        <w:rPr>
          <w:rFonts w:ascii="Times New Roman" w:hAnsi="Times New Roman"/>
          <w:sz w:val="24"/>
          <w:szCs w:val="24"/>
          <w:rPrChange w:id="4135" w:author="usher" w:date="2026-06-05T05:43:00Z">
            <w:rPr/>
          </w:rPrChange>
        </w:rPr>
        <w:instrText xml:space="preserve"> HYPERLINK "tel:2024" </w:instrText>
      </w:r>
      <w:r w:rsidR="000E50A4" w:rsidRPr="008654E4">
        <w:rPr>
          <w:rPrChange w:id="4136"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2024</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Exploring the Relationship between Religiosity and Mental Health: Towards Psychological Well-Being-A Literature Review. BICC Proceedings, 2, pp.</w:t>
      </w:r>
      <w:r w:rsidR="000E50A4" w:rsidRPr="008654E4">
        <w:rPr>
          <w:rFonts w:ascii="Times New Roman" w:hAnsi="Times New Roman"/>
          <w:sz w:val="24"/>
          <w:szCs w:val="24"/>
          <w:rPrChange w:id="4137" w:author="usher" w:date="2026-06-05T05:43:00Z">
            <w:rPr/>
          </w:rPrChange>
        </w:rPr>
        <w:fldChar w:fldCharType="begin"/>
      </w:r>
      <w:r w:rsidR="000E50A4" w:rsidRPr="000F026B">
        <w:rPr>
          <w:rFonts w:ascii="Times New Roman" w:hAnsi="Times New Roman"/>
          <w:sz w:val="24"/>
          <w:szCs w:val="24"/>
          <w:rPrChange w:id="4138" w:author="usher" w:date="2026-06-05T05:43:00Z">
            <w:rPr/>
          </w:rPrChange>
        </w:rPr>
        <w:instrText xml:space="preserve"> HYPERLINK "tel:60-71" </w:instrText>
      </w:r>
      <w:r w:rsidR="000E50A4" w:rsidRPr="008654E4">
        <w:rPr>
          <w:rPrChange w:id="4139"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60-71</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5DD6B083" w14:textId="77777777" w:rsidR="009A4657" w:rsidRPr="000F026B" w:rsidRDefault="001A30E1">
      <w:pPr>
        <w:pStyle w:val="BodyText"/>
        <w:spacing w:before="60" w:line="360" w:lineRule="auto"/>
        <w:ind w:left="0" w:right="122"/>
        <w:jc w:val="both"/>
      </w:pPr>
      <w:r w:rsidRPr="000F026B">
        <w:t xml:space="preserve">Hudson, J.L. </w:t>
      </w:r>
      <w:proofErr w:type="spellStart"/>
      <w:r w:rsidRPr="000F026B">
        <w:t>Minihan</w:t>
      </w:r>
      <w:proofErr w:type="spellEnd"/>
      <w:r w:rsidRPr="000F026B">
        <w:t xml:space="preserve">, Chen, Carl, Fu, Tully, Kangas, </w:t>
      </w:r>
      <w:proofErr w:type="spellStart"/>
      <w:r w:rsidRPr="000F026B">
        <w:t>Rosewell</w:t>
      </w:r>
      <w:proofErr w:type="spellEnd"/>
      <w:r w:rsidRPr="000F026B">
        <w:t xml:space="preserve">, McDermott, Wang, Stubbs, and </w:t>
      </w:r>
      <w:proofErr w:type="spellStart"/>
      <w:r w:rsidRPr="000F026B">
        <w:t>Martiniuk</w:t>
      </w:r>
      <w:proofErr w:type="spellEnd"/>
      <w:r w:rsidRPr="000F026B">
        <w:t xml:space="preserve"> (2023) ‘Interventions for Young Children’s Mental Health: A Review of</w:t>
      </w:r>
      <w:r w:rsidRPr="000F026B">
        <w:rPr>
          <w:spacing w:val="1"/>
        </w:rPr>
        <w:t xml:space="preserve"> </w:t>
      </w:r>
      <w:r w:rsidRPr="000F026B">
        <w:t>Reviews’,</w:t>
      </w:r>
      <w:r w:rsidRPr="000F026B">
        <w:rPr>
          <w:spacing w:val="12"/>
        </w:rPr>
        <w:t xml:space="preserve"> </w:t>
      </w:r>
      <w:r w:rsidRPr="000F026B">
        <w:t>Clinical</w:t>
      </w:r>
      <w:r w:rsidRPr="000F026B">
        <w:rPr>
          <w:spacing w:val="57"/>
        </w:rPr>
        <w:t xml:space="preserve"> </w:t>
      </w:r>
      <w:r w:rsidRPr="000F026B">
        <w:t>Child</w:t>
      </w:r>
      <w:r w:rsidRPr="000F026B">
        <w:rPr>
          <w:spacing w:val="57"/>
        </w:rPr>
        <w:t xml:space="preserve"> </w:t>
      </w:r>
      <w:r w:rsidRPr="000F026B">
        <w:t>and</w:t>
      </w:r>
      <w:r w:rsidRPr="000F026B">
        <w:rPr>
          <w:spacing w:val="57"/>
        </w:rPr>
        <w:t xml:space="preserve"> </w:t>
      </w:r>
      <w:r w:rsidRPr="000F026B">
        <w:t>Family</w:t>
      </w:r>
      <w:r w:rsidRPr="000F026B">
        <w:rPr>
          <w:spacing w:val="57"/>
        </w:rPr>
        <w:t xml:space="preserve"> </w:t>
      </w:r>
      <w:r w:rsidRPr="000F026B">
        <w:t>Psychology</w:t>
      </w:r>
      <w:r w:rsidRPr="000F026B">
        <w:rPr>
          <w:spacing w:val="57"/>
        </w:rPr>
        <w:t xml:space="preserve"> </w:t>
      </w:r>
      <w:r w:rsidRPr="000F026B">
        <w:t>Review.</w:t>
      </w:r>
      <w:r w:rsidRPr="000F026B">
        <w:rPr>
          <w:spacing w:val="57"/>
        </w:rPr>
        <w:t xml:space="preserve"> </w:t>
      </w:r>
      <w:r w:rsidRPr="000F026B">
        <w:t>Springer</w:t>
      </w:r>
      <w:r w:rsidRPr="000F026B">
        <w:rPr>
          <w:spacing w:val="57"/>
        </w:rPr>
        <w:t xml:space="preserve"> </w:t>
      </w:r>
      <w:r w:rsidRPr="000F026B">
        <w:t>US.</w:t>
      </w:r>
      <w:r w:rsidRPr="000F026B">
        <w:rPr>
          <w:spacing w:val="57"/>
        </w:rPr>
        <w:t xml:space="preserve"> </w:t>
      </w:r>
      <w:r w:rsidRPr="000F026B">
        <w:t>Available</w:t>
      </w:r>
      <w:r w:rsidRPr="000F026B">
        <w:rPr>
          <w:spacing w:val="57"/>
        </w:rPr>
        <w:t xml:space="preserve"> </w:t>
      </w:r>
      <w:r w:rsidRPr="000F026B">
        <w:t>at:</w:t>
      </w:r>
      <w:r w:rsidRPr="000F026B">
        <w:rPr>
          <w:spacing w:val="-58"/>
        </w:rPr>
        <w:t xml:space="preserve"> </w:t>
      </w:r>
      <w:r w:rsidRPr="000F026B">
        <w:t>https://doi.org/10.1007/s10567-023-00443-6.</w:t>
      </w:r>
    </w:p>
    <w:p w14:paraId="103E7AF2" w14:textId="77777777" w:rsidR="009A4657" w:rsidRPr="000F026B" w:rsidRDefault="001A30E1">
      <w:pPr>
        <w:widowControl w:val="0"/>
        <w:autoSpaceDE w:val="0"/>
        <w:spacing w:before="40" w:after="0" w:line="360" w:lineRule="auto"/>
        <w:jc w:val="both"/>
        <w:rPr>
          <w:ins w:id="4140" w:author="Microsoft account" w:date="2026-02-05T06:27:00Z"/>
          <w:rFonts w:ascii="Times New Roman" w:hAnsi="Times New Roman"/>
          <w:color w:val="222222"/>
          <w:sz w:val="24"/>
          <w:szCs w:val="24"/>
          <w:shd w:val="clear" w:color="auto" w:fill="FFFFFF"/>
        </w:rPr>
      </w:pPr>
      <w:proofErr w:type="spellStart"/>
      <w:r w:rsidRPr="000F026B">
        <w:rPr>
          <w:rFonts w:ascii="Times New Roman" w:hAnsi="Times New Roman"/>
          <w:color w:val="222222"/>
          <w:sz w:val="24"/>
          <w:szCs w:val="24"/>
          <w:shd w:val="clear" w:color="auto" w:fill="FFFFFF"/>
        </w:rPr>
        <w:t>Ibeziako</w:t>
      </w:r>
      <w:proofErr w:type="spellEnd"/>
      <w:r w:rsidRPr="000F026B">
        <w:rPr>
          <w:rFonts w:ascii="Times New Roman" w:hAnsi="Times New Roman"/>
          <w:color w:val="222222"/>
          <w:sz w:val="24"/>
          <w:szCs w:val="24"/>
          <w:shd w:val="clear" w:color="auto" w:fill="FFFFFF"/>
        </w:rPr>
        <w:t xml:space="preserve">, P., Bella, T., </w:t>
      </w:r>
      <w:proofErr w:type="spellStart"/>
      <w:r w:rsidRPr="000F026B">
        <w:rPr>
          <w:rFonts w:ascii="Times New Roman" w:hAnsi="Times New Roman"/>
          <w:color w:val="222222"/>
          <w:sz w:val="24"/>
          <w:szCs w:val="24"/>
          <w:shd w:val="clear" w:color="auto" w:fill="FFFFFF"/>
        </w:rPr>
        <w:t>Omigbodun</w:t>
      </w:r>
      <w:proofErr w:type="spellEnd"/>
      <w:r w:rsidRPr="000F026B">
        <w:rPr>
          <w:rFonts w:ascii="Times New Roman" w:hAnsi="Times New Roman"/>
          <w:color w:val="222222"/>
          <w:sz w:val="24"/>
          <w:szCs w:val="24"/>
          <w:shd w:val="clear" w:color="auto" w:fill="FFFFFF"/>
        </w:rPr>
        <w:t xml:space="preserve">, O. and </w:t>
      </w:r>
      <w:proofErr w:type="spellStart"/>
      <w:r w:rsidRPr="000F026B">
        <w:rPr>
          <w:rFonts w:ascii="Times New Roman" w:hAnsi="Times New Roman"/>
          <w:color w:val="222222"/>
          <w:sz w:val="24"/>
          <w:szCs w:val="24"/>
          <w:shd w:val="clear" w:color="auto" w:fill="FFFFFF"/>
        </w:rPr>
        <w:t>Belfer</w:t>
      </w:r>
      <w:proofErr w:type="spellEnd"/>
      <w:r w:rsidRPr="000F026B">
        <w:rPr>
          <w:rFonts w:ascii="Times New Roman" w:hAnsi="Times New Roman"/>
          <w:color w:val="222222"/>
          <w:sz w:val="24"/>
          <w:szCs w:val="24"/>
          <w:shd w:val="clear" w:color="auto" w:fill="FFFFFF"/>
        </w:rPr>
        <w:t>, M., 2009. Educators' perspectives of mental health needs in Nigerian schools. </w:t>
      </w:r>
      <w:r w:rsidRPr="000F026B">
        <w:rPr>
          <w:rFonts w:ascii="Times New Roman" w:hAnsi="Times New Roman"/>
          <w:i/>
          <w:iCs/>
          <w:color w:val="222222"/>
          <w:sz w:val="24"/>
          <w:szCs w:val="24"/>
          <w:shd w:val="clear" w:color="auto" w:fill="FFFFFF"/>
        </w:rPr>
        <w:t>Journal of child &amp; adolescent mental health</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21</w:t>
      </w:r>
      <w:r w:rsidRPr="000F026B">
        <w:rPr>
          <w:rFonts w:ascii="Times New Roman" w:hAnsi="Times New Roman"/>
          <w:color w:val="222222"/>
          <w:sz w:val="24"/>
          <w:szCs w:val="24"/>
          <w:shd w:val="clear" w:color="auto" w:fill="FFFFFF"/>
        </w:rPr>
        <w:t>(2), pp.147-156.</w:t>
      </w:r>
    </w:p>
    <w:p w14:paraId="5590C6A7" w14:textId="6274DD77" w:rsidR="000C343D" w:rsidRPr="000F026B" w:rsidDel="000C343D" w:rsidRDefault="000C343D">
      <w:pPr>
        <w:pStyle w:val="BodyText"/>
        <w:spacing w:before="60" w:line="360" w:lineRule="auto"/>
        <w:ind w:left="0" w:right="132"/>
        <w:jc w:val="both"/>
        <w:rPr>
          <w:del w:id="4141" w:author="Microsoft account" w:date="2026-02-05T06:27:00Z"/>
          <w:shd w:val="clear" w:color="auto" w:fill="00FF00"/>
          <w:rPrChange w:id="4142" w:author="usher" w:date="2026-06-05T05:43:00Z">
            <w:rPr>
              <w:del w:id="4143" w:author="Microsoft account" w:date="2026-02-05T06:27:00Z"/>
            </w:rPr>
          </w:rPrChange>
        </w:rPr>
        <w:pPrChange w:id="4144" w:author="Microsoft account" w:date="2026-02-05T06:27:00Z">
          <w:pPr>
            <w:widowControl w:val="0"/>
            <w:autoSpaceDE w:val="0"/>
            <w:spacing w:before="40" w:after="0" w:line="360" w:lineRule="auto"/>
            <w:jc w:val="both"/>
          </w:pPr>
        </w:pPrChange>
      </w:pPr>
      <w:ins w:id="4145" w:author="Microsoft account" w:date="2026-02-05T06:27:00Z">
        <w:r w:rsidRPr="000F026B">
          <w:rPr>
            <w:color w:val="000000"/>
            <w:rPrChange w:id="4146" w:author="usher" w:date="2026-06-05T05:43:00Z">
              <w:rPr>
                <w:color w:val="000000"/>
              </w:rPr>
            </w:rPrChange>
          </w:rPr>
          <w:t xml:space="preserve">Iheanacho, T., </w:t>
        </w:r>
        <w:proofErr w:type="spellStart"/>
        <w:r w:rsidRPr="000F026B">
          <w:rPr>
            <w:color w:val="000000"/>
            <w:rPrChange w:id="4147" w:author="usher" w:date="2026-06-05T05:43:00Z">
              <w:rPr>
                <w:color w:val="000000"/>
              </w:rPr>
            </w:rPrChange>
          </w:rPr>
          <w:t>Nduanya</w:t>
        </w:r>
        <w:proofErr w:type="spellEnd"/>
        <w:r w:rsidRPr="000F026B">
          <w:rPr>
            <w:color w:val="000000"/>
            <w:rPrChange w:id="4148" w:author="usher" w:date="2026-06-05T05:43:00Z">
              <w:rPr>
                <w:color w:val="000000"/>
              </w:rPr>
            </w:rPrChange>
          </w:rPr>
          <w:t xml:space="preserve">, U.C., </w:t>
        </w:r>
        <w:proofErr w:type="spellStart"/>
        <w:r w:rsidRPr="000F026B">
          <w:rPr>
            <w:color w:val="000000"/>
            <w:rPrChange w:id="4149" w:author="usher" w:date="2026-06-05T05:43:00Z">
              <w:rPr>
                <w:color w:val="000000"/>
              </w:rPr>
            </w:rPrChange>
          </w:rPr>
          <w:t>Slinkard</w:t>
        </w:r>
        <w:proofErr w:type="spellEnd"/>
        <w:r w:rsidRPr="000F026B">
          <w:rPr>
            <w:color w:val="000000"/>
            <w:rPrChange w:id="4150" w:author="usher" w:date="2026-06-05T05:43:00Z">
              <w:rPr>
                <w:color w:val="000000"/>
              </w:rPr>
            </w:rPrChange>
          </w:rPr>
          <w:t xml:space="preserve">, S., </w:t>
        </w:r>
        <w:proofErr w:type="spellStart"/>
        <w:r w:rsidRPr="000F026B">
          <w:rPr>
            <w:color w:val="000000"/>
            <w:rPrChange w:id="4151" w:author="usher" w:date="2026-06-05T05:43:00Z">
              <w:rPr>
                <w:color w:val="000000"/>
              </w:rPr>
            </w:rPrChange>
          </w:rPr>
          <w:t>Ogidi</w:t>
        </w:r>
        <w:proofErr w:type="spellEnd"/>
        <w:r w:rsidRPr="000F026B">
          <w:rPr>
            <w:color w:val="000000"/>
            <w:rPrChange w:id="4152" w:author="usher" w:date="2026-06-05T05:43:00Z">
              <w:rPr>
                <w:color w:val="000000"/>
              </w:rPr>
            </w:rPrChange>
          </w:rPr>
          <w:t xml:space="preserve">, A.G., Patel, D., </w:t>
        </w:r>
        <w:proofErr w:type="spellStart"/>
        <w:r w:rsidRPr="000F026B">
          <w:rPr>
            <w:color w:val="000000"/>
            <w:rPrChange w:id="4153" w:author="usher" w:date="2026-06-05T05:43:00Z">
              <w:rPr>
                <w:color w:val="000000"/>
              </w:rPr>
            </w:rPrChange>
          </w:rPr>
          <w:t>Itanyi</w:t>
        </w:r>
        <w:proofErr w:type="spellEnd"/>
        <w:r w:rsidRPr="000F026B">
          <w:rPr>
            <w:color w:val="000000"/>
            <w:rPrChange w:id="4154" w:author="usher" w:date="2026-06-05T05:43:00Z">
              <w:rPr>
                <w:color w:val="000000"/>
              </w:rPr>
            </w:rPrChange>
          </w:rPr>
          <w:t xml:space="preserve">, I.U., Naeem, F., Spiegelman, D. &amp; </w:t>
        </w:r>
        <w:proofErr w:type="spellStart"/>
        <w:r w:rsidRPr="000F026B">
          <w:rPr>
            <w:color w:val="000000"/>
            <w:rPrChange w:id="4155" w:author="usher" w:date="2026-06-05T05:43:00Z">
              <w:rPr>
                <w:color w:val="000000"/>
              </w:rPr>
            </w:rPrChange>
          </w:rPr>
          <w:t>Ezeanolue</w:t>
        </w:r>
        <w:proofErr w:type="spellEnd"/>
        <w:r w:rsidRPr="000F026B">
          <w:rPr>
            <w:color w:val="000000"/>
            <w:rPrChange w:id="4156" w:author="usher" w:date="2026-06-05T05:43:00Z">
              <w:rPr>
                <w:color w:val="000000"/>
              </w:rPr>
            </w:rPrChange>
          </w:rPr>
          <w:t>, E.E. (</w:t>
        </w:r>
        <w:r w:rsidRPr="008654E4">
          <w:fldChar w:fldCharType="begin"/>
        </w:r>
        <w:r w:rsidRPr="000F026B">
          <w:rPr>
            <w:rPrChange w:id="4157" w:author="usher" w:date="2026-06-05T05:43:00Z">
              <w:rPr/>
            </w:rPrChange>
          </w:rPr>
          <w:instrText xml:space="preserve"> HYPERLINK "tel:2021" </w:instrText>
        </w:r>
        <w:r w:rsidRPr="008654E4">
          <w:fldChar w:fldCharType="separate"/>
        </w:r>
        <w:r w:rsidRPr="000F026B">
          <w:rPr>
            <w:rStyle w:val="Hyperlink"/>
            <w:rPrChange w:id="4158" w:author="usher" w:date="2026-06-05T05:43:00Z">
              <w:rPr>
                <w:rStyle w:val="Hyperlink"/>
              </w:rPr>
            </w:rPrChange>
          </w:rPr>
          <w:t>2021</w:t>
        </w:r>
        <w:r w:rsidRPr="008654E4">
          <w:fldChar w:fldCharType="end"/>
        </w:r>
        <w:r w:rsidRPr="000F026B">
          <w:rPr>
            <w:color w:val="000000"/>
            <w:rPrChange w:id="4159" w:author="usher" w:date="2026-06-05T05:43:00Z">
              <w:rPr>
                <w:color w:val="000000"/>
              </w:rPr>
            </w:rPrChange>
          </w:rPr>
          <w:t>) Utilizing a church-based platform for mental health interventions: exploring the role of the clergy and the treatment preference of women with depression, Global Mental Health, 8, e5.</w:t>
        </w:r>
      </w:ins>
    </w:p>
    <w:p w14:paraId="47FF48DD" w14:textId="0FBD25A6" w:rsidR="009A4657" w:rsidRPr="000F026B" w:rsidRDefault="001A30E1">
      <w:pPr>
        <w:widowControl w:val="0"/>
        <w:autoSpaceDE w:val="0"/>
        <w:spacing w:before="40" w:after="0" w:line="360" w:lineRule="auto"/>
        <w:jc w:val="both"/>
        <w:rPr>
          <w:ins w:id="4160" w:author="usher" w:date="2026-03-05T21:07:00Z"/>
          <w:rFonts w:ascii="Times New Roman" w:hAnsi="Times New Roman"/>
          <w:sz w:val="24"/>
          <w:szCs w:val="24"/>
        </w:rPr>
      </w:pPr>
      <w:r w:rsidRPr="000F026B">
        <w:rPr>
          <w:rFonts w:ascii="Times New Roman" w:hAnsi="Times New Roman"/>
          <w:sz w:val="24"/>
          <w:szCs w:val="24"/>
        </w:rPr>
        <w:t xml:space="preserve">Jaffee, Sligo, McAnally, Bolton, Baxter, </w:t>
      </w:r>
      <w:proofErr w:type="spellStart"/>
      <w:r w:rsidRPr="000F026B">
        <w:rPr>
          <w:rFonts w:ascii="Times New Roman" w:hAnsi="Times New Roman"/>
          <w:sz w:val="24"/>
          <w:szCs w:val="24"/>
        </w:rPr>
        <w:t>Hancox</w:t>
      </w:r>
      <w:proofErr w:type="spellEnd"/>
      <w:r w:rsidRPr="000F026B">
        <w:rPr>
          <w:rFonts w:ascii="Times New Roman" w:hAnsi="Times New Roman"/>
          <w:sz w:val="24"/>
          <w:szCs w:val="24"/>
        </w:rPr>
        <w:t xml:space="preserve"> </w:t>
      </w:r>
      <w:r w:rsidRPr="000F026B">
        <w:rPr>
          <w:rFonts w:ascii="Times New Roman" w:hAnsi="Times New Roman"/>
          <w:sz w:val="24"/>
          <w:szCs w:val="24"/>
        </w:rPr>
        <w:lastRenderedPageBreak/>
        <w:t xml:space="preserve">(2020) ‘Early-onset and recurrent depression in parents increases risk of intergenerational transmission to adolescent offspring’. Available at: </w:t>
      </w:r>
      <w:ins w:id="4161" w:author="usher" w:date="2026-03-05T21:07:00Z">
        <w:r w:rsidR="00364E5D" w:rsidRPr="008654E4">
          <w:rPr>
            <w:rFonts w:ascii="Times New Roman" w:hAnsi="Times New Roman"/>
            <w:sz w:val="24"/>
            <w:szCs w:val="24"/>
          </w:rPr>
          <w:fldChar w:fldCharType="begin"/>
        </w:r>
        <w:r w:rsidR="00364E5D" w:rsidRPr="000F026B">
          <w:rPr>
            <w:rFonts w:ascii="Times New Roman" w:hAnsi="Times New Roman"/>
            <w:sz w:val="24"/>
            <w:szCs w:val="24"/>
          </w:rPr>
          <w:instrText xml:space="preserve"> HYPERLINK "</w:instrText>
        </w:r>
      </w:ins>
      <w:r w:rsidR="00364E5D" w:rsidRPr="000F026B">
        <w:rPr>
          <w:rFonts w:ascii="Times New Roman" w:hAnsi="Times New Roman"/>
          <w:sz w:val="24"/>
          <w:szCs w:val="24"/>
        </w:rPr>
        <w:instrText>https://doi.org/10.1111/jcpp.13356</w:instrText>
      </w:r>
      <w:ins w:id="4162" w:author="usher" w:date="2026-03-05T21:07:00Z">
        <w:r w:rsidR="00364E5D" w:rsidRPr="000F026B">
          <w:rPr>
            <w:rFonts w:ascii="Times New Roman" w:hAnsi="Times New Roman"/>
            <w:sz w:val="24"/>
            <w:szCs w:val="24"/>
          </w:rPr>
          <w:instrText xml:space="preserve">" </w:instrText>
        </w:r>
        <w:r w:rsidR="00364E5D" w:rsidRPr="008654E4">
          <w:rPr>
            <w:rFonts w:ascii="Times New Roman" w:hAnsi="Times New Roman"/>
            <w:sz w:val="24"/>
            <w:szCs w:val="24"/>
          </w:rPr>
          <w:fldChar w:fldCharType="separate"/>
        </w:r>
      </w:ins>
      <w:r w:rsidR="00364E5D" w:rsidRPr="000F026B">
        <w:rPr>
          <w:rStyle w:val="Hyperlink"/>
          <w:rFonts w:ascii="Times New Roman" w:hAnsi="Times New Roman"/>
          <w:sz w:val="24"/>
          <w:szCs w:val="24"/>
        </w:rPr>
        <w:t>https://doi.org/10.1111/jcpp.13356</w:t>
      </w:r>
      <w:ins w:id="4163" w:author="usher" w:date="2026-03-05T21:07:00Z">
        <w:r w:rsidR="00364E5D" w:rsidRPr="008654E4">
          <w:rPr>
            <w:rFonts w:ascii="Times New Roman" w:hAnsi="Times New Roman"/>
            <w:sz w:val="24"/>
            <w:szCs w:val="24"/>
          </w:rPr>
          <w:fldChar w:fldCharType="end"/>
        </w:r>
      </w:ins>
      <w:r w:rsidRPr="000F026B">
        <w:rPr>
          <w:rFonts w:ascii="Times New Roman" w:hAnsi="Times New Roman"/>
          <w:sz w:val="24"/>
          <w:szCs w:val="24"/>
        </w:rPr>
        <w:t>.</w:t>
      </w:r>
    </w:p>
    <w:p w14:paraId="2FDA94F7" w14:textId="02F444C1" w:rsidR="00364E5D" w:rsidRPr="000F026B" w:rsidRDefault="00364E5D">
      <w:pPr>
        <w:widowControl w:val="0"/>
        <w:autoSpaceDE w:val="0"/>
        <w:spacing w:before="40" w:after="0" w:line="360" w:lineRule="auto"/>
        <w:jc w:val="both"/>
        <w:rPr>
          <w:rFonts w:ascii="Times New Roman" w:hAnsi="Times New Roman"/>
          <w:sz w:val="24"/>
          <w:szCs w:val="24"/>
        </w:rPr>
      </w:pPr>
      <w:proofErr w:type="spellStart"/>
      <w:ins w:id="4164" w:author="usher" w:date="2026-03-05T21:07:00Z">
        <w:r w:rsidRPr="000F026B">
          <w:rPr>
            <w:rFonts w:ascii="Times New Roman" w:hAnsi="Times New Roman"/>
            <w:color w:val="222222"/>
            <w:sz w:val="24"/>
            <w:szCs w:val="24"/>
            <w:shd w:val="clear" w:color="auto" w:fill="FFFFFF"/>
            <w:rPrChange w:id="4165" w:author="usher" w:date="2026-06-05T05:43:00Z">
              <w:rPr>
                <w:rFonts w:ascii="Arial" w:hAnsi="Arial" w:cs="Arial"/>
                <w:color w:val="222222"/>
                <w:sz w:val="20"/>
                <w:szCs w:val="20"/>
                <w:shd w:val="clear" w:color="auto" w:fill="FFFFFF"/>
              </w:rPr>
            </w:rPrChange>
          </w:rPr>
          <w:t>Javed</w:t>
        </w:r>
        <w:proofErr w:type="spellEnd"/>
        <w:r w:rsidRPr="000F026B">
          <w:rPr>
            <w:rFonts w:ascii="Times New Roman" w:hAnsi="Times New Roman"/>
            <w:color w:val="222222"/>
            <w:sz w:val="24"/>
            <w:szCs w:val="24"/>
            <w:shd w:val="clear" w:color="auto" w:fill="FFFFFF"/>
            <w:rPrChange w:id="4166" w:author="usher" w:date="2026-06-05T05:43:00Z">
              <w:rPr>
                <w:rFonts w:ascii="Arial" w:hAnsi="Arial" w:cs="Arial"/>
                <w:color w:val="222222"/>
                <w:sz w:val="20"/>
                <w:szCs w:val="20"/>
                <w:shd w:val="clear" w:color="auto" w:fill="FFFFFF"/>
              </w:rPr>
            </w:rPrChange>
          </w:rPr>
          <w:t xml:space="preserve">, A., Lee, C., Zakaria, H., Buenaventura, R.D., </w:t>
        </w:r>
        <w:proofErr w:type="spellStart"/>
        <w:r w:rsidRPr="000F026B">
          <w:rPr>
            <w:rFonts w:ascii="Times New Roman" w:hAnsi="Times New Roman"/>
            <w:color w:val="222222"/>
            <w:sz w:val="24"/>
            <w:szCs w:val="24"/>
            <w:shd w:val="clear" w:color="auto" w:fill="FFFFFF"/>
            <w:rPrChange w:id="4167" w:author="usher" w:date="2026-06-05T05:43:00Z">
              <w:rPr>
                <w:rFonts w:ascii="Arial" w:hAnsi="Arial" w:cs="Arial"/>
                <w:color w:val="222222"/>
                <w:sz w:val="20"/>
                <w:szCs w:val="20"/>
                <w:shd w:val="clear" w:color="auto" w:fill="FFFFFF"/>
              </w:rPr>
            </w:rPrChange>
          </w:rPr>
          <w:t>Cetkovich-Bakmas</w:t>
        </w:r>
        <w:proofErr w:type="spellEnd"/>
        <w:r w:rsidRPr="000F026B">
          <w:rPr>
            <w:rFonts w:ascii="Times New Roman" w:hAnsi="Times New Roman"/>
            <w:color w:val="222222"/>
            <w:sz w:val="24"/>
            <w:szCs w:val="24"/>
            <w:shd w:val="clear" w:color="auto" w:fill="FFFFFF"/>
            <w:rPrChange w:id="4168" w:author="usher" w:date="2026-06-05T05:43:00Z">
              <w:rPr>
                <w:rFonts w:ascii="Arial" w:hAnsi="Arial" w:cs="Arial"/>
                <w:color w:val="222222"/>
                <w:sz w:val="20"/>
                <w:szCs w:val="20"/>
                <w:shd w:val="clear" w:color="auto" w:fill="FFFFFF"/>
              </w:rPr>
            </w:rPrChange>
          </w:rPr>
          <w:t xml:space="preserve">, M., </w:t>
        </w:r>
        <w:proofErr w:type="spellStart"/>
        <w:r w:rsidRPr="000F026B">
          <w:rPr>
            <w:rFonts w:ascii="Times New Roman" w:hAnsi="Times New Roman"/>
            <w:color w:val="222222"/>
            <w:sz w:val="24"/>
            <w:szCs w:val="24"/>
            <w:shd w:val="clear" w:color="auto" w:fill="FFFFFF"/>
            <w:rPrChange w:id="4169" w:author="usher" w:date="2026-06-05T05:43:00Z">
              <w:rPr>
                <w:rFonts w:ascii="Arial" w:hAnsi="Arial" w:cs="Arial"/>
                <w:color w:val="222222"/>
                <w:sz w:val="20"/>
                <w:szCs w:val="20"/>
                <w:shd w:val="clear" w:color="auto" w:fill="FFFFFF"/>
              </w:rPr>
            </w:rPrChange>
          </w:rPr>
          <w:t>Duailibi</w:t>
        </w:r>
        <w:proofErr w:type="spellEnd"/>
        <w:r w:rsidRPr="000F026B">
          <w:rPr>
            <w:rFonts w:ascii="Times New Roman" w:hAnsi="Times New Roman"/>
            <w:color w:val="222222"/>
            <w:sz w:val="24"/>
            <w:szCs w:val="24"/>
            <w:shd w:val="clear" w:color="auto" w:fill="FFFFFF"/>
            <w:rPrChange w:id="4170" w:author="usher" w:date="2026-06-05T05:43:00Z">
              <w:rPr>
                <w:rFonts w:ascii="Arial" w:hAnsi="Arial" w:cs="Arial"/>
                <w:color w:val="222222"/>
                <w:sz w:val="20"/>
                <w:szCs w:val="20"/>
                <w:shd w:val="clear" w:color="auto" w:fill="FFFFFF"/>
              </w:rPr>
            </w:rPrChange>
          </w:rPr>
          <w:t xml:space="preserve">, K., Ng, B., </w:t>
        </w:r>
        <w:proofErr w:type="spellStart"/>
        <w:r w:rsidRPr="000F026B">
          <w:rPr>
            <w:rFonts w:ascii="Times New Roman" w:hAnsi="Times New Roman"/>
            <w:color w:val="222222"/>
            <w:sz w:val="24"/>
            <w:szCs w:val="24"/>
            <w:shd w:val="clear" w:color="auto" w:fill="FFFFFF"/>
            <w:rPrChange w:id="4171" w:author="usher" w:date="2026-06-05T05:43:00Z">
              <w:rPr>
                <w:rFonts w:ascii="Arial" w:hAnsi="Arial" w:cs="Arial"/>
                <w:color w:val="222222"/>
                <w:sz w:val="20"/>
                <w:szCs w:val="20"/>
                <w:shd w:val="clear" w:color="auto" w:fill="FFFFFF"/>
              </w:rPr>
            </w:rPrChange>
          </w:rPr>
          <w:t>Ramy</w:t>
        </w:r>
        <w:proofErr w:type="spellEnd"/>
        <w:r w:rsidRPr="000F026B">
          <w:rPr>
            <w:rFonts w:ascii="Times New Roman" w:hAnsi="Times New Roman"/>
            <w:color w:val="222222"/>
            <w:sz w:val="24"/>
            <w:szCs w:val="24"/>
            <w:shd w:val="clear" w:color="auto" w:fill="FFFFFF"/>
            <w:rPrChange w:id="4172" w:author="usher" w:date="2026-06-05T05:43:00Z">
              <w:rPr>
                <w:rFonts w:ascii="Arial" w:hAnsi="Arial" w:cs="Arial"/>
                <w:color w:val="222222"/>
                <w:sz w:val="20"/>
                <w:szCs w:val="20"/>
                <w:shd w:val="clear" w:color="auto" w:fill="FFFFFF"/>
              </w:rPr>
            </w:rPrChange>
          </w:rPr>
          <w:t xml:space="preserve">, H., </w:t>
        </w:r>
        <w:proofErr w:type="spellStart"/>
        <w:r w:rsidRPr="000F026B">
          <w:rPr>
            <w:rFonts w:ascii="Times New Roman" w:hAnsi="Times New Roman"/>
            <w:color w:val="222222"/>
            <w:sz w:val="24"/>
            <w:szCs w:val="24"/>
            <w:shd w:val="clear" w:color="auto" w:fill="FFFFFF"/>
            <w:rPrChange w:id="4173" w:author="usher" w:date="2026-06-05T05:43:00Z">
              <w:rPr>
                <w:rFonts w:ascii="Arial" w:hAnsi="Arial" w:cs="Arial"/>
                <w:color w:val="222222"/>
                <w:sz w:val="20"/>
                <w:szCs w:val="20"/>
                <w:shd w:val="clear" w:color="auto" w:fill="FFFFFF"/>
              </w:rPr>
            </w:rPrChange>
          </w:rPr>
          <w:t>Saha</w:t>
        </w:r>
        <w:proofErr w:type="spellEnd"/>
        <w:r w:rsidRPr="000F026B">
          <w:rPr>
            <w:rFonts w:ascii="Times New Roman" w:hAnsi="Times New Roman"/>
            <w:color w:val="222222"/>
            <w:sz w:val="24"/>
            <w:szCs w:val="24"/>
            <w:shd w:val="clear" w:color="auto" w:fill="FFFFFF"/>
            <w:rPrChange w:id="4174" w:author="usher" w:date="2026-06-05T05:43:00Z">
              <w:rPr>
                <w:rFonts w:ascii="Arial" w:hAnsi="Arial" w:cs="Arial"/>
                <w:color w:val="222222"/>
                <w:sz w:val="20"/>
                <w:szCs w:val="20"/>
                <w:shd w:val="clear" w:color="auto" w:fill="FFFFFF"/>
              </w:rPr>
            </w:rPrChange>
          </w:rPr>
          <w:t xml:space="preserve">, G., </w:t>
        </w:r>
        <w:proofErr w:type="spellStart"/>
        <w:r w:rsidRPr="000F026B">
          <w:rPr>
            <w:rFonts w:ascii="Times New Roman" w:hAnsi="Times New Roman"/>
            <w:color w:val="222222"/>
            <w:sz w:val="24"/>
            <w:szCs w:val="24"/>
            <w:shd w:val="clear" w:color="auto" w:fill="FFFFFF"/>
            <w:rPrChange w:id="4175" w:author="usher" w:date="2026-06-05T05:43:00Z">
              <w:rPr>
                <w:rFonts w:ascii="Arial" w:hAnsi="Arial" w:cs="Arial"/>
                <w:color w:val="222222"/>
                <w:sz w:val="20"/>
                <w:szCs w:val="20"/>
                <w:shd w:val="clear" w:color="auto" w:fill="FFFFFF"/>
              </w:rPr>
            </w:rPrChange>
          </w:rPr>
          <w:t>Arifeen</w:t>
        </w:r>
        <w:proofErr w:type="spellEnd"/>
        <w:r w:rsidRPr="000F026B">
          <w:rPr>
            <w:rFonts w:ascii="Times New Roman" w:hAnsi="Times New Roman"/>
            <w:color w:val="222222"/>
            <w:sz w:val="24"/>
            <w:szCs w:val="24"/>
            <w:shd w:val="clear" w:color="auto" w:fill="FFFFFF"/>
            <w:rPrChange w:id="4176" w:author="usher" w:date="2026-06-05T05:43:00Z">
              <w:rPr>
                <w:rFonts w:ascii="Arial" w:hAnsi="Arial" w:cs="Arial"/>
                <w:color w:val="222222"/>
                <w:sz w:val="20"/>
                <w:szCs w:val="20"/>
                <w:shd w:val="clear" w:color="auto" w:fill="FFFFFF"/>
              </w:rPr>
            </w:rPrChange>
          </w:rPr>
          <w:t>, S. and Elorza, P.M., 2021. Reducing the stigma of mental health disorders with a focus on low-and middle-income countries. </w:t>
        </w:r>
        <w:r w:rsidRPr="000F026B">
          <w:rPr>
            <w:rFonts w:ascii="Times New Roman" w:hAnsi="Times New Roman"/>
            <w:i/>
            <w:iCs/>
            <w:color w:val="222222"/>
            <w:sz w:val="24"/>
            <w:szCs w:val="24"/>
            <w:shd w:val="clear" w:color="auto" w:fill="FFFFFF"/>
            <w:rPrChange w:id="4177" w:author="usher" w:date="2026-06-05T05:43:00Z">
              <w:rPr>
                <w:rFonts w:ascii="Arial" w:hAnsi="Arial" w:cs="Arial"/>
                <w:i/>
                <w:iCs/>
                <w:color w:val="222222"/>
                <w:sz w:val="20"/>
                <w:szCs w:val="20"/>
                <w:shd w:val="clear" w:color="auto" w:fill="FFFFFF"/>
              </w:rPr>
            </w:rPrChange>
          </w:rPr>
          <w:t>Asian journal of psychiatry</w:t>
        </w:r>
        <w:r w:rsidRPr="000F026B">
          <w:rPr>
            <w:rFonts w:ascii="Times New Roman" w:hAnsi="Times New Roman"/>
            <w:color w:val="222222"/>
            <w:sz w:val="24"/>
            <w:szCs w:val="24"/>
            <w:shd w:val="clear" w:color="auto" w:fill="FFFFFF"/>
            <w:rPrChange w:id="4178"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4179" w:author="usher" w:date="2026-06-05T05:43:00Z">
              <w:rPr>
                <w:rFonts w:ascii="Arial" w:hAnsi="Arial" w:cs="Arial"/>
                <w:i/>
                <w:iCs/>
                <w:color w:val="222222"/>
                <w:sz w:val="20"/>
                <w:szCs w:val="20"/>
                <w:shd w:val="clear" w:color="auto" w:fill="FFFFFF"/>
              </w:rPr>
            </w:rPrChange>
          </w:rPr>
          <w:t>58</w:t>
        </w:r>
        <w:r w:rsidRPr="000F026B">
          <w:rPr>
            <w:rFonts w:ascii="Times New Roman" w:hAnsi="Times New Roman"/>
            <w:color w:val="222222"/>
            <w:sz w:val="24"/>
            <w:szCs w:val="24"/>
            <w:shd w:val="clear" w:color="auto" w:fill="FFFFFF"/>
            <w:rPrChange w:id="4180" w:author="usher" w:date="2026-06-05T05:43:00Z">
              <w:rPr>
                <w:rFonts w:ascii="Arial" w:hAnsi="Arial" w:cs="Arial"/>
                <w:color w:val="222222"/>
                <w:sz w:val="20"/>
                <w:szCs w:val="20"/>
                <w:shd w:val="clear" w:color="auto" w:fill="FFFFFF"/>
              </w:rPr>
            </w:rPrChange>
          </w:rPr>
          <w:t>, p.102601.</w:t>
        </w:r>
      </w:ins>
    </w:p>
    <w:p w14:paraId="279B33E8" w14:textId="6073EAF9" w:rsidR="009A4657" w:rsidRPr="000F026B" w:rsidRDefault="001A30E1">
      <w:pPr>
        <w:widowControl w:val="0"/>
        <w:autoSpaceDE w:val="0"/>
        <w:spacing w:before="40" w:after="0" w:line="360" w:lineRule="auto"/>
        <w:jc w:val="both"/>
        <w:rPr>
          <w:ins w:id="4181" w:author="usher" w:date="2026-03-25T14:45:00Z"/>
          <w:rFonts w:ascii="Times New Roman" w:hAnsi="Times New Roman"/>
          <w:color w:val="222222"/>
          <w:sz w:val="24"/>
          <w:szCs w:val="24"/>
          <w:shd w:val="clear" w:color="auto" w:fill="FFFFFF"/>
        </w:rPr>
      </w:pPr>
      <w:proofErr w:type="spellStart"/>
      <w:r w:rsidRPr="000F026B">
        <w:rPr>
          <w:rFonts w:ascii="Times New Roman" w:hAnsi="Times New Roman"/>
          <w:color w:val="222222"/>
          <w:sz w:val="24"/>
          <w:szCs w:val="24"/>
          <w:shd w:val="clear" w:color="auto" w:fill="FFFFFF"/>
        </w:rPr>
        <w:t>Jaworska</w:t>
      </w:r>
      <w:proofErr w:type="spellEnd"/>
      <w:r w:rsidRPr="000F026B">
        <w:rPr>
          <w:rFonts w:ascii="Times New Roman" w:hAnsi="Times New Roman"/>
          <w:color w:val="222222"/>
          <w:sz w:val="24"/>
          <w:szCs w:val="24"/>
          <w:shd w:val="clear" w:color="auto" w:fill="FFFFFF"/>
        </w:rPr>
        <w:t>, N. and MacQueen, G., 2015. Adolescence as a unique developmental period. </w:t>
      </w:r>
      <w:r w:rsidRPr="000F026B">
        <w:rPr>
          <w:rFonts w:ascii="Times New Roman" w:hAnsi="Times New Roman"/>
          <w:i/>
          <w:iCs/>
          <w:color w:val="222222"/>
          <w:sz w:val="24"/>
          <w:szCs w:val="24"/>
          <w:shd w:val="clear" w:color="auto" w:fill="FFFFFF"/>
        </w:rPr>
        <w:t>Journal of psychiatry &amp; neuroscience: JPN</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40</w:t>
      </w:r>
      <w:r w:rsidRPr="000F026B">
        <w:rPr>
          <w:rFonts w:ascii="Times New Roman" w:hAnsi="Times New Roman"/>
          <w:color w:val="222222"/>
          <w:sz w:val="24"/>
          <w:szCs w:val="24"/>
          <w:shd w:val="clear" w:color="auto" w:fill="FFFFFF"/>
        </w:rPr>
        <w:t>(5), p.291.</w:t>
      </w:r>
    </w:p>
    <w:p w14:paraId="5A0A3B5B" w14:textId="42E4493E" w:rsidR="000C0F19" w:rsidRPr="000F026B" w:rsidRDefault="000C0F19">
      <w:pPr>
        <w:widowControl w:val="0"/>
        <w:autoSpaceDE w:val="0"/>
        <w:spacing w:before="40" w:after="0" w:line="360" w:lineRule="auto"/>
        <w:jc w:val="both"/>
        <w:rPr>
          <w:ins w:id="4182" w:author="usher" w:date="2026-03-25T14:58:00Z"/>
          <w:rFonts w:ascii="Times New Roman" w:hAnsi="Times New Roman"/>
          <w:color w:val="222222"/>
          <w:sz w:val="24"/>
          <w:szCs w:val="24"/>
          <w:shd w:val="clear" w:color="auto" w:fill="FFFFFF"/>
        </w:rPr>
      </w:pPr>
      <w:ins w:id="4183" w:author="usher" w:date="2026-03-25T14:45:00Z">
        <w:r w:rsidRPr="000F026B">
          <w:rPr>
            <w:rFonts w:ascii="Times New Roman" w:hAnsi="Times New Roman"/>
            <w:color w:val="222222"/>
            <w:sz w:val="24"/>
            <w:szCs w:val="24"/>
            <w:shd w:val="clear" w:color="auto" w:fill="FFFFFF"/>
            <w:rPrChange w:id="4184" w:author="usher" w:date="2026-06-05T05:43:00Z">
              <w:rPr>
                <w:rFonts w:ascii="Arial" w:hAnsi="Arial" w:cs="Arial"/>
                <w:color w:val="222222"/>
                <w:sz w:val="20"/>
                <w:szCs w:val="20"/>
                <w:shd w:val="clear" w:color="auto" w:fill="FFFFFF"/>
              </w:rPr>
            </w:rPrChange>
          </w:rPr>
          <w:t>Johnson, D., Dupuis, G., Piche, J., Clayborne, Z. and Colman, I., 2018. Adult mental health outcomes of adolescent depression: A systematic review. </w:t>
        </w:r>
        <w:r w:rsidRPr="000F026B">
          <w:rPr>
            <w:rFonts w:ascii="Times New Roman" w:hAnsi="Times New Roman"/>
            <w:i/>
            <w:iCs/>
            <w:color w:val="222222"/>
            <w:sz w:val="24"/>
            <w:szCs w:val="24"/>
            <w:shd w:val="clear" w:color="auto" w:fill="FFFFFF"/>
            <w:rPrChange w:id="4185" w:author="usher" w:date="2026-06-05T05:43:00Z">
              <w:rPr>
                <w:rFonts w:ascii="Arial" w:hAnsi="Arial" w:cs="Arial"/>
                <w:i/>
                <w:iCs/>
                <w:color w:val="222222"/>
                <w:sz w:val="20"/>
                <w:szCs w:val="20"/>
                <w:shd w:val="clear" w:color="auto" w:fill="FFFFFF"/>
              </w:rPr>
            </w:rPrChange>
          </w:rPr>
          <w:t>Depression and anxiety</w:t>
        </w:r>
        <w:r w:rsidRPr="000F026B">
          <w:rPr>
            <w:rFonts w:ascii="Times New Roman" w:hAnsi="Times New Roman"/>
            <w:color w:val="222222"/>
            <w:sz w:val="24"/>
            <w:szCs w:val="24"/>
            <w:shd w:val="clear" w:color="auto" w:fill="FFFFFF"/>
            <w:rPrChange w:id="4186"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4187" w:author="usher" w:date="2026-06-05T05:43:00Z">
              <w:rPr>
                <w:rFonts w:ascii="Arial" w:hAnsi="Arial" w:cs="Arial"/>
                <w:i/>
                <w:iCs/>
                <w:color w:val="222222"/>
                <w:sz w:val="20"/>
                <w:szCs w:val="20"/>
                <w:shd w:val="clear" w:color="auto" w:fill="FFFFFF"/>
              </w:rPr>
            </w:rPrChange>
          </w:rPr>
          <w:t>35</w:t>
        </w:r>
        <w:r w:rsidRPr="000F026B">
          <w:rPr>
            <w:rFonts w:ascii="Times New Roman" w:hAnsi="Times New Roman"/>
            <w:color w:val="222222"/>
            <w:sz w:val="24"/>
            <w:szCs w:val="24"/>
            <w:shd w:val="clear" w:color="auto" w:fill="FFFFFF"/>
            <w:rPrChange w:id="4188" w:author="usher" w:date="2026-06-05T05:43:00Z">
              <w:rPr>
                <w:rFonts w:ascii="Arial" w:hAnsi="Arial" w:cs="Arial"/>
                <w:color w:val="222222"/>
                <w:sz w:val="20"/>
                <w:szCs w:val="20"/>
                <w:shd w:val="clear" w:color="auto" w:fill="FFFFFF"/>
              </w:rPr>
            </w:rPrChange>
          </w:rPr>
          <w:t>(8), pp.700-716.</w:t>
        </w:r>
      </w:ins>
    </w:p>
    <w:p w14:paraId="4ADAB234" w14:textId="301EC486" w:rsidR="00A47DF9" w:rsidRPr="000F026B" w:rsidRDefault="00A47DF9">
      <w:pPr>
        <w:widowControl w:val="0"/>
        <w:autoSpaceDE w:val="0"/>
        <w:spacing w:before="40" w:after="0" w:line="360" w:lineRule="auto"/>
        <w:jc w:val="both"/>
        <w:rPr>
          <w:rFonts w:ascii="Times New Roman" w:hAnsi="Times New Roman"/>
          <w:sz w:val="24"/>
          <w:szCs w:val="24"/>
          <w:rPrChange w:id="4189" w:author="usher" w:date="2026-06-05T05:43:00Z">
            <w:rPr/>
          </w:rPrChange>
        </w:rPr>
      </w:pPr>
      <w:ins w:id="4190" w:author="usher" w:date="2026-03-25T14:58:00Z">
        <w:r w:rsidRPr="000F026B">
          <w:rPr>
            <w:rFonts w:ascii="Times New Roman" w:hAnsi="Times New Roman"/>
            <w:color w:val="222222"/>
            <w:sz w:val="24"/>
            <w:szCs w:val="24"/>
            <w:shd w:val="clear" w:color="auto" w:fill="FFFFFF"/>
            <w:rPrChange w:id="4191" w:author="usher" w:date="2026-06-05T05:43:00Z">
              <w:rPr>
                <w:rFonts w:ascii="Arial" w:hAnsi="Arial" w:cs="Arial"/>
                <w:color w:val="222222"/>
                <w:sz w:val="20"/>
                <w:szCs w:val="20"/>
                <w:shd w:val="clear" w:color="auto" w:fill="FFFFFF"/>
              </w:rPr>
            </w:rPrChange>
          </w:rPr>
          <w:t xml:space="preserve">Jones, P.J., Mair, P., Riemann, B.C., </w:t>
        </w:r>
        <w:proofErr w:type="spellStart"/>
        <w:r w:rsidRPr="000F026B">
          <w:rPr>
            <w:rFonts w:ascii="Times New Roman" w:hAnsi="Times New Roman"/>
            <w:color w:val="222222"/>
            <w:sz w:val="24"/>
            <w:szCs w:val="24"/>
            <w:shd w:val="clear" w:color="auto" w:fill="FFFFFF"/>
            <w:rPrChange w:id="4192" w:author="usher" w:date="2026-06-05T05:43:00Z">
              <w:rPr>
                <w:rFonts w:ascii="Arial" w:hAnsi="Arial" w:cs="Arial"/>
                <w:color w:val="222222"/>
                <w:sz w:val="20"/>
                <w:szCs w:val="20"/>
                <w:shd w:val="clear" w:color="auto" w:fill="FFFFFF"/>
              </w:rPr>
            </w:rPrChange>
          </w:rPr>
          <w:t>Mugno</w:t>
        </w:r>
        <w:proofErr w:type="spellEnd"/>
        <w:r w:rsidRPr="000F026B">
          <w:rPr>
            <w:rFonts w:ascii="Times New Roman" w:hAnsi="Times New Roman"/>
            <w:color w:val="222222"/>
            <w:sz w:val="24"/>
            <w:szCs w:val="24"/>
            <w:shd w:val="clear" w:color="auto" w:fill="FFFFFF"/>
            <w:rPrChange w:id="4193" w:author="usher" w:date="2026-06-05T05:43:00Z">
              <w:rPr>
                <w:rFonts w:ascii="Arial" w:hAnsi="Arial" w:cs="Arial"/>
                <w:color w:val="222222"/>
                <w:sz w:val="20"/>
                <w:szCs w:val="20"/>
                <w:shd w:val="clear" w:color="auto" w:fill="FFFFFF"/>
              </w:rPr>
            </w:rPrChange>
          </w:rPr>
          <w:t>, B.L. and McNally, R.J., 2018. A network perspective on comorbid depression in adolescents with obsessive-compulsive disorder. </w:t>
        </w:r>
        <w:r w:rsidRPr="000F026B">
          <w:rPr>
            <w:rFonts w:ascii="Times New Roman" w:hAnsi="Times New Roman"/>
            <w:i/>
            <w:iCs/>
            <w:color w:val="222222"/>
            <w:sz w:val="24"/>
            <w:szCs w:val="24"/>
            <w:shd w:val="clear" w:color="auto" w:fill="FFFFFF"/>
            <w:rPrChange w:id="4194" w:author="usher" w:date="2026-06-05T05:43:00Z">
              <w:rPr>
                <w:rFonts w:ascii="Arial" w:hAnsi="Arial" w:cs="Arial"/>
                <w:i/>
                <w:iCs/>
                <w:color w:val="222222"/>
                <w:sz w:val="20"/>
                <w:szCs w:val="20"/>
                <w:shd w:val="clear" w:color="auto" w:fill="FFFFFF"/>
              </w:rPr>
            </w:rPrChange>
          </w:rPr>
          <w:t>Journal of anxiety disorders</w:t>
        </w:r>
        <w:r w:rsidRPr="000F026B">
          <w:rPr>
            <w:rFonts w:ascii="Times New Roman" w:hAnsi="Times New Roman"/>
            <w:color w:val="222222"/>
            <w:sz w:val="24"/>
            <w:szCs w:val="24"/>
            <w:shd w:val="clear" w:color="auto" w:fill="FFFFFF"/>
            <w:rPrChange w:id="4195"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4196" w:author="usher" w:date="2026-06-05T05:43:00Z">
              <w:rPr>
                <w:rFonts w:ascii="Arial" w:hAnsi="Arial" w:cs="Arial"/>
                <w:i/>
                <w:iCs/>
                <w:color w:val="222222"/>
                <w:sz w:val="20"/>
                <w:szCs w:val="20"/>
                <w:shd w:val="clear" w:color="auto" w:fill="FFFFFF"/>
              </w:rPr>
            </w:rPrChange>
          </w:rPr>
          <w:t>53</w:t>
        </w:r>
        <w:r w:rsidRPr="000F026B">
          <w:rPr>
            <w:rFonts w:ascii="Times New Roman" w:hAnsi="Times New Roman"/>
            <w:color w:val="222222"/>
            <w:sz w:val="24"/>
            <w:szCs w:val="24"/>
            <w:shd w:val="clear" w:color="auto" w:fill="FFFFFF"/>
            <w:rPrChange w:id="4197" w:author="usher" w:date="2026-06-05T05:43:00Z">
              <w:rPr>
                <w:rFonts w:ascii="Arial" w:hAnsi="Arial" w:cs="Arial"/>
                <w:color w:val="222222"/>
                <w:sz w:val="20"/>
                <w:szCs w:val="20"/>
                <w:shd w:val="clear" w:color="auto" w:fill="FFFFFF"/>
              </w:rPr>
            </w:rPrChange>
          </w:rPr>
          <w:t>, pp.1-8.</w:t>
        </w:r>
      </w:ins>
    </w:p>
    <w:p w14:paraId="08231B29" w14:textId="5D2DC48C" w:rsidR="009A4657" w:rsidRPr="000F026B" w:rsidRDefault="001A30E1">
      <w:pPr>
        <w:widowControl w:val="0"/>
        <w:autoSpaceDE w:val="0"/>
        <w:spacing w:before="40" w:after="0" w:line="360" w:lineRule="auto"/>
        <w:jc w:val="both"/>
        <w:rPr>
          <w:ins w:id="4198" w:author="usher" w:date="2026-03-25T14:58:00Z"/>
          <w:rFonts w:ascii="Times New Roman" w:hAnsi="Times New Roman"/>
          <w:color w:val="000000"/>
          <w:sz w:val="24"/>
          <w:szCs w:val="24"/>
        </w:rPr>
      </w:pPr>
      <w:proofErr w:type="spellStart"/>
      <w:r w:rsidRPr="000F026B">
        <w:rPr>
          <w:rFonts w:ascii="Times New Roman" w:hAnsi="Times New Roman"/>
          <w:color w:val="000000"/>
          <w:sz w:val="24"/>
          <w:szCs w:val="24"/>
        </w:rPr>
        <w:t>Jörns-Presentati</w:t>
      </w:r>
      <w:proofErr w:type="spellEnd"/>
      <w:r w:rsidRPr="000F026B">
        <w:rPr>
          <w:rFonts w:ascii="Times New Roman" w:hAnsi="Times New Roman"/>
          <w:color w:val="000000"/>
          <w:sz w:val="24"/>
          <w:szCs w:val="24"/>
        </w:rPr>
        <w:t xml:space="preserve">, A., </w:t>
      </w:r>
      <w:proofErr w:type="spellStart"/>
      <w:r w:rsidRPr="000F026B">
        <w:rPr>
          <w:rFonts w:ascii="Times New Roman" w:hAnsi="Times New Roman"/>
          <w:color w:val="000000"/>
          <w:sz w:val="24"/>
          <w:szCs w:val="24"/>
        </w:rPr>
        <w:t>Napp</w:t>
      </w:r>
      <w:proofErr w:type="spellEnd"/>
      <w:r w:rsidRPr="000F026B">
        <w:rPr>
          <w:rFonts w:ascii="Times New Roman" w:hAnsi="Times New Roman"/>
          <w:color w:val="000000"/>
          <w:sz w:val="24"/>
          <w:szCs w:val="24"/>
        </w:rPr>
        <w:t xml:space="preserve">, A.K., </w:t>
      </w:r>
      <w:proofErr w:type="spellStart"/>
      <w:r w:rsidRPr="000F026B">
        <w:rPr>
          <w:rFonts w:ascii="Times New Roman" w:hAnsi="Times New Roman"/>
          <w:color w:val="000000"/>
          <w:sz w:val="24"/>
          <w:szCs w:val="24"/>
        </w:rPr>
        <w:t>Dessauvagie</w:t>
      </w:r>
      <w:proofErr w:type="spellEnd"/>
      <w:r w:rsidRPr="000F026B">
        <w:rPr>
          <w:rFonts w:ascii="Times New Roman" w:hAnsi="Times New Roman"/>
          <w:color w:val="000000"/>
          <w:sz w:val="24"/>
          <w:szCs w:val="24"/>
        </w:rPr>
        <w:t xml:space="preserve">, A.S., Stein, D.J., Jonker, D., </w:t>
      </w:r>
      <w:proofErr w:type="spellStart"/>
      <w:r w:rsidRPr="000F026B">
        <w:rPr>
          <w:rFonts w:ascii="Times New Roman" w:hAnsi="Times New Roman"/>
          <w:color w:val="000000"/>
          <w:sz w:val="24"/>
          <w:szCs w:val="24"/>
        </w:rPr>
        <w:t>Breet</w:t>
      </w:r>
      <w:proofErr w:type="spellEnd"/>
      <w:r w:rsidRPr="000F026B">
        <w:rPr>
          <w:rFonts w:ascii="Times New Roman" w:hAnsi="Times New Roman"/>
          <w:color w:val="000000"/>
          <w:sz w:val="24"/>
          <w:szCs w:val="24"/>
        </w:rPr>
        <w:t>, E., Charles, W., Swart, R.L., Lahti, M., Suliman, S. and Jansen, R., </w:t>
      </w:r>
      <w:r w:rsidR="000E50A4" w:rsidRPr="008654E4">
        <w:rPr>
          <w:rFonts w:ascii="Times New Roman" w:hAnsi="Times New Roman"/>
          <w:sz w:val="24"/>
          <w:szCs w:val="24"/>
          <w:rPrChange w:id="4199" w:author="usher" w:date="2026-06-05T05:43:00Z">
            <w:rPr/>
          </w:rPrChange>
        </w:rPr>
        <w:fldChar w:fldCharType="begin"/>
      </w:r>
      <w:r w:rsidR="000E50A4" w:rsidRPr="000F026B">
        <w:rPr>
          <w:rFonts w:ascii="Times New Roman" w:hAnsi="Times New Roman"/>
          <w:sz w:val="24"/>
          <w:szCs w:val="24"/>
          <w:rPrChange w:id="4200" w:author="usher" w:date="2026-06-05T05:43:00Z">
            <w:rPr/>
          </w:rPrChange>
        </w:rPr>
        <w:instrText xml:space="preserve"> HYPERLINK "tel:2021" </w:instrText>
      </w:r>
      <w:r w:rsidR="000E50A4" w:rsidRPr="008654E4">
        <w:rPr>
          <w:rPrChange w:id="4201"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2021</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The prevalence of mental health problems in sub-Saharan adolescents: A systematic review. </w:t>
      </w:r>
      <w:proofErr w:type="spellStart"/>
      <w:r w:rsidRPr="000F026B">
        <w:rPr>
          <w:rFonts w:ascii="Times New Roman" w:hAnsi="Times New Roman"/>
          <w:color w:val="000000"/>
          <w:sz w:val="24"/>
          <w:szCs w:val="24"/>
        </w:rPr>
        <w:t>Plos</w:t>
      </w:r>
      <w:proofErr w:type="spellEnd"/>
      <w:r w:rsidRPr="000F026B">
        <w:rPr>
          <w:rFonts w:ascii="Times New Roman" w:hAnsi="Times New Roman"/>
          <w:color w:val="000000"/>
          <w:sz w:val="24"/>
          <w:szCs w:val="24"/>
        </w:rPr>
        <w:t xml:space="preserve"> one, 16(5), </w:t>
      </w:r>
      <w:proofErr w:type="gramStart"/>
      <w:r w:rsidRPr="000F026B">
        <w:rPr>
          <w:rFonts w:ascii="Times New Roman" w:hAnsi="Times New Roman"/>
          <w:color w:val="000000"/>
          <w:sz w:val="24"/>
          <w:szCs w:val="24"/>
        </w:rPr>
        <w:t>p.e</w:t>
      </w:r>
      <w:proofErr w:type="gramEnd"/>
      <w:r w:rsidR="000E50A4" w:rsidRPr="008654E4">
        <w:rPr>
          <w:rFonts w:ascii="Times New Roman" w:hAnsi="Times New Roman"/>
          <w:sz w:val="24"/>
          <w:szCs w:val="24"/>
          <w:rPrChange w:id="4202" w:author="usher" w:date="2026-06-05T05:43:00Z">
            <w:rPr/>
          </w:rPrChange>
        </w:rPr>
        <w:fldChar w:fldCharType="begin"/>
      </w:r>
      <w:r w:rsidR="000E50A4" w:rsidRPr="000F026B">
        <w:rPr>
          <w:rFonts w:ascii="Times New Roman" w:hAnsi="Times New Roman"/>
          <w:sz w:val="24"/>
          <w:szCs w:val="24"/>
          <w:rPrChange w:id="4203" w:author="usher" w:date="2026-06-05T05:43:00Z">
            <w:rPr/>
          </w:rPrChange>
        </w:rPr>
        <w:instrText xml:space="preserve"> HYPERLINK "tel:0251689" </w:instrText>
      </w:r>
      <w:r w:rsidR="000E50A4" w:rsidRPr="008654E4">
        <w:rPr>
          <w:rPrChange w:id="4204"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0251689</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4D6B7972" w14:textId="2146F2A6" w:rsidR="00A47DF9" w:rsidRPr="000F026B" w:rsidDel="00A47DF9" w:rsidRDefault="00A47DF9">
      <w:pPr>
        <w:widowControl w:val="0"/>
        <w:autoSpaceDE w:val="0"/>
        <w:spacing w:before="40" w:after="0" w:line="360" w:lineRule="auto"/>
        <w:jc w:val="both"/>
        <w:rPr>
          <w:del w:id="4205" w:author="usher" w:date="2026-03-25T14:58:00Z"/>
          <w:rFonts w:ascii="Times New Roman" w:hAnsi="Times New Roman"/>
          <w:sz w:val="24"/>
          <w:szCs w:val="24"/>
          <w:rPrChange w:id="4206" w:author="usher" w:date="2026-06-05T05:43:00Z">
            <w:rPr>
              <w:del w:id="4207" w:author="usher" w:date="2026-03-25T14:58:00Z"/>
            </w:rPr>
          </w:rPrChange>
        </w:rPr>
      </w:pPr>
    </w:p>
    <w:p w14:paraId="45D59922" w14:textId="77777777" w:rsidR="009A4657" w:rsidRPr="000F026B" w:rsidRDefault="001A30E1">
      <w:pPr>
        <w:widowControl w:val="0"/>
        <w:autoSpaceDE w:val="0"/>
        <w:spacing w:before="40" w:after="0" w:line="360" w:lineRule="auto"/>
        <w:jc w:val="both"/>
        <w:rPr>
          <w:rFonts w:ascii="Times New Roman" w:hAnsi="Times New Roman"/>
          <w:sz w:val="24"/>
          <w:szCs w:val="24"/>
          <w:rPrChange w:id="4208" w:author="usher" w:date="2026-06-05T05:43:00Z">
            <w:rPr/>
          </w:rPrChange>
        </w:rPr>
      </w:pPr>
      <w:r w:rsidRPr="000F026B">
        <w:rPr>
          <w:rFonts w:ascii="Times New Roman" w:hAnsi="Times New Roman"/>
          <w:color w:val="000000"/>
          <w:sz w:val="24"/>
          <w:szCs w:val="24"/>
        </w:rPr>
        <w:t xml:space="preserve">Kao, L.E., </w:t>
      </w:r>
      <w:proofErr w:type="spellStart"/>
      <w:r w:rsidRPr="000F026B">
        <w:rPr>
          <w:rFonts w:ascii="Times New Roman" w:hAnsi="Times New Roman"/>
          <w:color w:val="000000"/>
          <w:sz w:val="24"/>
          <w:szCs w:val="24"/>
        </w:rPr>
        <w:t>Peteet</w:t>
      </w:r>
      <w:proofErr w:type="spellEnd"/>
      <w:r w:rsidRPr="000F026B">
        <w:rPr>
          <w:rFonts w:ascii="Times New Roman" w:hAnsi="Times New Roman"/>
          <w:color w:val="000000"/>
          <w:sz w:val="24"/>
          <w:szCs w:val="24"/>
        </w:rPr>
        <w:t>, J.R. and Cook, C.C., </w:t>
      </w:r>
      <w:r w:rsidR="000E50A4" w:rsidRPr="008654E4">
        <w:rPr>
          <w:rFonts w:ascii="Times New Roman" w:hAnsi="Times New Roman"/>
          <w:sz w:val="24"/>
          <w:szCs w:val="24"/>
          <w:rPrChange w:id="4209" w:author="usher" w:date="2026-06-05T05:43:00Z">
            <w:rPr/>
          </w:rPrChange>
        </w:rPr>
        <w:fldChar w:fldCharType="begin"/>
      </w:r>
      <w:r w:rsidR="000E50A4" w:rsidRPr="000F026B">
        <w:rPr>
          <w:rFonts w:ascii="Times New Roman" w:hAnsi="Times New Roman"/>
          <w:sz w:val="24"/>
          <w:szCs w:val="24"/>
          <w:rPrChange w:id="4210" w:author="usher" w:date="2026-06-05T05:43:00Z">
            <w:rPr/>
          </w:rPrChange>
        </w:rPr>
        <w:instrText xml:space="preserve"> HYPERLINK "tel:2020" </w:instrText>
      </w:r>
      <w:r w:rsidR="000E50A4" w:rsidRPr="008654E4">
        <w:rPr>
          <w:rPrChange w:id="4211"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2020</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Spirituality and mental health. Journal for the Study of Spirituality, 10(1), pp.</w:t>
      </w:r>
      <w:r w:rsidR="000E50A4" w:rsidRPr="008654E4">
        <w:rPr>
          <w:rFonts w:ascii="Times New Roman" w:hAnsi="Times New Roman"/>
          <w:sz w:val="24"/>
          <w:szCs w:val="24"/>
          <w:rPrChange w:id="4212" w:author="usher" w:date="2026-06-05T05:43:00Z">
            <w:rPr/>
          </w:rPrChange>
        </w:rPr>
        <w:fldChar w:fldCharType="begin"/>
      </w:r>
      <w:r w:rsidR="000E50A4" w:rsidRPr="000F026B">
        <w:rPr>
          <w:rFonts w:ascii="Times New Roman" w:hAnsi="Times New Roman"/>
          <w:sz w:val="24"/>
          <w:szCs w:val="24"/>
          <w:rPrChange w:id="4213" w:author="usher" w:date="2026-06-05T05:43:00Z">
            <w:rPr/>
          </w:rPrChange>
        </w:rPr>
        <w:instrText xml:space="preserve"> HYPERLINK "tel:42-54" </w:instrText>
      </w:r>
      <w:r w:rsidR="000E50A4" w:rsidRPr="008654E4">
        <w:rPr>
          <w:rPrChange w:id="4214"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42-54</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2E6091C2" w14:textId="19784BC5" w:rsidR="009A4657" w:rsidRPr="000F026B" w:rsidRDefault="001A30E1">
      <w:pPr>
        <w:pStyle w:val="BodyText"/>
        <w:spacing w:line="360" w:lineRule="auto"/>
        <w:ind w:left="0" w:right="127"/>
        <w:jc w:val="both"/>
        <w:rPr>
          <w:ins w:id="4215" w:author="usher" w:date="2026-03-05T20:42:00Z"/>
          <w:color w:val="222222"/>
          <w:shd w:val="clear" w:color="auto" w:fill="FFFFFF"/>
        </w:rPr>
      </w:pPr>
      <w:proofErr w:type="spellStart"/>
      <w:r w:rsidRPr="000F026B">
        <w:rPr>
          <w:color w:val="222222"/>
          <w:shd w:val="clear" w:color="auto" w:fill="FFFFFF"/>
        </w:rPr>
        <w:t>Kapfhammer</w:t>
      </w:r>
      <w:proofErr w:type="spellEnd"/>
      <w:r w:rsidRPr="000F026B">
        <w:rPr>
          <w:color w:val="222222"/>
          <w:shd w:val="clear" w:color="auto" w:fill="FFFFFF"/>
        </w:rPr>
        <w:t>, H.P., 2006. Somatic symptoms in depression. </w:t>
      </w:r>
      <w:r w:rsidRPr="000F026B">
        <w:rPr>
          <w:i/>
          <w:iCs/>
          <w:color w:val="222222"/>
          <w:shd w:val="clear" w:color="auto" w:fill="FFFFFF"/>
        </w:rPr>
        <w:t>Dialogues in clinical neuroscience</w:t>
      </w:r>
      <w:r w:rsidRPr="000F026B">
        <w:rPr>
          <w:color w:val="222222"/>
          <w:shd w:val="clear" w:color="auto" w:fill="FFFFFF"/>
        </w:rPr>
        <w:t>, </w:t>
      </w:r>
      <w:r w:rsidRPr="000F026B">
        <w:rPr>
          <w:i/>
          <w:iCs/>
          <w:color w:val="222222"/>
          <w:shd w:val="clear" w:color="auto" w:fill="FFFFFF"/>
        </w:rPr>
        <w:t>8</w:t>
      </w:r>
      <w:r w:rsidRPr="000F026B">
        <w:rPr>
          <w:color w:val="222222"/>
          <w:shd w:val="clear" w:color="auto" w:fill="FFFFFF"/>
        </w:rPr>
        <w:t>(2), pp.227-239.</w:t>
      </w:r>
    </w:p>
    <w:p w14:paraId="36FF83F5" w14:textId="3EC725EC" w:rsidR="00A20662" w:rsidRPr="000F026B" w:rsidRDefault="00A20662">
      <w:pPr>
        <w:pStyle w:val="BodyText"/>
        <w:spacing w:line="360" w:lineRule="auto"/>
        <w:ind w:left="0" w:right="127"/>
        <w:jc w:val="both"/>
      </w:pPr>
      <w:ins w:id="4216" w:author="usher" w:date="2026-03-05T20:42:00Z">
        <w:r w:rsidRPr="000F026B">
          <w:rPr>
            <w:color w:val="222222"/>
            <w:shd w:val="clear" w:color="auto" w:fill="FFFFFF"/>
            <w:rPrChange w:id="4217" w:author="usher" w:date="2026-06-05T05:43:00Z">
              <w:rPr>
                <w:rFonts w:ascii="Arial" w:hAnsi="Arial" w:cs="Arial"/>
                <w:color w:val="222222"/>
                <w:sz w:val="20"/>
                <w:szCs w:val="20"/>
                <w:shd w:val="clear" w:color="auto" w:fill="FFFFFF"/>
              </w:rPr>
            </w:rPrChange>
          </w:rPr>
          <w:t>Keller, S., 2020. What does mental health have to do with well</w:t>
        </w:r>
        <w:r w:rsidRPr="000F026B">
          <w:rPr>
            <w:color w:val="222222"/>
            <w:shd w:val="clear" w:color="auto" w:fill="FFFFFF"/>
            <w:rPrChange w:id="4218" w:author="usher" w:date="2026-06-05T05:43:00Z">
              <w:rPr>
                <w:rFonts w:ascii="Cambria Math" w:hAnsi="Cambria Math" w:cs="Cambria Math"/>
                <w:color w:val="222222"/>
                <w:sz w:val="20"/>
                <w:szCs w:val="20"/>
                <w:shd w:val="clear" w:color="auto" w:fill="FFFFFF"/>
              </w:rPr>
            </w:rPrChange>
          </w:rPr>
          <w:t>‐</w:t>
        </w:r>
        <w:proofErr w:type="gramStart"/>
        <w:r w:rsidRPr="000F026B">
          <w:rPr>
            <w:color w:val="222222"/>
            <w:shd w:val="clear" w:color="auto" w:fill="FFFFFF"/>
            <w:rPrChange w:id="4219" w:author="usher" w:date="2026-06-05T05:43:00Z">
              <w:rPr>
                <w:rFonts w:ascii="Arial" w:hAnsi="Arial" w:cs="Arial"/>
                <w:color w:val="222222"/>
                <w:sz w:val="20"/>
                <w:szCs w:val="20"/>
                <w:shd w:val="clear" w:color="auto" w:fill="FFFFFF"/>
              </w:rPr>
            </w:rPrChange>
          </w:rPr>
          <w:t>being?.</w:t>
        </w:r>
        <w:proofErr w:type="gramEnd"/>
        <w:r w:rsidRPr="000F026B">
          <w:rPr>
            <w:color w:val="222222"/>
            <w:shd w:val="clear" w:color="auto" w:fill="FFFFFF"/>
            <w:rPrChange w:id="4220"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221" w:author="usher" w:date="2026-06-05T05:43:00Z">
              <w:rPr>
                <w:rFonts w:ascii="Arial" w:hAnsi="Arial" w:cs="Arial"/>
                <w:i/>
                <w:iCs/>
                <w:color w:val="222222"/>
                <w:sz w:val="20"/>
                <w:szCs w:val="20"/>
                <w:shd w:val="clear" w:color="auto" w:fill="FFFFFF"/>
              </w:rPr>
            </w:rPrChange>
          </w:rPr>
          <w:t>Bioethics</w:t>
        </w:r>
        <w:r w:rsidRPr="000F026B">
          <w:rPr>
            <w:color w:val="222222"/>
            <w:shd w:val="clear" w:color="auto" w:fill="FFFFFF"/>
            <w:rPrChange w:id="4222"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223" w:author="usher" w:date="2026-06-05T05:43:00Z">
              <w:rPr>
                <w:rFonts w:ascii="Arial" w:hAnsi="Arial" w:cs="Arial"/>
                <w:i/>
                <w:iCs/>
                <w:color w:val="222222"/>
                <w:sz w:val="20"/>
                <w:szCs w:val="20"/>
                <w:shd w:val="clear" w:color="auto" w:fill="FFFFFF"/>
              </w:rPr>
            </w:rPrChange>
          </w:rPr>
          <w:t>34</w:t>
        </w:r>
        <w:r w:rsidRPr="000F026B">
          <w:rPr>
            <w:color w:val="222222"/>
            <w:shd w:val="clear" w:color="auto" w:fill="FFFFFF"/>
            <w:rPrChange w:id="4224" w:author="usher" w:date="2026-06-05T05:43:00Z">
              <w:rPr>
                <w:rFonts w:ascii="Arial" w:hAnsi="Arial" w:cs="Arial"/>
                <w:color w:val="222222"/>
                <w:sz w:val="20"/>
                <w:szCs w:val="20"/>
                <w:shd w:val="clear" w:color="auto" w:fill="FFFFFF"/>
              </w:rPr>
            </w:rPrChange>
          </w:rPr>
          <w:t>(3), pp.228-234.</w:t>
        </w:r>
      </w:ins>
    </w:p>
    <w:p w14:paraId="49C4823D" w14:textId="77777777" w:rsidR="009A4657" w:rsidRPr="000F026B" w:rsidRDefault="001A30E1">
      <w:pPr>
        <w:widowControl w:val="0"/>
        <w:autoSpaceDE w:val="0"/>
        <w:spacing w:before="40" w:after="0" w:line="360" w:lineRule="auto"/>
        <w:jc w:val="both"/>
        <w:rPr>
          <w:rFonts w:ascii="Times New Roman" w:hAnsi="Times New Roman"/>
          <w:sz w:val="24"/>
          <w:szCs w:val="24"/>
          <w:rPrChange w:id="4225" w:author="usher" w:date="2026-06-05T05:43:00Z">
            <w:rPr/>
          </w:rPrChange>
        </w:rPr>
      </w:pPr>
      <w:proofErr w:type="spellStart"/>
      <w:r w:rsidRPr="000F026B">
        <w:rPr>
          <w:rFonts w:ascii="Times New Roman" w:hAnsi="Times New Roman"/>
          <w:sz w:val="24"/>
          <w:szCs w:val="24"/>
        </w:rPr>
        <w:t>Kieling</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Adewuya</w:t>
      </w:r>
      <w:proofErr w:type="spellEnd"/>
      <w:r w:rsidRPr="000F026B">
        <w:rPr>
          <w:rFonts w:ascii="Times New Roman" w:hAnsi="Times New Roman"/>
          <w:sz w:val="24"/>
          <w:szCs w:val="24"/>
        </w:rPr>
        <w:t xml:space="preserve">, Fisher, </w:t>
      </w:r>
      <w:proofErr w:type="spellStart"/>
      <w:r w:rsidRPr="000F026B">
        <w:rPr>
          <w:rFonts w:ascii="Times New Roman" w:hAnsi="Times New Roman"/>
          <w:sz w:val="24"/>
          <w:szCs w:val="24"/>
        </w:rPr>
        <w:t>Karmacharya</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Kohrt</w:t>
      </w:r>
      <w:proofErr w:type="spellEnd"/>
      <w:r w:rsidRPr="000F026B">
        <w:rPr>
          <w:rFonts w:ascii="Times New Roman" w:hAnsi="Times New Roman"/>
          <w:sz w:val="24"/>
          <w:szCs w:val="24"/>
        </w:rPr>
        <w:t xml:space="preserve">, Swart and </w:t>
      </w:r>
      <w:proofErr w:type="spellStart"/>
      <w:r w:rsidRPr="000F026B">
        <w:rPr>
          <w:rFonts w:ascii="Times New Roman" w:hAnsi="Times New Roman"/>
          <w:sz w:val="24"/>
          <w:szCs w:val="24"/>
        </w:rPr>
        <w:t>Mondelli</w:t>
      </w:r>
      <w:proofErr w:type="spellEnd"/>
      <w:r w:rsidRPr="000F026B">
        <w:rPr>
          <w:rFonts w:ascii="Times New Roman" w:hAnsi="Times New Roman"/>
          <w:i/>
          <w:sz w:val="24"/>
          <w:szCs w:val="24"/>
        </w:rPr>
        <w:t>.</w:t>
      </w:r>
      <w:r w:rsidRPr="000F026B">
        <w:rPr>
          <w:rFonts w:ascii="Times New Roman" w:hAnsi="Times New Roman"/>
          <w:sz w:val="24"/>
          <w:szCs w:val="24"/>
        </w:rPr>
        <w:t>, (2019) ‘Identifying depression early in adolescence’, 3(4), pp. 211–213. Available at: https://doi.org/10.1016/S2352-4642(19)30059-8.Identifying.</w:t>
      </w:r>
    </w:p>
    <w:p w14:paraId="12C531EF" w14:textId="77777777" w:rsidR="009A4657" w:rsidRPr="000F026B" w:rsidRDefault="001A30E1">
      <w:pPr>
        <w:pStyle w:val="BodyText"/>
        <w:spacing w:line="360" w:lineRule="auto"/>
        <w:ind w:left="0" w:right="122"/>
        <w:jc w:val="both"/>
      </w:pPr>
      <w:r w:rsidRPr="000F026B">
        <w:t>Kendler,</w:t>
      </w:r>
      <w:r w:rsidRPr="000F026B">
        <w:rPr>
          <w:spacing w:val="57"/>
        </w:rPr>
        <w:t xml:space="preserve"> </w:t>
      </w:r>
      <w:r w:rsidRPr="000F026B">
        <w:t>K.S.</w:t>
      </w:r>
      <w:r w:rsidRPr="000F026B">
        <w:rPr>
          <w:spacing w:val="58"/>
        </w:rPr>
        <w:t xml:space="preserve"> </w:t>
      </w:r>
      <w:r w:rsidRPr="000F026B">
        <w:t>(2020)</w:t>
      </w:r>
      <w:r w:rsidRPr="000F026B">
        <w:rPr>
          <w:spacing w:val="58"/>
        </w:rPr>
        <w:t xml:space="preserve"> </w:t>
      </w:r>
      <w:r w:rsidRPr="000F026B">
        <w:t>‘The</w:t>
      </w:r>
      <w:r w:rsidRPr="000F026B">
        <w:rPr>
          <w:spacing w:val="58"/>
        </w:rPr>
        <w:t xml:space="preserve"> </w:t>
      </w:r>
      <w:r w:rsidRPr="000F026B">
        <w:t>Origin</w:t>
      </w:r>
      <w:r w:rsidRPr="000F026B">
        <w:rPr>
          <w:spacing w:val="57"/>
        </w:rPr>
        <w:t xml:space="preserve"> </w:t>
      </w:r>
      <w:r w:rsidRPr="000F026B">
        <w:t>of</w:t>
      </w:r>
      <w:r w:rsidRPr="000F026B">
        <w:rPr>
          <w:spacing w:val="58"/>
        </w:rPr>
        <w:t xml:space="preserve"> </w:t>
      </w:r>
      <w:r w:rsidRPr="000F026B">
        <w:t>Our</w:t>
      </w:r>
      <w:r w:rsidRPr="000F026B">
        <w:rPr>
          <w:spacing w:val="58"/>
        </w:rPr>
        <w:t xml:space="preserve"> </w:t>
      </w:r>
      <w:r w:rsidRPr="000F026B">
        <w:t>Modern</w:t>
      </w:r>
      <w:r w:rsidRPr="000F026B">
        <w:rPr>
          <w:spacing w:val="58"/>
        </w:rPr>
        <w:t xml:space="preserve"> </w:t>
      </w:r>
      <w:r w:rsidRPr="000F026B">
        <w:t>Concept</w:t>
      </w:r>
      <w:r w:rsidRPr="000F026B">
        <w:rPr>
          <w:spacing w:val="58"/>
        </w:rPr>
        <w:t xml:space="preserve"> </w:t>
      </w:r>
      <w:r w:rsidRPr="000F026B">
        <w:t>of</w:t>
      </w:r>
      <w:r w:rsidRPr="000F026B">
        <w:rPr>
          <w:spacing w:val="57"/>
        </w:rPr>
        <w:t xml:space="preserve"> </w:t>
      </w:r>
      <w:r w:rsidRPr="000F026B">
        <w:t>Depression—The</w:t>
      </w:r>
      <w:r w:rsidRPr="000F026B">
        <w:rPr>
          <w:spacing w:val="58"/>
        </w:rPr>
        <w:t xml:space="preserve"> </w:t>
      </w:r>
      <w:r w:rsidRPr="000F026B">
        <w:t>History</w:t>
      </w:r>
      <w:r w:rsidRPr="000F026B">
        <w:rPr>
          <w:spacing w:val="58"/>
        </w:rPr>
        <w:t xml:space="preserve"> </w:t>
      </w:r>
      <w:r w:rsidRPr="000F026B">
        <w:t>of</w:t>
      </w:r>
      <w:r w:rsidRPr="000F026B">
        <w:rPr>
          <w:spacing w:val="-58"/>
        </w:rPr>
        <w:t xml:space="preserve"> </w:t>
      </w:r>
      <w:r w:rsidRPr="000F026B">
        <w:t>Melancholia</w:t>
      </w:r>
      <w:r w:rsidRPr="000F026B">
        <w:rPr>
          <w:spacing w:val="1"/>
        </w:rPr>
        <w:t xml:space="preserve"> </w:t>
      </w:r>
      <w:r w:rsidRPr="000F026B">
        <w:t>From</w:t>
      </w:r>
      <w:r w:rsidRPr="000F026B">
        <w:rPr>
          <w:spacing w:val="1"/>
        </w:rPr>
        <w:t xml:space="preserve"> </w:t>
      </w:r>
      <w:r w:rsidRPr="000F026B">
        <w:t>1780-1880</w:t>
      </w:r>
      <w:r w:rsidRPr="000F026B">
        <w:rPr>
          <w:spacing w:val="1"/>
        </w:rPr>
        <w:t xml:space="preserve"> </w:t>
      </w:r>
      <w:r w:rsidRPr="000F026B">
        <w:t>A</w:t>
      </w:r>
      <w:r w:rsidRPr="000F026B">
        <w:rPr>
          <w:spacing w:val="1"/>
        </w:rPr>
        <w:t xml:space="preserve"> </w:t>
      </w:r>
      <w:r w:rsidRPr="000F026B">
        <w:t>Review’,</w:t>
      </w:r>
      <w:r w:rsidRPr="000F026B">
        <w:rPr>
          <w:spacing w:val="1"/>
        </w:rPr>
        <w:t xml:space="preserve"> </w:t>
      </w:r>
      <w:r w:rsidRPr="000F026B">
        <w:t>pp.</w:t>
      </w:r>
      <w:r w:rsidRPr="000F026B">
        <w:rPr>
          <w:spacing w:val="1"/>
        </w:rPr>
        <w:t xml:space="preserve"> </w:t>
      </w:r>
      <w:r w:rsidRPr="000F026B">
        <w:t>1–6.</w:t>
      </w:r>
      <w:r w:rsidRPr="000F026B">
        <w:rPr>
          <w:spacing w:val="1"/>
        </w:rPr>
        <w:t xml:space="preserve"> </w:t>
      </w:r>
      <w:r w:rsidRPr="000F026B">
        <w:t>Available</w:t>
      </w:r>
      <w:r w:rsidRPr="000F026B">
        <w:rPr>
          <w:spacing w:val="1"/>
        </w:rPr>
        <w:t xml:space="preserve"> </w:t>
      </w:r>
      <w:r w:rsidRPr="000F026B">
        <w:t>at:</w:t>
      </w:r>
      <w:r w:rsidRPr="000F026B">
        <w:rPr>
          <w:spacing w:val="1"/>
        </w:rPr>
        <w:t xml:space="preserve"> </w:t>
      </w:r>
      <w:r w:rsidRPr="000F026B">
        <w:t>https://doi.org/10.1001/jamapsychiatry.2019.4709.</w:t>
      </w:r>
    </w:p>
    <w:p w14:paraId="32195426" w14:textId="77777777" w:rsidR="009A4657" w:rsidRPr="000F026B" w:rsidRDefault="001A30E1">
      <w:pPr>
        <w:pStyle w:val="BodyText"/>
        <w:spacing w:line="360" w:lineRule="auto"/>
        <w:ind w:left="0" w:right="122"/>
        <w:jc w:val="both"/>
      </w:pPr>
      <w:r w:rsidRPr="000F026B">
        <w:rPr>
          <w:color w:val="222222"/>
          <w:shd w:val="clear" w:color="auto" w:fill="FFFFFF"/>
        </w:rPr>
        <w:t xml:space="preserve">Khan, U.R., Razzak, J.A. and </w:t>
      </w:r>
      <w:proofErr w:type="spellStart"/>
      <w:r w:rsidRPr="000F026B">
        <w:rPr>
          <w:color w:val="222222"/>
          <w:shd w:val="clear" w:color="auto" w:fill="FFFFFF"/>
        </w:rPr>
        <w:t>Wärnberg</w:t>
      </w:r>
      <w:proofErr w:type="spellEnd"/>
      <w:r w:rsidRPr="000F026B">
        <w:rPr>
          <w:color w:val="222222"/>
          <w:shd w:val="clear" w:color="auto" w:fill="FFFFFF"/>
        </w:rPr>
        <w:t>, M.G., 2021. Global trends in adolescents’ road traffic injury mortality, 1990–2019. </w:t>
      </w:r>
      <w:r w:rsidRPr="000F026B">
        <w:rPr>
          <w:i/>
          <w:iCs/>
          <w:color w:val="222222"/>
          <w:shd w:val="clear" w:color="auto" w:fill="FFFFFF"/>
        </w:rPr>
        <w:t>Archives of disease in childhood</w:t>
      </w:r>
      <w:r w:rsidRPr="000F026B">
        <w:rPr>
          <w:color w:val="222222"/>
          <w:shd w:val="clear" w:color="auto" w:fill="FFFFFF"/>
        </w:rPr>
        <w:t>, </w:t>
      </w:r>
      <w:r w:rsidRPr="000F026B">
        <w:rPr>
          <w:i/>
          <w:iCs/>
          <w:color w:val="222222"/>
          <w:shd w:val="clear" w:color="auto" w:fill="FFFFFF"/>
        </w:rPr>
        <w:t>106</w:t>
      </w:r>
      <w:r w:rsidRPr="000F026B">
        <w:rPr>
          <w:color w:val="222222"/>
          <w:shd w:val="clear" w:color="auto" w:fill="FFFFFF"/>
        </w:rPr>
        <w:t>(8), pp.753-757.</w:t>
      </w:r>
    </w:p>
    <w:p w14:paraId="506FF5B3" w14:textId="41531275" w:rsidR="009016F5" w:rsidRPr="000F026B" w:rsidRDefault="001A30E1">
      <w:pPr>
        <w:pStyle w:val="BodyText"/>
        <w:spacing w:line="360" w:lineRule="auto"/>
        <w:ind w:left="0" w:right="122"/>
        <w:jc w:val="both"/>
        <w:rPr>
          <w:color w:val="000000"/>
          <w:rPrChange w:id="4226" w:author="usher" w:date="2026-06-05T05:43:00Z">
            <w:rPr/>
          </w:rPrChange>
        </w:rPr>
      </w:pPr>
      <w:r w:rsidRPr="000F026B">
        <w:rPr>
          <w:color w:val="000000"/>
        </w:rPr>
        <w:t xml:space="preserve">Kutcher, S., Wei, Y., </w:t>
      </w:r>
      <w:proofErr w:type="spellStart"/>
      <w:r w:rsidRPr="000F026B">
        <w:rPr>
          <w:color w:val="000000"/>
        </w:rPr>
        <w:t>Gilberds</w:t>
      </w:r>
      <w:proofErr w:type="spellEnd"/>
      <w:r w:rsidRPr="000F026B">
        <w:rPr>
          <w:color w:val="000000"/>
        </w:rPr>
        <w:t xml:space="preserve">, H., </w:t>
      </w:r>
      <w:proofErr w:type="spellStart"/>
      <w:r w:rsidRPr="000F026B">
        <w:rPr>
          <w:color w:val="000000"/>
        </w:rPr>
        <w:t>Ubuguyu</w:t>
      </w:r>
      <w:proofErr w:type="spellEnd"/>
      <w:r w:rsidRPr="000F026B">
        <w:rPr>
          <w:color w:val="000000"/>
        </w:rPr>
        <w:t xml:space="preserve">, O., </w:t>
      </w:r>
      <w:proofErr w:type="spellStart"/>
      <w:r w:rsidRPr="000F026B">
        <w:rPr>
          <w:color w:val="000000"/>
        </w:rPr>
        <w:t>Njau</w:t>
      </w:r>
      <w:proofErr w:type="spellEnd"/>
      <w:r w:rsidRPr="000F026B">
        <w:rPr>
          <w:color w:val="000000"/>
        </w:rPr>
        <w:t xml:space="preserve">, T., Brown, A., </w:t>
      </w:r>
      <w:proofErr w:type="spellStart"/>
      <w:r w:rsidRPr="000F026B">
        <w:rPr>
          <w:color w:val="000000"/>
        </w:rPr>
        <w:t>Sabuni</w:t>
      </w:r>
      <w:proofErr w:type="spellEnd"/>
      <w:r w:rsidRPr="000F026B">
        <w:rPr>
          <w:color w:val="000000"/>
        </w:rPr>
        <w:t xml:space="preserve">, N., </w:t>
      </w:r>
      <w:proofErr w:type="spellStart"/>
      <w:r w:rsidRPr="000F026B">
        <w:rPr>
          <w:color w:val="000000"/>
        </w:rPr>
        <w:t>Magimba</w:t>
      </w:r>
      <w:proofErr w:type="spellEnd"/>
      <w:r w:rsidRPr="000F026B">
        <w:rPr>
          <w:color w:val="000000"/>
        </w:rPr>
        <w:t>, A. and Perkins, K., </w:t>
      </w:r>
      <w:r w:rsidR="000E50A4" w:rsidRPr="008654E4">
        <w:fldChar w:fldCharType="begin"/>
      </w:r>
      <w:r w:rsidR="000E50A4" w:rsidRPr="000F026B">
        <w:instrText xml:space="preserve"> HYPERLINK "tel:2016" </w:instrText>
      </w:r>
      <w:r w:rsidR="000E50A4" w:rsidRPr="008654E4">
        <w:rPr>
          <w:rPrChange w:id="4227" w:author="usher" w:date="2026-06-05T05:43:00Z">
            <w:rPr>
              <w:rStyle w:val="Hyperlink"/>
            </w:rPr>
          </w:rPrChange>
        </w:rPr>
        <w:fldChar w:fldCharType="separate"/>
      </w:r>
      <w:r w:rsidR="009A4657" w:rsidRPr="000F026B">
        <w:rPr>
          <w:rStyle w:val="Hyperlink"/>
        </w:rPr>
        <w:t>2016</w:t>
      </w:r>
      <w:r w:rsidR="000E50A4" w:rsidRPr="008654E4">
        <w:rPr>
          <w:rStyle w:val="Hyperlink"/>
        </w:rPr>
        <w:fldChar w:fldCharType="end"/>
      </w:r>
      <w:r w:rsidRPr="000F026B">
        <w:rPr>
          <w:color w:val="000000"/>
        </w:rPr>
        <w:t xml:space="preserve">. A school mental health literacy curriculum resource training </w:t>
      </w:r>
      <w:r w:rsidRPr="000F026B">
        <w:rPr>
          <w:color w:val="000000"/>
        </w:rPr>
        <w:lastRenderedPageBreak/>
        <w:t>approach: Effects on Tanzanian teachers’ mental health knowledge, stigma and help-seeking efficacy. International Journal of Mental Health Systems, 10(50), pp.1–9.</w:t>
      </w:r>
    </w:p>
    <w:p w14:paraId="64A1F32D" w14:textId="77777777" w:rsidR="009A4657" w:rsidRPr="000F026B" w:rsidRDefault="001A30E1">
      <w:pPr>
        <w:pStyle w:val="BodyText"/>
        <w:spacing w:line="360" w:lineRule="auto"/>
        <w:ind w:left="0"/>
        <w:jc w:val="both"/>
      </w:pPr>
      <w:r w:rsidRPr="000F026B">
        <w:rPr>
          <w:color w:val="000000"/>
        </w:rPr>
        <w:t>Liu, P., Tu, H., Zhang, A., Yang, C., Liu, Z., Lei, L., Wu, P., Sun, N. and Zhang, K., </w:t>
      </w:r>
      <w:r w:rsidR="000E50A4" w:rsidRPr="008654E4">
        <w:fldChar w:fldCharType="begin"/>
      </w:r>
      <w:r w:rsidR="000E50A4" w:rsidRPr="000F026B">
        <w:instrText xml:space="preserve"> HYPERLINK "tel:2021" </w:instrText>
      </w:r>
      <w:r w:rsidR="000E50A4" w:rsidRPr="008654E4">
        <w:rPr>
          <w:rPrChange w:id="4228" w:author="usher" w:date="2026-06-05T05:43:00Z">
            <w:rPr>
              <w:rStyle w:val="Hyperlink"/>
            </w:rPr>
          </w:rPrChange>
        </w:rPr>
        <w:fldChar w:fldCharType="separate"/>
      </w:r>
      <w:r w:rsidR="009A4657" w:rsidRPr="000F026B">
        <w:rPr>
          <w:rStyle w:val="Hyperlink"/>
        </w:rPr>
        <w:t>2021</w:t>
      </w:r>
      <w:r w:rsidR="000E50A4" w:rsidRPr="008654E4">
        <w:rPr>
          <w:rStyle w:val="Hyperlink"/>
        </w:rPr>
        <w:fldChar w:fldCharType="end"/>
      </w:r>
      <w:r w:rsidRPr="000F026B">
        <w:rPr>
          <w:color w:val="000000"/>
        </w:rPr>
        <w:t>. Brain functional alterations in MDD patients with somatic symptoms: a resting-state fMRI study. Journal of Affective Disorders, </w:t>
      </w:r>
      <w:r w:rsidR="000E50A4" w:rsidRPr="008654E4">
        <w:fldChar w:fldCharType="begin"/>
      </w:r>
      <w:r w:rsidR="000E50A4" w:rsidRPr="000F026B">
        <w:instrText xml:space="preserve"> HYPERLINK "tel:295" </w:instrText>
      </w:r>
      <w:r w:rsidR="000E50A4" w:rsidRPr="008654E4">
        <w:rPr>
          <w:rPrChange w:id="4229" w:author="usher" w:date="2026-06-05T05:43:00Z">
            <w:rPr>
              <w:rStyle w:val="Hyperlink"/>
            </w:rPr>
          </w:rPrChange>
        </w:rPr>
        <w:fldChar w:fldCharType="separate"/>
      </w:r>
      <w:r w:rsidR="009A4657" w:rsidRPr="000F026B">
        <w:rPr>
          <w:rStyle w:val="Hyperlink"/>
        </w:rPr>
        <w:t>295</w:t>
      </w:r>
      <w:r w:rsidR="000E50A4" w:rsidRPr="008654E4">
        <w:rPr>
          <w:rStyle w:val="Hyperlink"/>
        </w:rPr>
        <w:fldChar w:fldCharType="end"/>
      </w:r>
      <w:r w:rsidRPr="000F026B">
        <w:rPr>
          <w:color w:val="000000"/>
        </w:rPr>
        <w:t>, pp.</w:t>
      </w:r>
      <w:r w:rsidR="000E50A4" w:rsidRPr="008654E4">
        <w:fldChar w:fldCharType="begin"/>
      </w:r>
      <w:r w:rsidR="000E50A4" w:rsidRPr="000F026B">
        <w:instrText xml:space="preserve"> HYPERLINK "tel:788-796" </w:instrText>
      </w:r>
      <w:r w:rsidR="000E50A4" w:rsidRPr="008654E4">
        <w:rPr>
          <w:rPrChange w:id="4230" w:author="usher" w:date="2026-06-05T05:43:00Z">
            <w:rPr>
              <w:rStyle w:val="Hyperlink"/>
            </w:rPr>
          </w:rPrChange>
        </w:rPr>
        <w:fldChar w:fldCharType="separate"/>
      </w:r>
      <w:r w:rsidR="009A4657" w:rsidRPr="000F026B">
        <w:rPr>
          <w:rStyle w:val="Hyperlink"/>
        </w:rPr>
        <w:t>788-796</w:t>
      </w:r>
      <w:r w:rsidR="000E50A4" w:rsidRPr="008654E4">
        <w:rPr>
          <w:rStyle w:val="Hyperlink"/>
        </w:rPr>
        <w:fldChar w:fldCharType="end"/>
      </w:r>
      <w:r w:rsidRPr="000F026B">
        <w:rPr>
          <w:color w:val="000000"/>
        </w:rPr>
        <w:t>.</w:t>
      </w:r>
    </w:p>
    <w:p w14:paraId="33FAE1CF" w14:textId="77777777" w:rsidR="009A4657" w:rsidRPr="000F026B" w:rsidRDefault="001A30E1">
      <w:pPr>
        <w:pStyle w:val="BodyText"/>
        <w:spacing w:line="360" w:lineRule="auto"/>
        <w:ind w:left="0"/>
        <w:jc w:val="both"/>
      </w:pPr>
      <w:proofErr w:type="spellStart"/>
      <w:r w:rsidRPr="000F026B">
        <w:t>Lourenço</w:t>
      </w:r>
      <w:proofErr w:type="spellEnd"/>
      <w:r w:rsidRPr="000F026B">
        <w:t xml:space="preserve">, Ximenes, Vasconcelos, </w:t>
      </w:r>
      <w:proofErr w:type="spellStart"/>
      <w:r w:rsidRPr="000F026B">
        <w:t>Sougey</w:t>
      </w:r>
      <w:proofErr w:type="spellEnd"/>
      <w:r w:rsidRPr="000F026B">
        <w:t xml:space="preserve"> (2015) ‘Archives of Psychiatric Nursing Prevalence of suicide risk among adolescents with depressive symptoms’, </w:t>
      </w:r>
      <w:r w:rsidRPr="000F026B">
        <w:rPr>
          <w:i/>
          <w:iCs/>
        </w:rPr>
        <w:t>Archives of Psychiatric Nursing</w:t>
      </w:r>
      <w:r w:rsidRPr="000F026B">
        <w:t xml:space="preserve"> [Preprint]. Available at: https://doi.org/10.1016/j.apnu.2015.11.003.</w:t>
      </w:r>
    </w:p>
    <w:p w14:paraId="3AB5A195" w14:textId="77777777" w:rsidR="009A4657" w:rsidRPr="000F026B" w:rsidRDefault="001A30E1">
      <w:pPr>
        <w:widowControl w:val="0"/>
        <w:autoSpaceDE w:val="0"/>
        <w:spacing w:before="40" w:after="0" w:line="360" w:lineRule="auto"/>
        <w:jc w:val="both"/>
        <w:rPr>
          <w:rFonts w:ascii="Times New Roman" w:hAnsi="Times New Roman"/>
          <w:sz w:val="24"/>
          <w:szCs w:val="24"/>
          <w:rPrChange w:id="4231" w:author="usher" w:date="2026-06-05T05:43:00Z">
            <w:rPr/>
          </w:rPrChange>
        </w:rPr>
      </w:pPr>
      <w:r w:rsidRPr="000F026B">
        <w:rPr>
          <w:rFonts w:ascii="Times New Roman" w:hAnsi="Times New Roman"/>
          <w:color w:val="000000"/>
          <w:sz w:val="24"/>
          <w:szCs w:val="24"/>
        </w:rPr>
        <w:t xml:space="preserve">Lu, B., Lin, L. and </w:t>
      </w:r>
      <w:proofErr w:type="spellStart"/>
      <w:r w:rsidRPr="000F026B">
        <w:rPr>
          <w:rFonts w:ascii="Times New Roman" w:hAnsi="Times New Roman"/>
          <w:color w:val="000000"/>
          <w:sz w:val="24"/>
          <w:szCs w:val="24"/>
        </w:rPr>
        <w:t>Su</w:t>
      </w:r>
      <w:proofErr w:type="spellEnd"/>
      <w:r w:rsidRPr="000F026B">
        <w:rPr>
          <w:rFonts w:ascii="Times New Roman" w:hAnsi="Times New Roman"/>
          <w:color w:val="000000"/>
          <w:sz w:val="24"/>
          <w:szCs w:val="24"/>
        </w:rPr>
        <w:t>, X., </w:t>
      </w:r>
      <w:r w:rsidR="000E50A4" w:rsidRPr="008654E4">
        <w:rPr>
          <w:rFonts w:ascii="Times New Roman" w:hAnsi="Times New Roman"/>
          <w:sz w:val="24"/>
          <w:szCs w:val="24"/>
          <w:rPrChange w:id="4232" w:author="usher" w:date="2026-06-05T05:43:00Z">
            <w:rPr/>
          </w:rPrChange>
        </w:rPr>
        <w:fldChar w:fldCharType="begin"/>
      </w:r>
      <w:r w:rsidR="000E50A4" w:rsidRPr="000F026B">
        <w:rPr>
          <w:rFonts w:ascii="Times New Roman" w:hAnsi="Times New Roman"/>
          <w:sz w:val="24"/>
          <w:szCs w:val="24"/>
          <w:rPrChange w:id="4233" w:author="usher" w:date="2026-06-05T05:43:00Z">
            <w:rPr/>
          </w:rPrChange>
        </w:rPr>
        <w:instrText xml:space="preserve"> HYPERLINK "tel:2024" </w:instrText>
      </w:r>
      <w:r w:rsidR="000E50A4" w:rsidRPr="008654E4">
        <w:rPr>
          <w:rPrChange w:id="4234"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2024</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Global burden of depression or depressive symptoms in children and adolescents: A systematic review and meta-analysis. Journal of affective disorders.</w:t>
      </w:r>
    </w:p>
    <w:p w14:paraId="6504B3BC" w14:textId="77777777" w:rsidR="009A4657" w:rsidRPr="000F026B" w:rsidRDefault="001A30E1">
      <w:pPr>
        <w:widowControl w:val="0"/>
        <w:autoSpaceDE w:val="0"/>
        <w:spacing w:before="40" w:after="0" w:line="360" w:lineRule="auto"/>
        <w:jc w:val="both"/>
        <w:rPr>
          <w:rFonts w:ascii="Times New Roman" w:hAnsi="Times New Roman"/>
          <w:sz w:val="24"/>
          <w:szCs w:val="24"/>
          <w:rPrChange w:id="4235" w:author="usher" w:date="2026-06-05T05:43:00Z">
            <w:rPr/>
          </w:rPrChange>
        </w:rPr>
      </w:pPr>
      <w:r w:rsidRPr="000F026B">
        <w:rPr>
          <w:rFonts w:ascii="Times New Roman" w:hAnsi="Times New Roman"/>
          <w:color w:val="222222"/>
          <w:sz w:val="24"/>
          <w:szCs w:val="24"/>
          <w:shd w:val="clear" w:color="auto" w:fill="FFFFFF"/>
        </w:rPr>
        <w:t>Maclean, L. and Law, J.M., 2022. Supporting primary school students' mental health needs: Educators' perceptions of roles, barriers, and abilities. </w:t>
      </w:r>
      <w:r w:rsidRPr="000F026B">
        <w:rPr>
          <w:rFonts w:ascii="Times New Roman" w:hAnsi="Times New Roman"/>
          <w:i/>
          <w:iCs/>
          <w:color w:val="222222"/>
          <w:sz w:val="24"/>
          <w:szCs w:val="24"/>
          <w:shd w:val="clear" w:color="auto" w:fill="FFFFFF"/>
        </w:rPr>
        <w:t>Psychology in the Schools</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59</w:t>
      </w:r>
      <w:r w:rsidRPr="000F026B">
        <w:rPr>
          <w:rFonts w:ascii="Times New Roman" w:hAnsi="Times New Roman"/>
          <w:color w:val="222222"/>
          <w:sz w:val="24"/>
          <w:szCs w:val="24"/>
          <w:shd w:val="clear" w:color="auto" w:fill="FFFFFF"/>
        </w:rPr>
        <w:t>(11), pp.2359-2377.</w:t>
      </w:r>
    </w:p>
    <w:p w14:paraId="00700EA3" w14:textId="19CECBBC" w:rsidR="009A4657" w:rsidRPr="000F026B" w:rsidRDefault="001A30E1">
      <w:pPr>
        <w:widowControl w:val="0"/>
        <w:autoSpaceDE w:val="0"/>
        <w:spacing w:before="40" w:after="0" w:line="360" w:lineRule="auto"/>
        <w:jc w:val="both"/>
        <w:rPr>
          <w:ins w:id="4236" w:author="usher" w:date="2026-03-25T13:10:00Z"/>
          <w:rFonts w:ascii="Times New Roman" w:hAnsi="Times New Roman"/>
          <w:color w:val="222222"/>
          <w:sz w:val="24"/>
          <w:szCs w:val="24"/>
          <w:shd w:val="clear" w:color="auto" w:fill="FFFFFF"/>
        </w:rPr>
      </w:pPr>
      <w:proofErr w:type="spellStart"/>
      <w:r w:rsidRPr="000F026B">
        <w:rPr>
          <w:rFonts w:ascii="Times New Roman" w:hAnsi="Times New Roman"/>
          <w:color w:val="222222"/>
          <w:sz w:val="24"/>
          <w:szCs w:val="24"/>
          <w:shd w:val="clear" w:color="auto" w:fill="FFFFFF"/>
        </w:rPr>
        <w:t>Marinucci</w:t>
      </w:r>
      <w:proofErr w:type="spellEnd"/>
      <w:r w:rsidRPr="000F026B">
        <w:rPr>
          <w:rFonts w:ascii="Times New Roman" w:hAnsi="Times New Roman"/>
          <w:color w:val="222222"/>
          <w:sz w:val="24"/>
          <w:szCs w:val="24"/>
          <w:shd w:val="clear" w:color="auto" w:fill="FFFFFF"/>
        </w:rPr>
        <w:t xml:space="preserve">, A., </w:t>
      </w:r>
      <w:proofErr w:type="spellStart"/>
      <w:r w:rsidRPr="000F026B">
        <w:rPr>
          <w:rFonts w:ascii="Times New Roman" w:hAnsi="Times New Roman"/>
          <w:color w:val="222222"/>
          <w:sz w:val="24"/>
          <w:szCs w:val="24"/>
          <w:shd w:val="clear" w:color="auto" w:fill="FFFFFF"/>
        </w:rPr>
        <w:t>Grové</w:t>
      </w:r>
      <w:proofErr w:type="spellEnd"/>
      <w:r w:rsidRPr="000F026B">
        <w:rPr>
          <w:rFonts w:ascii="Times New Roman" w:hAnsi="Times New Roman"/>
          <w:color w:val="222222"/>
          <w:sz w:val="24"/>
          <w:szCs w:val="24"/>
          <w:shd w:val="clear" w:color="auto" w:fill="FFFFFF"/>
        </w:rPr>
        <w:t>, C. and Allen, K.A., 2023. A scoping review and analysis of mental health literacy interventions for children and youth. </w:t>
      </w:r>
      <w:r w:rsidRPr="000F026B">
        <w:rPr>
          <w:rFonts w:ascii="Times New Roman" w:hAnsi="Times New Roman"/>
          <w:i/>
          <w:iCs/>
          <w:color w:val="222222"/>
          <w:sz w:val="24"/>
          <w:szCs w:val="24"/>
          <w:shd w:val="clear" w:color="auto" w:fill="FFFFFF"/>
        </w:rPr>
        <w:t>School Psychology Review</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52</w:t>
      </w:r>
      <w:r w:rsidRPr="000F026B">
        <w:rPr>
          <w:rFonts w:ascii="Times New Roman" w:hAnsi="Times New Roman"/>
          <w:color w:val="222222"/>
          <w:sz w:val="24"/>
          <w:szCs w:val="24"/>
          <w:shd w:val="clear" w:color="auto" w:fill="FFFFFF"/>
        </w:rPr>
        <w:t>(2), pp.144-158.</w:t>
      </w:r>
    </w:p>
    <w:p w14:paraId="2D6AB028" w14:textId="0565E7AD" w:rsidR="00B66EDC" w:rsidRPr="000F026B" w:rsidRDefault="00B66EDC">
      <w:pPr>
        <w:widowControl w:val="0"/>
        <w:autoSpaceDE w:val="0"/>
        <w:spacing w:before="40" w:after="0" w:line="360" w:lineRule="auto"/>
        <w:jc w:val="both"/>
        <w:rPr>
          <w:rFonts w:ascii="Times New Roman" w:hAnsi="Times New Roman"/>
          <w:sz w:val="24"/>
          <w:szCs w:val="24"/>
          <w:rPrChange w:id="4237" w:author="usher" w:date="2026-06-05T05:43:00Z">
            <w:rPr/>
          </w:rPrChange>
        </w:rPr>
      </w:pPr>
      <w:ins w:id="4238" w:author="usher" w:date="2026-03-25T13:10:00Z">
        <w:r w:rsidRPr="000F026B">
          <w:rPr>
            <w:rFonts w:ascii="Times New Roman" w:hAnsi="Times New Roman"/>
            <w:sz w:val="24"/>
            <w:szCs w:val="24"/>
          </w:rPr>
          <w:t>Mehta, U.M., Wood, S.J., Bella-</w:t>
        </w:r>
        <w:proofErr w:type="spellStart"/>
        <w:r w:rsidRPr="000F026B">
          <w:rPr>
            <w:rFonts w:ascii="Times New Roman" w:hAnsi="Times New Roman"/>
            <w:sz w:val="24"/>
            <w:szCs w:val="24"/>
          </w:rPr>
          <w:t>Awusah</w:t>
        </w:r>
        <w:proofErr w:type="spellEnd"/>
        <w:r w:rsidRPr="000F026B">
          <w:rPr>
            <w:rFonts w:ascii="Times New Roman" w:hAnsi="Times New Roman"/>
            <w:sz w:val="24"/>
            <w:szCs w:val="24"/>
          </w:rPr>
          <w:t xml:space="preserve">, T., Konrad, K., Liu, C.H., Patton, G.C., Paus, T., </w:t>
        </w:r>
        <w:proofErr w:type="spellStart"/>
        <w:r w:rsidRPr="000F026B">
          <w:rPr>
            <w:rFonts w:ascii="Times New Roman" w:hAnsi="Times New Roman"/>
            <w:sz w:val="24"/>
            <w:szCs w:val="24"/>
          </w:rPr>
          <w:t>Reininghaus</w:t>
        </w:r>
        <w:proofErr w:type="spellEnd"/>
        <w:r w:rsidRPr="000F026B">
          <w:rPr>
            <w:rFonts w:ascii="Times New Roman" w:hAnsi="Times New Roman"/>
            <w:sz w:val="24"/>
            <w:szCs w:val="24"/>
          </w:rPr>
          <w:t xml:space="preserve">, U., Schumann, G., </w:t>
        </w:r>
        <w:proofErr w:type="spellStart"/>
        <w:r w:rsidRPr="000F026B">
          <w:rPr>
            <w:rFonts w:ascii="Times New Roman" w:hAnsi="Times New Roman"/>
            <w:sz w:val="24"/>
            <w:szCs w:val="24"/>
          </w:rPr>
          <w:t>Susser</w:t>
        </w:r>
        <w:proofErr w:type="spellEnd"/>
        <w:r w:rsidRPr="000F026B">
          <w:rPr>
            <w:rFonts w:ascii="Times New Roman" w:hAnsi="Times New Roman"/>
            <w:sz w:val="24"/>
            <w:szCs w:val="24"/>
          </w:rPr>
          <w:t>, E. and Yang, L.H., 2020. Youth mental health: a paradigm for prevention and early intervention. World Psychiatry, 19(3), pp.279–281.</w:t>
        </w:r>
      </w:ins>
    </w:p>
    <w:p w14:paraId="65EE46CC" w14:textId="5526BB9A" w:rsidR="009A4657" w:rsidRPr="000F026B" w:rsidRDefault="001A30E1">
      <w:pPr>
        <w:widowControl w:val="0"/>
        <w:autoSpaceDE w:val="0"/>
        <w:spacing w:before="40" w:after="0" w:line="360" w:lineRule="auto"/>
        <w:jc w:val="both"/>
        <w:rPr>
          <w:ins w:id="4239" w:author="usher" w:date="2026-05-13T07:58:00Z"/>
          <w:rFonts w:ascii="Times New Roman" w:hAnsi="Times New Roman"/>
          <w:color w:val="222222"/>
          <w:sz w:val="24"/>
          <w:szCs w:val="24"/>
          <w:shd w:val="clear" w:color="auto" w:fill="FFFFFF"/>
        </w:rPr>
      </w:pPr>
      <w:bookmarkStart w:id="4240" w:name="_Hlk237515673"/>
      <w:bookmarkEnd w:id="4128"/>
      <w:r w:rsidRPr="000F026B">
        <w:rPr>
          <w:rFonts w:ascii="Times New Roman" w:hAnsi="Times New Roman"/>
          <w:color w:val="222222"/>
          <w:sz w:val="24"/>
          <w:szCs w:val="24"/>
          <w:shd w:val="clear" w:color="auto" w:fill="FFFFFF"/>
        </w:rPr>
        <w:t>Menon, G.R., Yadav, J. and John, D., 2022. Burden of non-communicable diseases and its associated economic costs in India. </w:t>
      </w:r>
      <w:r w:rsidRPr="000F026B">
        <w:rPr>
          <w:rFonts w:ascii="Times New Roman" w:hAnsi="Times New Roman"/>
          <w:i/>
          <w:iCs/>
          <w:color w:val="222222"/>
          <w:sz w:val="24"/>
          <w:szCs w:val="24"/>
          <w:shd w:val="clear" w:color="auto" w:fill="FFFFFF"/>
        </w:rPr>
        <w:t>Social Sciences &amp; Humanities Open</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5</w:t>
      </w:r>
      <w:r w:rsidRPr="000F026B">
        <w:rPr>
          <w:rFonts w:ascii="Times New Roman" w:hAnsi="Times New Roman"/>
          <w:color w:val="222222"/>
          <w:sz w:val="24"/>
          <w:szCs w:val="24"/>
          <w:shd w:val="clear" w:color="auto" w:fill="FFFFFF"/>
        </w:rPr>
        <w:t>(1), p.100256.</w:t>
      </w:r>
    </w:p>
    <w:p w14:paraId="49F7F0B7" w14:textId="47BBD3C8" w:rsidR="00290A2B" w:rsidRPr="000F026B" w:rsidRDefault="00290A2B">
      <w:pPr>
        <w:rPr>
          <w:ins w:id="4241" w:author="usher" w:date="2026-03-25T13:09:00Z"/>
          <w:rFonts w:ascii="Times New Roman" w:hAnsi="Times New Roman"/>
          <w:sz w:val="24"/>
          <w:szCs w:val="24"/>
          <w:rPrChange w:id="4242" w:author="usher" w:date="2026-06-05T05:43:00Z">
            <w:rPr>
              <w:ins w:id="4243" w:author="usher" w:date="2026-03-25T13:09:00Z"/>
              <w:rFonts w:ascii="Times New Roman" w:hAnsi="Times New Roman"/>
              <w:color w:val="222222"/>
              <w:sz w:val="24"/>
              <w:szCs w:val="24"/>
              <w:shd w:val="clear" w:color="auto" w:fill="FFFFFF"/>
            </w:rPr>
          </w:rPrChange>
        </w:rPr>
        <w:pPrChange w:id="4244" w:author="usher" w:date="2026-05-13T07:58:00Z">
          <w:pPr>
            <w:widowControl w:val="0"/>
            <w:autoSpaceDE w:val="0"/>
            <w:spacing w:before="40" w:after="0" w:line="360" w:lineRule="auto"/>
            <w:jc w:val="both"/>
          </w:pPr>
        </w:pPrChange>
      </w:pPr>
      <w:ins w:id="4245" w:author="usher" w:date="2026-05-13T07:58:00Z">
        <w:r w:rsidRPr="000F026B">
          <w:rPr>
            <w:rFonts w:ascii="Times New Roman" w:hAnsi="Times New Roman"/>
            <w:sz w:val="24"/>
            <w:szCs w:val="24"/>
          </w:rPr>
          <w:t>WHO (2019</w:t>
        </w:r>
        <w:proofErr w:type="gramStart"/>
        <w:r w:rsidRPr="000F026B">
          <w:rPr>
            <w:rFonts w:ascii="Times New Roman" w:hAnsi="Times New Roman"/>
            <w:sz w:val="24"/>
            <w:szCs w:val="24"/>
          </w:rPr>
          <w:t>).</w:t>
        </w:r>
        <w:proofErr w:type="gramEnd"/>
        <w:r w:rsidRPr="000F026B">
          <w:rPr>
            <w:rFonts w:ascii="Times New Roman" w:hAnsi="Times New Roman"/>
            <w:sz w:val="24"/>
            <w:szCs w:val="24"/>
          </w:rPr>
          <w:t xml:space="preserve"> Mental Health in the African Region</w:t>
        </w:r>
        <w:r w:rsidRPr="000F026B">
          <w:rPr>
            <w:rFonts w:ascii="Times New Roman" w:hAnsi="Times New Roman"/>
            <w:sz w:val="24"/>
            <w:szCs w:val="24"/>
          </w:rPr>
          <w:br/>
          <w:t>https://www.afro.who.int/publications/mental-health-atlas-african-region</w:t>
        </w:r>
      </w:ins>
    </w:p>
    <w:p w14:paraId="19084B4C" w14:textId="3A58E3B2" w:rsidR="00B66EDC" w:rsidRPr="000F026B" w:rsidDel="00B66EDC" w:rsidRDefault="00B66EDC">
      <w:pPr>
        <w:widowControl w:val="0"/>
        <w:autoSpaceDE w:val="0"/>
        <w:spacing w:before="40" w:after="0" w:line="360" w:lineRule="auto"/>
        <w:jc w:val="both"/>
        <w:rPr>
          <w:del w:id="4246" w:author="usher" w:date="2026-03-25T13:10:00Z"/>
          <w:rFonts w:ascii="Times New Roman" w:hAnsi="Times New Roman"/>
          <w:sz w:val="24"/>
          <w:szCs w:val="24"/>
          <w:rPrChange w:id="4247" w:author="usher" w:date="2026-06-05T05:43:00Z">
            <w:rPr>
              <w:del w:id="4248" w:author="usher" w:date="2026-03-25T13:10:00Z"/>
            </w:rPr>
          </w:rPrChange>
        </w:rPr>
      </w:pPr>
    </w:p>
    <w:p w14:paraId="011EFA2C" w14:textId="7F08806D" w:rsidR="009A4657" w:rsidRPr="000F026B" w:rsidRDefault="001A30E1">
      <w:pPr>
        <w:widowControl w:val="0"/>
        <w:autoSpaceDE w:val="0"/>
        <w:spacing w:before="40" w:after="0" w:line="360" w:lineRule="auto"/>
        <w:jc w:val="both"/>
        <w:rPr>
          <w:ins w:id="4249" w:author="usher" w:date="2026-04-18T06:46:00Z"/>
          <w:rFonts w:ascii="Times New Roman" w:hAnsi="Times New Roman"/>
          <w:color w:val="222222"/>
          <w:sz w:val="24"/>
          <w:szCs w:val="24"/>
          <w:shd w:val="clear" w:color="auto" w:fill="FFFFFF"/>
        </w:rPr>
      </w:pPr>
      <w:r w:rsidRPr="000F026B">
        <w:rPr>
          <w:rFonts w:ascii="Times New Roman" w:hAnsi="Times New Roman"/>
          <w:color w:val="222222"/>
          <w:sz w:val="24"/>
          <w:szCs w:val="24"/>
          <w:shd w:val="clear" w:color="auto" w:fill="FFFFFF"/>
        </w:rPr>
        <w:t>Meyer, Heidi C., and Francis S. Lee. "Translating developmental neuroscience to understand risk for psychiatric disorders." </w:t>
      </w:r>
      <w:r w:rsidRPr="000F026B">
        <w:rPr>
          <w:rFonts w:ascii="Times New Roman" w:hAnsi="Times New Roman"/>
          <w:i/>
          <w:iCs/>
          <w:color w:val="222222"/>
          <w:sz w:val="24"/>
          <w:szCs w:val="24"/>
          <w:shd w:val="clear" w:color="auto" w:fill="FFFFFF"/>
        </w:rPr>
        <w:t>American Journal of Psychiatry</w:t>
      </w:r>
      <w:r w:rsidRPr="000F026B">
        <w:rPr>
          <w:rFonts w:ascii="Times New Roman" w:hAnsi="Times New Roman"/>
          <w:color w:val="222222"/>
          <w:sz w:val="24"/>
          <w:szCs w:val="24"/>
          <w:shd w:val="clear" w:color="auto" w:fill="FFFFFF"/>
        </w:rPr>
        <w:t> 180, no. 8 (2023): 540-547.</w:t>
      </w:r>
    </w:p>
    <w:p w14:paraId="061DDC7F" w14:textId="77777777" w:rsidR="00CB0C8A" w:rsidRPr="000F026B" w:rsidRDefault="00CB0C8A">
      <w:pPr>
        <w:pStyle w:val="BodyText"/>
        <w:spacing w:before="41" w:line="360" w:lineRule="auto"/>
        <w:ind w:left="0" w:right="119"/>
        <w:jc w:val="both"/>
        <w:rPr>
          <w:ins w:id="4250" w:author="usher" w:date="2026-04-18T06:46:00Z"/>
          <w:color w:val="222222"/>
          <w:shd w:val="clear" w:color="auto" w:fill="FFFFFF"/>
        </w:rPr>
        <w:pPrChange w:id="4251" w:author="usher" w:date="2026-04-18T06:46:00Z">
          <w:pPr>
            <w:pStyle w:val="BodyText"/>
            <w:spacing w:before="41" w:line="360" w:lineRule="auto"/>
            <w:ind w:right="119"/>
            <w:jc w:val="both"/>
          </w:pPr>
        </w:pPrChange>
      </w:pPr>
      <w:ins w:id="4252" w:author="usher" w:date="2026-04-18T06:46:00Z">
        <w:r w:rsidRPr="000F026B">
          <w:rPr>
            <w:color w:val="222222"/>
            <w:shd w:val="clear" w:color="auto" w:fill="FFFFFF"/>
          </w:rPr>
          <w:t>Mohammed, D.S., 2025. Mental Health and Mental Diseases/Disorders: Issues in Perspective in Nigeria. </w:t>
        </w:r>
        <w:proofErr w:type="spellStart"/>
        <w:r w:rsidRPr="000F026B">
          <w:rPr>
            <w:i/>
            <w:iCs/>
            <w:color w:val="222222"/>
            <w:shd w:val="clear" w:color="auto" w:fill="FFFFFF"/>
          </w:rPr>
          <w:t>FULafia</w:t>
        </w:r>
        <w:proofErr w:type="spellEnd"/>
        <w:r w:rsidRPr="000F026B">
          <w:rPr>
            <w:i/>
            <w:iCs/>
            <w:color w:val="222222"/>
            <w:shd w:val="clear" w:color="auto" w:fill="FFFFFF"/>
          </w:rPr>
          <w:t xml:space="preserve"> Journal of Health Sciences</w:t>
        </w:r>
        <w:r w:rsidRPr="000F026B">
          <w:rPr>
            <w:color w:val="222222"/>
            <w:shd w:val="clear" w:color="auto" w:fill="FFFFFF"/>
          </w:rPr>
          <w:t>, </w:t>
        </w:r>
        <w:r w:rsidRPr="000F026B">
          <w:rPr>
            <w:i/>
            <w:iCs/>
            <w:color w:val="222222"/>
            <w:shd w:val="clear" w:color="auto" w:fill="FFFFFF"/>
          </w:rPr>
          <w:t>1</w:t>
        </w:r>
        <w:r w:rsidRPr="000F026B">
          <w:rPr>
            <w:color w:val="222222"/>
            <w:shd w:val="clear" w:color="auto" w:fill="FFFFFF"/>
          </w:rPr>
          <w:t>(1), pp.69-73.</w:t>
        </w:r>
      </w:ins>
    </w:p>
    <w:p w14:paraId="0433E311" w14:textId="77777777" w:rsidR="00CB0C8A" w:rsidRPr="000F026B" w:rsidDel="006F63A4" w:rsidRDefault="00CB0C8A">
      <w:pPr>
        <w:widowControl w:val="0"/>
        <w:autoSpaceDE w:val="0"/>
        <w:spacing w:before="40" w:after="0" w:line="360" w:lineRule="auto"/>
        <w:jc w:val="both"/>
        <w:rPr>
          <w:del w:id="4253" w:author="usher" w:date="2026-04-18T06:46:00Z"/>
          <w:rFonts w:ascii="Times New Roman" w:hAnsi="Times New Roman"/>
          <w:sz w:val="24"/>
          <w:szCs w:val="24"/>
          <w:rPrChange w:id="4254" w:author="usher" w:date="2026-06-05T05:43:00Z">
            <w:rPr>
              <w:del w:id="4255" w:author="usher" w:date="2026-04-18T06:46:00Z"/>
            </w:rPr>
          </w:rPrChange>
        </w:rPr>
      </w:pPr>
    </w:p>
    <w:p w14:paraId="1C7024CE" w14:textId="77777777" w:rsidR="009A4657" w:rsidRPr="000F026B" w:rsidRDefault="001A30E1">
      <w:pPr>
        <w:widowControl w:val="0"/>
        <w:autoSpaceDE w:val="0"/>
        <w:spacing w:before="40" w:after="0" w:line="360" w:lineRule="auto"/>
        <w:jc w:val="both"/>
        <w:rPr>
          <w:rFonts w:ascii="Times New Roman" w:hAnsi="Times New Roman"/>
          <w:sz w:val="24"/>
          <w:szCs w:val="24"/>
          <w:rPrChange w:id="4256" w:author="usher" w:date="2026-06-05T05:43:00Z">
            <w:rPr/>
          </w:rPrChange>
        </w:rPr>
      </w:pPr>
      <w:proofErr w:type="spellStart"/>
      <w:r w:rsidRPr="000F026B">
        <w:rPr>
          <w:rFonts w:ascii="Times New Roman" w:hAnsi="Times New Roman"/>
          <w:color w:val="222222"/>
          <w:sz w:val="24"/>
          <w:szCs w:val="24"/>
          <w:shd w:val="clear" w:color="auto" w:fill="FFFFFF"/>
        </w:rPr>
        <w:t>Muhit</w:t>
      </w:r>
      <w:proofErr w:type="spellEnd"/>
      <w:r w:rsidRPr="000F026B">
        <w:rPr>
          <w:rFonts w:ascii="Times New Roman" w:hAnsi="Times New Roman"/>
          <w:color w:val="222222"/>
          <w:sz w:val="24"/>
          <w:szCs w:val="24"/>
          <w:shd w:val="clear" w:color="auto" w:fill="FFFFFF"/>
        </w:rPr>
        <w:t xml:space="preserve">, M.A., Maruf, M.M., Ahmed, H. and </w:t>
      </w:r>
      <w:proofErr w:type="spellStart"/>
      <w:r w:rsidRPr="000F026B">
        <w:rPr>
          <w:rFonts w:ascii="Times New Roman" w:hAnsi="Times New Roman"/>
          <w:color w:val="222222"/>
          <w:sz w:val="24"/>
          <w:szCs w:val="24"/>
          <w:shd w:val="clear" w:color="auto" w:fill="FFFFFF"/>
        </w:rPr>
        <w:t>Alam</w:t>
      </w:r>
      <w:proofErr w:type="spellEnd"/>
      <w:r w:rsidRPr="000F026B">
        <w:rPr>
          <w:rFonts w:ascii="Times New Roman" w:hAnsi="Times New Roman"/>
          <w:color w:val="222222"/>
          <w:sz w:val="24"/>
          <w:szCs w:val="24"/>
          <w:shd w:val="clear" w:color="auto" w:fill="FFFFFF"/>
        </w:rPr>
        <w:t>, M.T., 2011. Depression and physical illness: an update. </w:t>
      </w:r>
      <w:r w:rsidRPr="000F026B">
        <w:rPr>
          <w:rFonts w:ascii="Times New Roman" w:hAnsi="Times New Roman"/>
          <w:i/>
          <w:iCs/>
          <w:color w:val="222222"/>
          <w:sz w:val="24"/>
          <w:szCs w:val="24"/>
          <w:shd w:val="clear" w:color="auto" w:fill="FFFFFF"/>
        </w:rPr>
        <w:t>Ban Med J</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40</w:t>
      </w:r>
      <w:r w:rsidRPr="000F026B">
        <w:rPr>
          <w:rFonts w:ascii="Times New Roman" w:hAnsi="Times New Roman"/>
          <w:color w:val="222222"/>
          <w:sz w:val="24"/>
          <w:szCs w:val="24"/>
          <w:shd w:val="clear" w:color="auto" w:fill="FFFFFF"/>
        </w:rPr>
        <w:t>(1), pp.53-57.</w:t>
      </w:r>
    </w:p>
    <w:p w14:paraId="1540BCDF" w14:textId="77777777" w:rsidR="009A4657" w:rsidRPr="000F026B" w:rsidRDefault="001A30E1">
      <w:pPr>
        <w:pStyle w:val="BodyText"/>
        <w:spacing w:before="60" w:line="360" w:lineRule="auto"/>
        <w:ind w:left="0" w:right="118"/>
        <w:jc w:val="both"/>
      </w:pPr>
      <w:r w:rsidRPr="000F026B">
        <w:t>Miriam Schneider (2013) ‘Adolescence as a vulnerable period to alter rodent behavior’</w:t>
      </w:r>
    </w:p>
    <w:p w14:paraId="6F9A614E" w14:textId="4FABCAC1" w:rsidR="009A4657" w:rsidRPr="000F026B" w:rsidRDefault="001A30E1">
      <w:pPr>
        <w:widowControl w:val="0"/>
        <w:autoSpaceDE w:val="0"/>
        <w:spacing w:before="40" w:after="0" w:line="360" w:lineRule="auto"/>
        <w:jc w:val="both"/>
        <w:rPr>
          <w:ins w:id="4257" w:author="usher" w:date="2026-03-25T08:55:00Z"/>
          <w:rFonts w:ascii="Times New Roman" w:hAnsi="Times New Roman"/>
          <w:sz w:val="24"/>
          <w:szCs w:val="24"/>
        </w:rPr>
      </w:pPr>
      <w:proofErr w:type="spellStart"/>
      <w:proofErr w:type="gramStart"/>
      <w:r w:rsidRPr="000F026B">
        <w:rPr>
          <w:rFonts w:ascii="Times New Roman" w:hAnsi="Times New Roman"/>
          <w:sz w:val="24"/>
          <w:szCs w:val="24"/>
        </w:rPr>
        <w:t>Mmari</w:t>
      </w:r>
      <w:proofErr w:type="spellEnd"/>
      <w:r w:rsidRPr="000F026B">
        <w:rPr>
          <w:rFonts w:ascii="Times New Roman" w:hAnsi="Times New Roman"/>
          <w:sz w:val="24"/>
          <w:szCs w:val="24"/>
        </w:rPr>
        <w:t>,  Blum</w:t>
      </w:r>
      <w:proofErr w:type="gramEnd"/>
      <w:r w:rsidRPr="000F026B">
        <w:rPr>
          <w:rFonts w:ascii="Times New Roman" w:hAnsi="Times New Roman"/>
          <w:sz w:val="24"/>
          <w:szCs w:val="24"/>
        </w:rPr>
        <w:t xml:space="preserve">, </w:t>
      </w:r>
      <w:proofErr w:type="spellStart"/>
      <w:r w:rsidRPr="000F026B">
        <w:rPr>
          <w:rFonts w:ascii="Times New Roman" w:hAnsi="Times New Roman"/>
          <w:sz w:val="24"/>
          <w:szCs w:val="24"/>
        </w:rPr>
        <w:t>Sonenstein</w:t>
      </w:r>
      <w:proofErr w:type="spellEnd"/>
      <w:r w:rsidRPr="000F026B">
        <w:rPr>
          <w:rFonts w:ascii="Times New Roman" w:hAnsi="Times New Roman"/>
          <w:sz w:val="24"/>
          <w:szCs w:val="24"/>
        </w:rPr>
        <w:t xml:space="preserve">, Marshall, </w:t>
      </w:r>
      <w:proofErr w:type="spellStart"/>
      <w:r w:rsidRPr="000F026B">
        <w:rPr>
          <w:rFonts w:ascii="Times New Roman" w:hAnsi="Times New Roman"/>
          <w:sz w:val="24"/>
          <w:szCs w:val="24"/>
        </w:rPr>
        <w:t>Brahmbhatt</w:t>
      </w:r>
      <w:proofErr w:type="spellEnd"/>
      <w:r w:rsidRPr="000F026B">
        <w:rPr>
          <w:rFonts w:ascii="Times New Roman" w:hAnsi="Times New Roman"/>
          <w:sz w:val="24"/>
          <w:szCs w:val="24"/>
        </w:rPr>
        <w:t>, Venables, Delany-</w:t>
      </w:r>
      <w:proofErr w:type="spellStart"/>
      <w:r w:rsidRPr="000F026B">
        <w:rPr>
          <w:rFonts w:ascii="Times New Roman" w:hAnsi="Times New Roman"/>
          <w:sz w:val="24"/>
          <w:szCs w:val="24"/>
        </w:rPr>
        <w:t>Moretlwe</w:t>
      </w:r>
      <w:proofErr w:type="spellEnd"/>
      <w:r w:rsidRPr="000F026B">
        <w:rPr>
          <w:rFonts w:ascii="Times New Roman" w:hAnsi="Times New Roman"/>
          <w:sz w:val="24"/>
          <w:szCs w:val="24"/>
        </w:rPr>
        <w:t xml:space="preserve">, Lou, Gao, Acharya, </w:t>
      </w:r>
      <w:proofErr w:type="spellStart"/>
      <w:r w:rsidRPr="000F026B">
        <w:rPr>
          <w:rFonts w:ascii="Times New Roman" w:hAnsi="Times New Roman"/>
          <w:sz w:val="24"/>
          <w:szCs w:val="24"/>
        </w:rPr>
        <w:t>Jejeebhoy</w:t>
      </w:r>
      <w:proofErr w:type="spellEnd"/>
      <w:r w:rsidRPr="000F026B">
        <w:rPr>
          <w:rFonts w:ascii="Times New Roman" w:hAnsi="Times New Roman"/>
          <w:sz w:val="24"/>
          <w:szCs w:val="24"/>
        </w:rPr>
        <w:t xml:space="preserve"> and </w:t>
      </w:r>
      <w:proofErr w:type="spellStart"/>
      <w:r w:rsidRPr="000F026B">
        <w:rPr>
          <w:rFonts w:ascii="Times New Roman" w:hAnsi="Times New Roman"/>
          <w:sz w:val="24"/>
          <w:szCs w:val="24"/>
        </w:rPr>
        <w:t>Sangowawa</w:t>
      </w:r>
      <w:proofErr w:type="spellEnd"/>
      <w:r w:rsidRPr="000F026B">
        <w:rPr>
          <w:rFonts w:ascii="Times New Roman" w:hAnsi="Times New Roman"/>
          <w:sz w:val="24"/>
          <w:szCs w:val="24"/>
        </w:rPr>
        <w:t xml:space="preserve"> (2014) ‘Social Science &amp; Medicine Adolescents ’ </w:t>
      </w:r>
      <w:r w:rsidRPr="000F026B">
        <w:rPr>
          <w:rFonts w:ascii="Times New Roman" w:hAnsi="Times New Roman"/>
          <w:sz w:val="24"/>
          <w:szCs w:val="24"/>
        </w:rPr>
        <w:lastRenderedPageBreak/>
        <w:t xml:space="preserve">perceptions of health from disadvantaged urban communities : Findings from the WAVE study’, </w:t>
      </w:r>
      <w:r w:rsidRPr="000F026B">
        <w:rPr>
          <w:rFonts w:ascii="Times New Roman" w:hAnsi="Times New Roman"/>
          <w:i/>
          <w:iCs/>
          <w:sz w:val="24"/>
          <w:szCs w:val="24"/>
        </w:rPr>
        <w:t>Social Science &amp; Medicine</w:t>
      </w:r>
      <w:r w:rsidRPr="000F026B">
        <w:rPr>
          <w:rFonts w:ascii="Times New Roman" w:hAnsi="Times New Roman"/>
          <w:sz w:val="24"/>
          <w:szCs w:val="24"/>
        </w:rPr>
        <w:t xml:space="preserve">, 104, pp. 124–132. Available at: </w:t>
      </w:r>
      <w:ins w:id="4258" w:author="usher" w:date="2026-03-25T08:55:00Z">
        <w:r w:rsidR="00E40B84" w:rsidRPr="008654E4">
          <w:rPr>
            <w:rFonts w:ascii="Times New Roman" w:hAnsi="Times New Roman"/>
            <w:sz w:val="24"/>
            <w:szCs w:val="24"/>
          </w:rPr>
          <w:fldChar w:fldCharType="begin"/>
        </w:r>
        <w:r w:rsidR="00E40B84" w:rsidRPr="000F026B">
          <w:rPr>
            <w:rFonts w:ascii="Times New Roman" w:hAnsi="Times New Roman"/>
            <w:sz w:val="24"/>
            <w:szCs w:val="24"/>
          </w:rPr>
          <w:instrText xml:space="preserve"> HYPERLINK "</w:instrText>
        </w:r>
      </w:ins>
      <w:r w:rsidR="00E40B84" w:rsidRPr="000F026B">
        <w:rPr>
          <w:rFonts w:ascii="Times New Roman" w:hAnsi="Times New Roman"/>
          <w:sz w:val="24"/>
          <w:szCs w:val="24"/>
        </w:rPr>
        <w:instrText>https://doi.org/10.1016/j.socscimed.2013.12.012</w:instrText>
      </w:r>
      <w:ins w:id="4259" w:author="usher" w:date="2026-03-25T08:55:00Z">
        <w:r w:rsidR="00E40B84" w:rsidRPr="000F026B">
          <w:rPr>
            <w:rFonts w:ascii="Times New Roman" w:hAnsi="Times New Roman"/>
            <w:sz w:val="24"/>
            <w:szCs w:val="24"/>
          </w:rPr>
          <w:instrText xml:space="preserve">" </w:instrText>
        </w:r>
        <w:r w:rsidR="00E40B84" w:rsidRPr="008654E4">
          <w:rPr>
            <w:rFonts w:ascii="Times New Roman" w:hAnsi="Times New Roman"/>
            <w:sz w:val="24"/>
            <w:szCs w:val="24"/>
          </w:rPr>
          <w:fldChar w:fldCharType="separate"/>
        </w:r>
      </w:ins>
      <w:r w:rsidR="00E40B84" w:rsidRPr="000F026B">
        <w:rPr>
          <w:rStyle w:val="Hyperlink"/>
          <w:rFonts w:ascii="Times New Roman" w:hAnsi="Times New Roman"/>
          <w:sz w:val="24"/>
          <w:szCs w:val="24"/>
        </w:rPr>
        <w:t>https://doi.org/10.1016/j.socscimed.2013.12.012</w:t>
      </w:r>
      <w:ins w:id="4260" w:author="usher" w:date="2026-03-25T08:55:00Z">
        <w:r w:rsidR="00E40B84" w:rsidRPr="008654E4">
          <w:rPr>
            <w:rFonts w:ascii="Times New Roman" w:hAnsi="Times New Roman"/>
            <w:sz w:val="24"/>
            <w:szCs w:val="24"/>
          </w:rPr>
          <w:fldChar w:fldCharType="end"/>
        </w:r>
      </w:ins>
      <w:r w:rsidRPr="000F026B">
        <w:rPr>
          <w:rFonts w:ascii="Times New Roman" w:hAnsi="Times New Roman"/>
          <w:sz w:val="24"/>
          <w:szCs w:val="24"/>
        </w:rPr>
        <w:t>.</w:t>
      </w:r>
    </w:p>
    <w:p w14:paraId="14C37211" w14:textId="413E163C" w:rsidR="00E40B84" w:rsidRPr="000F026B" w:rsidRDefault="00E40B84">
      <w:pPr>
        <w:widowControl w:val="0"/>
        <w:autoSpaceDE w:val="0"/>
        <w:spacing w:before="40" w:after="0" w:line="360" w:lineRule="auto"/>
        <w:jc w:val="both"/>
        <w:rPr>
          <w:rFonts w:ascii="Times New Roman" w:hAnsi="Times New Roman"/>
          <w:sz w:val="24"/>
          <w:szCs w:val="24"/>
          <w:rPrChange w:id="4261" w:author="usher" w:date="2026-06-05T05:43:00Z">
            <w:rPr/>
          </w:rPrChange>
        </w:rPr>
      </w:pPr>
      <w:ins w:id="4262" w:author="usher" w:date="2026-03-25T08:55:00Z">
        <w:r w:rsidRPr="000F026B">
          <w:rPr>
            <w:rFonts w:ascii="Times New Roman" w:hAnsi="Times New Roman"/>
            <w:color w:val="222222"/>
            <w:sz w:val="24"/>
            <w:szCs w:val="24"/>
            <w:shd w:val="clear" w:color="auto" w:fill="FFFFFF"/>
            <w:rPrChange w:id="4263" w:author="usher" w:date="2026-06-05T05:43:00Z">
              <w:rPr>
                <w:rFonts w:ascii="Arial" w:hAnsi="Arial" w:cs="Arial"/>
                <w:color w:val="222222"/>
                <w:sz w:val="20"/>
                <w:szCs w:val="20"/>
                <w:shd w:val="clear" w:color="auto" w:fill="FFFFFF"/>
              </w:rPr>
            </w:rPrChange>
          </w:rPr>
          <w:t xml:space="preserve">Moghaddam, H.T., </w:t>
        </w:r>
        <w:proofErr w:type="spellStart"/>
        <w:r w:rsidRPr="000F026B">
          <w:rPr>
            <w:rFonts w:ascii="Times New Roman" w:hAnsi="Times New Roman"/>
            <w:color w:val="222222"/>
            <w:sz w:val="24"/>
            <w:szCs w:val="24"/>
            <w:shd w:val="clear" w:color="auto" w:fill="FFFFFF"/>
            <w:rPrChange w:id="4264" w:author="usher" w:date="2026-06-05T05:43:00Z">
              <w:rPr>
                <w:rFonts w:ascii="Arial" w:hAnsi="Arial" w:cs="Arial"/>
                <w:color w:val="222222"/>
                <w:sz w:val="20"/>
                <w:szCs w:val="20"/>
                <w:shd w:val="clear" w:color="auto" w:fill="FFFFFF"/>
              </w:rPr>
            </w:rPrChange>
          </w:rPr>
          <w:t>Bahreini</w:t>
        </w:r>
        <w:proofErr w:type="spellEnd"/>
        <w:r w:rsidRPr="000F026B">
          <w:rPr>
            <w:rFonts w:ascii="Times New Roman" w:hAnsi="Times New Roman"/>
            <w:color w:val="222222"/>
            <w:sz w:val="24"/>
            <w:szCs w:val="24"/>
            <w:shd w:val="clear" w:color="auto" w:fill="FFFFFF"/>
            <w:rPrChange w:id="4265" w:author="usher" w:date="2026-06-05T05:43:00Z">
              <w:rPr>
                <w:rFonts w:ascii="Arial" w:hAnsi="Arial" w:cs="Arial"/>
                <w:color w:val="222222"/>
                <w:sz w:val="20"/>
                <w:szCs w:val="20"/>
                <w:shd w:val="clear" w:color="auto" w:fill="FFFFFF"/>
              </w:rPr>
            </w:rPrChange>
          </w:rPr>
          <w:t xml:space="preserve">, A., Abbasi, M.A., </w:t>
        </w:r>
        <w:proofErr w:type="spellStart"/>
        <w:r w:rsidRPr="000F026B">
          <w:rPr>
            <w:rFonts w:ascii="Times New Roman" w:hAnsi="Times New Roman"/>
            <w:color w:val="222222"/>
            <w:sz w:val="24"/>
            <w:szCs w:val="24"/>
            <w:shd w:val="clear" w:color="auto" w:fill="FFFFFF"/>
            <w:rPrChange w:id="4266" w:author="usher" w:date="2026-06-05T05:43:00Z">
              <w:rPr>
                <w:rFonts w:ascii="Arial" w:hAnsi="Arial" w:cs="Arial"/>
                <w:color w:val="222222"/>
                <w:sz w:val="20"/>
                <w:szCs w:val="20"/>
                <w:shd w:val="clear" w:color="auto" w:fill="FFFFFF"/>
              </w:rPr>
            </w:rPrChange>
          </w:rPr>
          <w:t>Fazli</w:t>
        </w:r>
        <w:proofErr w:type="spellEnd"/>
        <w:r w:rsidRPr="000F026B">
          <w:rPr>
            <w:rFonts w:ascii="Times New Roman" w:hAnsi="Times New Roman"/>
            <w:color w:val="222222"/>
            <w:sz w:val="24"/>
            <w:szCs w:val="24"/>
            <w:shd w:val="clear" w:color="auto" w:fill="FFFFFF"/>
            <w:rPrChange w:id="4267" w:author="usher" w:date="2026-06-05T05:43:00Z">
              <w:rPr>
                <w:rFonts w:ascii="Arial" w:hAnsi="Arial" w:cs="Arial"/>
                <w:color w:val="222222"/>
                <w:sz w:val="20"/>
                <w:szCs w:val="20"/>
                <w:shd w:val="clear" w:color="auto" w:fill="FFFFFF"/>
              </w:rPr>
            </w:rPrChange>
          </w:rPr>
          <w:t xml:space="preserve">, F. and </w:t>
        </w:r>
        <w:proofErr w:type="spellStart"/>
        <w:r w:rsidRPr="000F026B">
          <w:rPr>
            <w:rFonts w:ascii="Times New Roman" w:hAnsi="Times New Roman"/>
            <w:color w:val="222222"/>
            <w:sz w:val="24"/>
            <w:szCs w:val="24"/>
            <w:shd w:val="clear" w:color="auto" w:fill="FFFFFF"/>
            <w:rPrChange w:id="4268" w:author="usher" w:date="2026-06-05T05:43:00Z">
              <w:rPr>
                <w:rFonts w:ascii="Arial" w:hAnsi="Arial" w:cs="Arial"/>
                <w:color w:val="222222"/>
                <w:sz w:val="20"/>
                <w:szCs w:val="20"/>
                <w:shd w:val="clear" w:color="auto" w:fill="FFFFFF"/>
              </w:rPr>
            </w:rPrChange>
          </w:rPr>
          <w:t>Saeidi</w:t>
        </w:r>
        <w:proofErr w:type="spellEnd"/>
        <w:r w:rsidRPr="000F026B">
          <w:rPr>
            <w:rFonts w:ascii="Times New Roman" w:hAnsi="Times New Roman"/>
            <w:color w:val="222222"/>
            <w:sz w:val="24"/>
            <w:szCs w:val="24"/>
            <w:shd w:val="clear" w:color="auto" w:fill="FFFFFF"/>
            <w:rPrChange w:id="4269" w:author="usher" w:date="2026-06-05T05:43:00Z">
              <w:rPr>
                <w:rFonts w:ascii="Arial" w:hAnsi="Arial" w:cs="Arial"/>
                <w:color w:val="222222"/>
                <w:sz w:val="20"/>
                <w:szCs w:val="20"/>
                <w:shd w:val="clear" w:color="auto" w:fill="FFFFFF"/>
              </w:rPr>
            </w:rPrChange>
          </w:rPr>
          <w:t>, M., 2016. Adolescence Health: the needs, problems and attention. </w:t>
        </w:r>
        <w:r w:rsidRPr="000F026B">
          <w:rPr>
            <w:rFonts w:ascii="Times New Roman" w:hAnsi="Times New Roman"/>
            <w:i/>
            <w:iCs/>
            <w:color w:val="222222"/>
            <w:sz w:val="24"/>
            <w:szCs w:val="24"/>
            <w:shd w:val="clear" w:color="auto" w:fill="FFFFFF"/>
            <w:rPrChange w:id="4270" w:author="usher" w:date="2026-06-05T05:43:00Z">
              <w:rPr>
                <w:rFonts w:ascii="Arial" w:hAnsi="Arial" w:cs="Arial"/>
                <w:i/>
                <w:iCs/>
                <w:color w:val="222222"/>
                <w:sz w:val="20"/>
                <w:szCs w:val="20"/>
                <w:shd w:val="clear" w:color="auto" w:fill="FFFFFF"/>
              </w:rPr>
            </w:rPrChange>
          </w:rPr>
          <w:t xml:space="preserve">Int J </w:t>
        </w:r>
        <w:proofErr w:type="spellStart"/>
        <w:r w:rsidRPr="000F026B">
          <w:rPr>
            <w:rFonts w:ascii="Times New Roman" w:hAnsi="Times New Roman"/>
            <w:i/>
            <w:iCs/>
            <w:color w:val="222222"/>
            <w:sz w:val="24"/>
            <w:szCs w:val="24"/>
            <w:shd w:val="clear" w:color="auto" w:fill="FFFFFF"/>
            <w:rPrChange w:id="4271" w:author="usher" w:date="2026-06-05T05:43:00Z">
              <w:rPr>
                <w:rFonts w:ascii="Arial" w:hAnsi="Arial" w:cs="Arial"/>
                <w:i/>
                <w:iCs/>
                <w:color w:val="222222"/>
                <w:sz w:val="20"/>
                <w:szCs w:val="20"/>
                <w:shd w:val="clear" w:color="auto" w:fill="FFFFFF"/>
              </w:rPr>
            </w:rPrChange>
          </w:rPr>
          <w:t>Pediatr</w:t>
        </w:r>
        <w:proofErr w:type="spellEnd"/>
        <w:r w:rsidRPr="000F026B">
          <w:rPr>
            <w:rFonts w:ascii="Times New Roman" w:hAnsi="Times New Roman"/>
            <w:color w:val="222222"/>
            <w:sz w:val="24"/>
            <w:szCs w:val="24"/>
            <w:shd w:val="clear" w:color="auto" w:fill="FFFFFF"/>
            <w:rPrChange w:id="4272" w:author="usher" w:date="2026-06-05T05:43:00Z">
              <w:rPr>
                <w:rFonts w:ascii="Arial" w:hAnsi="Arial" w:cs="Arial"/>
                <w:color w:val="222222"/>
                <w:sz w:val="20"/>
                <w:szCs w:val="20"/>
                <w:shd w:val="clear" w:color="auto" w:fill="FFFFFF"/>
              </w:rPr>
            </w:rPrChange>
          </w:rPr>
          <w:t>, </w:t>
        </w:r>
        <w:r w:rsidRPr="000F026B">
          <w:rPr>
            <w:rFonts w:ascii="Times New Roman" w:hAnsi="Times New Roman"/>
            <w:i/>
            <w:iCs/>
            <w:color w:val="222222"/>
            <w:sz w:val="24"/>
            <w:szCs w:val="24"/>
            <w:shd w:val="clear" w:color="auto" w:fill="FFFFFF"/>
            <w:rPrChange w:id="4273" w:author="usher" w:date="2026-06-05T05:43:00Z">
              <w:rPr>
                <w:rFonts w:ascii="Arial" w:hAnsi="Arial" w:cs="Arial"/>
                <w:i/>
                <w:iCs/>
                <w:color w:val="222222"/>
                <w:sz w:val="20"/>
                <w:szCs w:val="20"/>
                <w:shd w:val="clear" w:color="auto" w:fill="FFFFFF"/>
              </w:rPr>
            </w:rPrChange>
          </w:rPr>
          <w:t>4</w:t>
        </w:r>
        <w:r w:rsidRPr="000F026B">
          <w:rPr>
            <w:rFonts w:ascii="Times New Roman" w:hAnsi="Times New Roman"/>
            <w:color w:val="222222"/>
            <w:sz w:val="24"/>
            <w:szCs w:val="24"/>
            <w:shd w:val="clear" w:color="auto" w:fill="FFFFFF"/>
            <w:rPrChange w:id="4274" w:author="usher" w:date="2026-06-05T05:43:00Z">
              <w:rPr>
                <w:rFonts w:ascii="Arial" w:hAnsi="Arial" w:cs="Arial"/>
                <w:color w:val="222222"/>
                <w:sz w:val="20"/>
                <w:szCs w:val="20"/>
                <w:shd w:val="clear" w:color="auto" w:fill="FFFFFF"/>
              </w:rPr>
            </w:rPrChange>
          </w:rPr>
          <w:t>(2), pp.1423-1438.</w:t>
        </w:r>
      </w:ins>
    </w:p>
    <w:p w14:paraId="1093EEED" w14:textId="77777777" w:rsidR="009A4657" w:rsidRPr="000F026B" w:rsidRDefault="001A30E1">
      <w:pPr>
        <w:widowControl w:val="0"/>
        <w:autoSpaceDE w:val="0"/>
        <w:spacing w:before="40" w:after="0" w:line="360" w:lineRule="auto"/>
        <w:jc w:val="both"/>
        <w:rPr>
          <w:rFonts w:ascii="Times New Roman" w:hAnsi="Times New Roman"/>
          <w:sz w:val="24"/>
          <w:szCs w:val="24"/>
          <w:rPrChange w:id="4275" w:author="usher" w:date="2026-06-05T05:43:00Z">
            <w:rPr/>
          </w:rPrChange>
        </w:rPr>
      </w:pPr>
      <w:r w:rsidRPr="000F026B">
        <w:rPr>
          <w:rFonts w:ascii="Times New Roman" w:hAnsi="Times New Roman"/>
          <w:sz w:val="24"/>
          <w:szCs w:val="24"/>
        </w:rPr>
        <w:t xml:space="preserve">Moon, J., Williford, A. and Mendenhall, A. (2017) ‘PT’, </w:t>
      </w:r>
      <w:r w:rsidRPr="000F026B">
        <w:rPr>
          <w:rFonts w:ascii="Times New Roman" w:hAnsi="Times New Roman"/>
          <w:i/>
          <w:iCs/>
          <w:sz w:val="24"/>
          <w:szCs w:val="24"/>
        </w:rPr>
        <w:t>Children and Youth Services Review</w:t>
      </w:r>
      <w:r w:rsidRPr="000F026B">
        <w:rPr>
          <w:rFonts w:ascii="Times New Roman" w:hAnsi="Times New Roman"/>
          <w:sz w:val="24"/>
          <w:szCs w:val="24"/>
        </w:rPr>
        <w:t xml:space="preserve"> [Preprint]. Available at: https://doi.org/10.1016/j.childyouth.2017.01.006.</w:t>
      </w:r>
    </w:p>
    <w:p w14:paraId="1641C674" w14:textId="77777777" w:rsidR="009A4657" w:rsidRPr="000F026B" w:rsidRDefault="001A30E1">
      <w:pPr>
        <w:pStyle w:val="BodyText"/>
        <w:spacing w:line="360" w:lineRule="auto"/>
        <w:ind w:left="0" w:right="120"/>
        <w:jc w:val="both"/>
      </w:pPr>
      <w:proofErr w:type="spellStart"/>
      <w:r w:rsidRPr="000F026B">
        <w:t>Nakash</w:t>
      </w:r>
      <w:proofErr w:type="spellEnd"/>
      <w:r w:rsidRPr="000F026B">
        <w:t xml:space="preserve">, </w:t>
      </w:r>
      <w:proofErr w:type="spellStart"/>
      <w:r w:rsidRPr="000F026B">
        <w:t>Lambez</w:t>
      </w:r>
      <w:proofErr w:type="spellEnd"/>
      <w:r w:rsidRPr="000F026B">
        <w:t>, Cohen and Nagar (2019) ‘Religiosity and barriers to mental healthcare: a qualitative study among</w:t>
      </w:r>
      <w:r w:rsidRPr="000F026B">
        <w:rPr>
          <w:spacing w:val="1"/>
        </w:rPr>
        <w:t xml:space="preserve"> </w:t>
      </w:r>
      <w:r w:rsidRPr="000F026B">
        <w:t>clients</w:t>
      </w:r>
      <w:r w:rsidRPr="000F026B">
        <w:rPr>
          <w:spacing w:val="1"/>
        </w:rPr>
        <w:t xml:space="preserve"> </w:t>
      </w:r>
      <w:r w:rsidRPr="000F026B">
        <w:t>seeking</w:t>
      </w:r>
      <w:r w:rsidRPr="000F026B">
        <w:rPr>
          <w:spacing w:val="1"/>
        </w:rPr>
        <w:t xml:space="preserve"> </w:t>
      </w:r>
      <w:r w:rsidRPr="000F026B">
        <w:t>community</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services’,</w:t>
      </w:r>
      <w:r w:rsidRPr="000F026B">
        <w:rPr>
          <w:spacing w:val="1"/>
        </w:rPr>
        <w:t xml:space="preserve"> </w:t>
      </w:r>
      <w:r w:rsidRPr="000F026B">
        <w:t>4676.</w:t>
      </w:r>
      <w:r w:rsidRPr="000F026B">
        <w:rPr>
          <w:spacing w:val="1"/>
        </w:rPr>
        <w:t xml:space="preserve"> </w:t>
      </w:r>
      <w:r w:rsidRPr="000F026B">
        <w:t>Available</w:t>
      </w:r>
      <w:r w:rsidRPr="000F026B">
        <w:rPr>
          <w:spacing w:val="1"/>
        </w:rPr>
        <w:t xml:space="preserve"> </w:t>
      </w:r>
      <w:r w:rsidRPr="000F026B">
        <w:t>at:</w:t>
      </w:r>
      <w:r w:rsidRPr="000F026B">
        <w:rPr>
          <w:spacing w:val="1"/>
        </w:rPr>
        <w:t xml:space="preserve"> </w:t>
      </w:r>
      <w:r w:rsidRPr="000F026B">
        <w:t>https://doi.org/10.1080/13674676.2018.1489377.</w:t>
      </w:r>
    </w:p>
    <w:p w14:paraId="74670723" w14:textId="77777777" w:rsidR="009A4657" w:rsidRPr="000F026B" w:rsidRDefault="001A30E1">
      <w:pPr>
        <w:pStyle w:val="BodyText"/>
        <w:spacing w:line="360" w:lineRule="auto"/>
        <w:ind w:left="0" w:right="120"/>
        <w:jc w:val="both"/>
      </w:pPr>
      <w:proofErr w:type="spellStart"/>
      <w:r w:rsidRPr="000F026B">
        <w:rPr>
          <w:color w:val="000000"/>
        </w:rPr>
        <w:t>Nebhinani</w:t>
      </w:r>
      <w:proofErr w:type="spellEnd"/>
      <w:r w:rsidRPr="000F026B">
        <w:rPr>
          <w:color w:val="000000"/>
        </w:rPr>
        <w:t>, N. and Jain, S., </w:t>
      </w:r>
      <w:r w:rsidR="000E50A4" w:rsidRPr="008654E4">
        <w:fldChar w:fldCharType="begin"/>
      </w:r>
      <w:r w:rsidR="000E50A4" w:rsidRPr="000F026B">
        <w:instrText xml:space="preserve"> HYPERLINK "tel:2019" </w:instrText>
      </w:r>
      <w:r w:rsidR="000E50A4" w:rsidRPr="008654E4">
        <w:rPr>
          <w:rPrChange w:id="4276" w:author="usher" w:date="2026-06-05T05:43:00Z">
            <w:rPr>
              <w:rStyle w:val="Hyperlink"/>
            </w:rPr>
          </w:rPrChange>
        </w:rPr>
        <w:fldChar w:fldCharType="separate"/>
      </w:r>
      <w:r w:rsidR="009A4657" w:rsidRPr="000F026B">
        <w:rPr>
          <w:rStyle w:val="Hyperlink"/>
        </w:rPr>
        <w:t>2019</w:t>
      </w:r>
      <w:r w:rsidR="000E50A4" w:rsidRPr="008654E4">
        <w:rPr>
          <w:rStyle w:val="Hyperlink"/>
        </w:rPr>
        <w:fldChar w:fldCharType="end"/>
      </w:r>
      <w:r w:rsidRPr="000F026B">
        <w:rPr>
          <w:color w:val="000000"/>
        </w:rPr>
        <w:t>. Adolescent mental health: Issues, challenges, and solutions. Annals of Indian Psychiatry, 3(1), pp.</w:t>
      </w:r>
      <w:r w:rsidR="000E50A4" w:rsidRPr="008654E4">
        <w:fldChar w:fldCharType="begin"/>
      </w:r>
      <w:r w:rsidR="000E50A4" w:rsidRPr="000F026B">
        <w:instrText xml:space="preserve"> HYPERLINK "tel:4-7" </w:instrText>
      </w:r>
      <w:r w:rsidR="000E50A4" w:rsidRPr="008654E4">
        <w:rPr>
          <w:rPrChange w:id="4277" w:author="usher" w:date="2026-06-05T05:43:00Z">
            <w:rPr>
              <w:rStyle w:val="Hyperlink"/>
            </w:rPr>
          </w:rPrChange>
        </w:rPr>
        <w:fldChar w:fldCharType="separate"/>
      </w:r>
      <w:r w:rsidR="009A4657" w:rsidRPr="000F026B">
        <w:rPr>
          <w:rStyle w:val="Hyperlink"/>
        </w:rPr>
        <w:t>4-7</w:t>
      </w:r>
      <w:r w:rsidR="000E50A4" w:rsidRPr="008654E4">
        <w:rPr>
          <w:rStyle w:val="Hyperlink"/>
        </w:rPr>
        <w:fldChar w:fldCharType="end"/>
      </w:r>
      <w:r w:rsidRPr="000F026B">
        <w:rPr>
          <w:color w:val="000000"/>
        </w:rPr>
        <w:t>.</w:t>
      </w:r>
    </w:p>
    <w:p w14:paraId="2F89AFFE" w14:textId="77777777" w:rsidR="009A4657" w:rsidRPr="000F026B" w:rsidRDefault="001A30E1">
      <w:pPr>
        <w:pStyle w:val="BodyText"/>
        <w:spacing w:line="360" w:lineRule="auto"/>
        <w:ind w:left="0" w:right="120"/>
        <w:jc w:val="both"/>
      </w:pPr>
      <w:proofErr w:type="spellStart"/>
      <w:r w:rsidRPr="000F026B">
        <w:rPr>
          <w:color w:val="222222"/>
          <w:shd w:val="clear" w:color="auto" w:fill="FFFFFF"/>
        </w:rPr>
        <w:t>Nouman</w:t>
      </w:r>
      <w:proofErr w:type="spellEnd"/>
      <w:r w:rsidRPr="000F026B">
        <w:rPr>
          <w:color w:val="222222"/>
          <w:shd w:val="clear" w:color="auto" w:fill="FFFFFF"/>
        </w:rPr>
        <w:t xml:space="preserve">, M., Memon, Z.H., </w:t>
      </w:r>
      <w:proofErr w:type="spellStart"/>
      <w:r w:rsidRPr="000F026B">
        <w:rPr>
          <w:color w:val="222222"/>
          <w:shd w:val="clear" w:color="auto" w:fill="FFFFFF"/>
        </w:rPr>
        <w:t>Nizamani</w:t>
      </w:r>
      <w:proofErr w:type="spellEnd"/>
      <w:r w:rsidRPr="000F026B">
        <w:rPr>
          <w:color w:val="222222"/>
          <w:shd w:val="clear" w:color="auto" w:fill="FFFFFF"/>
        </w:rPr>
        <w:t xml:space="preserve">, M.K., Ahmed, S., </w:t>
      </w:r>
      <w:proofErr w:type="spellStart"/>
      <w:r w:rsidRPr="000F026B">
        <w:rPr>
          <w:color w:val="222222"/>
          <w:shd w:val="clear" w:color="auto" w:fill="FFFFFF"/>
        </w:rPr>
        <w:t>Kousar</w:t>
      </w:r>
      <w:proofErr w:type="spellEnd"/>
      <w:r w:rsidRPr="000F026B">
        <w:rPr>
          <w:color w:val="222222"/>
          <w:shd w:val="clear" w:color="auto" w:fill="FFFFFF"/>
        </w:rPr>
        <w:t xml:space="preserve">, T. and Khan, H.S., 2024. Frequency Of Depression Among Adolescents </w:t>
      </w:r>
      <w:proofErr w:type="gramStart"/>
      <w:r w:rsidRPr="000F026B">
        <w:rPr>
          <w:color w:val="222222"/>
          <w:shd w:val="clear" w:color="auto" w:fill="FFFFFF"/>
        </w:rPr>
        <w:t>With</w:t>
      </w:r>
      <w:proofErr w:type="gramEnd"/>
      <w:r w:rsidRPr="000F026B">
        <w:rPr>
          <w:color w:val="222222"/>
          <w:shd w:val="clear" w:color="auto" w:fill="FFFFFF"/>
        </w:rPr>
        <w:t xml:space="preserve"> Asthma: A Prospective Analysis. </w:t>
      </w:r>
      <w:r w:rsidRPr="000F026B">
        <w:rPr>
          <w:i/>
          <w:iCs/>
          <w:color w:val="222222"/>
          <w:shd w:val="clear" w:color="auto" w:fill="FFFFFF"/>
        </w:rPr>
        <w:t>ANNALS OF ABBASI SHAHEED HOSPITAL AND KARACHI MEDICAL &amp; DENTAL COLLEGE</w:t>
      </w:r>
      <w:r w:rsidRPr="000F026B">
        <w:rPr>
          <w:color w:val="222222"/>
          <w:shd w:val="clear" w:color="auto" w:fill="FFFFFF"/>
        </w:rPr>
        <w:t>, </w:t>
      </w:r>
      <w:r w:rsidRPr="000F026B">
        <w:rPr>
          <w:i/>
          <w:iCs/>
          <w:color w:val="222222"/>
          <w:shd w:val="clear" w:color="auto" w:fill="FFFFFF"/>
        </w:rPr>
        <w:t>29</w:t>
      </w:r>
      <w:r w:rsidRPr="000F026B">
        <w:rPr>
          <w:color w:val="222222"/>
          <w:shd w:val="clear" w:color="auto" w:fill="FFFFFF"/>
        </w:rPr>
        <w:t>(3), pp.277-282.</w:t>
      </w:r>
    </w:p>
    <w:p w14:paraId="50317ADD" w14:textId="77777777" w:rsidR="009A4657" w:rsidRPr="000F026B" w:rsidRDefault="001A30E1">
      <w:pPr>
        <w:widowControl w:val="0"/>
        <w:autoSpaceDE w:val="0"/>
        <w:spacing w:before="40" w:after="0" w:line="360" w:lineRule="auto"/>
        <w:jc w:val="both"/>
        <w:rPr>
          <w:rFonts w:ascii="Times New Roman" w:hAnsi="Times New Roman"/>
          <w:sz w:val="24"/>
          <w:szCs w:val="24"/>
        </w:rPr>
      </w:pPr>
      <w:proofErr w:type="spellStart"/>
      <w:r w:rsidRPr="000F026B">
        <w:rPr>
          <w:rFonts w:ascii="Times New Roman" w:hAnsi="Times New Roman"/>
          <w:sz w:val="24"/>
          <w:szCs w:val="24"/>
        </w:rPr>
        <w:t>Obayelu</w:t>
      </w:r>
      <w:proofErr w:type="spellEnd"/>
      <w:r w:rsidRPr="000F026B">
        <w:rPr>
          <w:rFonts w:ascii="Times New Roman" w:hAnsi="Times New Roman"/>
          <w:sz w:val="24"/>
          <w:szCs w:val="24"/>
        </w:rPr>
        <w:t xml:space="preserve">, O.A. (2018) ‘Food Insecurity in Urban </w:t>
      </w:r>
      <w:proofErr w:type="gramStart"/>
      <w:r w:rsidRPr="000F026B">
        <w:rPr>
          <w:rFonts w:ascii="Times New Roman" w:hAnsi="Times New Roman"/>
          <w:sz w:val="24"/>
          <w:szCs w:val="24"/>
        </w:rPr>
        <w:t>Slums :</w:t>
      </w:r>
      <w:proofErr w:type="gramEnd"/>
      <w:r w:rsidRPr="000F026B">
        <w:rPr>
          <w:rFonts w:ascii="Times New Roman" w:hAnsi="Times New Roman"/>
          <w:sz w:val="24"/>
          <w:szCs w:val="24"/>
        </w:rPr>
        <w:t xml:space="preserve"> Evidence from Ibadan Metropolis , Southwest Nigeria’. Available at: https://doi.org/10.32873/unl.dc.jade7.1.2.</w:t>
      </w:r>
    </w:p>
    <w:p w14:paraId="15435717" w14:textId="77777777" w:rsidR="009A4657" w:rsidRPr="000F026B" w:rsidRDefault="001A30E1">
      <w:pPr>
        <w:widowControl w:val="0"/>
        <w:autoSpaceDE w:val="0"/>
        <w:spacing w:before="40" w:after="0" w:line="360" w:lineRule="auto"/>
        <w:jc w:val="both"/>
        <w:rPr>
          <w:rFonts w:ascii="Times New Roman" w:hAnsi="Times New Roman"/>
          <w:sz w:val="24"/>
          <w:szCs w:val="24"/>
          <w:rPrChange w:id="4278" w:author="usher" w:date="2026-06-05T05:43:00Z">
            <w:rPr/>
          </w:rPrChange>
        </w:rPr>
      </w:pPr>
      <w:r w:rsidRPr="000F026B">
        <w:rPr>
          <w:rFonts w:ascii="Times New Roman" w:hAnsi="Times New Roman"/>
          <w:color w:val="000000"/>
          <w:sz w:val="24"/>
          <w:szCs w:val="24"/>
        </w:rPr>
        <w:t xml:space="preserve">O’Connor, B.C., Lewandowski, R.E., Rodriguez, S., Tinoco, A., Gardner, W., </w:t>
      </w:r>
      <w:proofErr w:type="spellStart"/>
      <w:r w:rsidRPr="000F026B">
        <w:rPr>
          <w:rFonts w:ascii="Times New Roman" w:hAnsi="Times New Roman"/>
          <w:color w:val="000000"/>
          <w:sz w:val="24"/>
          <w:szCs w:val="24"/>
        </w:rPr>
        <w:t>Hoagwood</w:t>
      </w:r>
      <w:proofErr w:type="spellEnd"/>
      <w:r w:rsidRPr="000F026B">
        <w:rPr>
          <w:rFonts w:ascii="Times New Roman" w:hAnsi="Times New Roman"/>
          <w:color w:val="000000"/>
          <w:sz w:val="24"/>
          <w:szCs w:val="24"/>
        </w:rPr>
        <w:t>, K. and Scholle, S.H., </w:t>
      </w:r>
      <w:r w:rsidR="000E50A4" w:rsidRPr="008654E4">
        <w:rPr>
          <w:rFonts w:ascii="Times New Roman" w:hAnsi="Times New Roman"/>
          <w:sz w:val="24"/>
          <w:szCs w:val="24"/>
          <w:rPrChange w:id="4279" w:author="usher" w:date="2026-06-05T05:43:00Z">
            <w:rPr/>
          </w:rPrChange>
        </w:rPr>
        <w:fldChar w:fldCharType="begin"/>
      </w:r>
      <w:r w:rsidR="000E50A4" w:rsidRPr="000F026B">
        <w:rPr>
          <w:rFonts w:ascii="Times New Roman" w:hAnsi="Times New Roman"/>
          <w:sz w:val="24"/>
          <w:szCs w:val="24"/>
          <w:rPrChange w:id="4280" w:author="usher" w:date="2026-06-05T05:43:00Z">
            <w:rPr/>
          </w:rPrChange>
        </w:rPr>
        <w:instrText xml:space="preserve"> HYPERLINK "tel:2016" </w:instrText>
      </w:r>
      <w:r w:rsidR="000E50A4" w:rsidRPr="008654E4">
        <w:rPr>
          <w:rPrChange w:id="4281"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2016</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Usual care for adolescent depression from symptom identification through treatment initiation. JAMA pediatrics, </w:t>
      </w:r>
      <w:r w:rsidR="000E50A4" w:rsidRPr="008654E4">
        <w:rPr>
          <w:rFonts w:ascii="Times New Roman" w:hAnsi="Times New Roman"/>
          <w:sz w:val="24"/>
          <w:szCs w:val="24"/>
          <w:rPrChange w:id="4282" w:author="usher" w:date="2026-06-05T05:43:00Z">
            <w:rPr/>
          </w:rPrChange>
        </w:rPr>
        <w:fldChar w:fldCharType="begin"/>
      </w:r>
      <w:r w:rsidR="000E50A4" w:rsidRPr="000F026B">
        <w:rPr>
          <w:rFonts w:ascii="Times New Roman" w:hAnsi="Times New Roman"/>
          <w:sz w:val="24"/>
          <w:szCs w:val="24"/>
          <w:rPrChange w:id="4283" w:author="usher" w:date="2026-06-05T05:43:00Z">
            <w:rPr/>
          </w:rPrChange>
        </w:rPr>
        <w:instrText xml:space="preserve"> HYPERLINK "tel:170" </w:instrText>
      </w:r>
      <w:r w:rsidR="000E50A4" w:rsidRPr="008654E4">
        <w:rPr>
          <w:rPrChange w:id="4284"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170</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(4), pp.</w:t>
      </w:r>
      <w:r w:rsidR="000E50A4" w:rsidRPr="008654E4">
        <w:rPr>
          <w:rFonts w:ascii="Times New Roman" w:hAnsi="Times New Roman"/>
          <w:sz w:val="24"/>
          <w:szCs w:val="24"/>
          <w:rPrChange w:id="4285" w:author="usher" w:date="2026-06-05T05:43:00Z">
            <w:rPr/>
          </w:rPrChange>
        </w:rPr>
        <w:fldChar w:fldCharType="begin"/>
      </w:r>
      <w:r w:rsidR="000E50A4" w:rsidRPr="000F026B">
        <w:rPr>
          <w:rFonts w:ascii="Times New Roman" w:hAnsi="Times New Roman"/>
          <w:sz w:val="24"/>
          <w:szCs w:val="24"/>
          <w:rPrChange w:id="4286" w:author="usher" w:date="2026-06-05T05:43:00Z">
            <w:rPr/>
          </w:rPrChange>
        </w:rPr>
        <w:instrText xml:space="preserve"> HYPERLINK "tel:373-380" </w:instrText>
      </w:r>
      <w:r w:rsidR="000E50A4" w:rsidRPr="008654E4">
        <w:rPr>
          <w:rPrChange w:id="4287"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373-380</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5370C8EC" w14:textId="77777777" w:rsidR="009A4657" w:rsidRPr="000F026B" w:rsidRDefault="001A30E1">
      <w:pPr>
        <w:widowControl w:val="0"/>
        <w:autoSpaceDE w:val="0"/>
        <w:spacing w:before="40" w:after="0" w:line="360" w:lineRule="auto"/>
        <w:jc w:val="both"/>
        <w:rPr>
          <w:ins w:id="4288" w:author="Microsoft account" w:date="2026-02-05T06:15:00Z"/>
          <w:rFonts w:ascii="Times New Roman" w:hAnsi="Times New Roman"/>
          <w:sz w:val="24"/>
          <w:szCs w:val="24"/>
        </w:rPr>
      </w:pPr>
      <w:proofErr w:type="spellStart"/>
      <w:r w:rsidRPr="000F026B">
        <w:rPr>
          <w:rFonts w:ascii="Times New Roman" w:hAnsi="Times New Roman"/>
          <w:color w:val="222222"/>
          <w:sz w:val="24"/>
          <w:szCs w:val="24"/>
          <w:shd w:val="clear" w:color="auto" w:fill="FFFFFF"/>
        </w:rPr>
        <w:t>Ogunjobi</w:t>
      </w:r>
      <w:proofErr w:type="spellEnd"/>
      <w:r w:rsidRPr="000F026B">
        <w:rPr>
          <w:rFonts w:ascii="Times New Roman" w:hAnsi="Times New Roman"/>
          <w:color w:val="222222"/>
          <w:sz w:val="24"/>
          <w:szCs w:val="24"/>
          <w:shd w:val="clear" w:color="auto" w:fill="FFFFFF"/>
        </w:rPr>
        <w:t xml:space="preserve">, S.O. and </w:t>
      </w:r>
      <w:proofErr w:type="spellStart"/>
      <w:r w:rsidRPr="000F026B">
        <w:rPr>
          <w:rFonts w:ascii="Times New Roman" w:hAnsi="Times New Roman"/>
          <w:color w:val="222222"/>
          <w:sz w:val="24"/>
          <w:szCs w:val="24"/>
          <w:shd w:val="clear" w:color="auto" w:fill="FFFFFF"/>
        </w:rPr>
        <w:t>Olulowo</w:t>
      </w:r>
      <w:proofErr w:type="spellEnd"/>
      <w:r w:rsidRPr="000F026B">
        <w:rPr>
          <w:rFonts w:ascii="Times New Roman" w:hAnsi="Times New Roman"/>
          <w:color w:val="222222"/>
          <w:sz w:val="24"/>
          <w:szCs w:val="24"/>
          <w:shd w:val="clear" w:color="auto" w:fill="FFFFFF"/>
        </w:rPr>
        <w:t>, S., 2024. The Phenomenon of Pentecostal Church Growth in Nigeria: An Exploration of Sociocultural Factors and their Implications. </w:t>
      </w:r>
      <w:r w:rsidRPr="000F026B">
        <w:rPr>
          <w:rFonts w:ascii="Times New Roman" w:hAnsi="Times New Roman"/>
          <w:i/>
          <w:iCs/>
          <w:color w:val="222222"/>
          <w:sz w:val="24"/>
          <w:szCs w:val="24"/>
          <w:shd w:val="clear" w:color="auto" w:fill="FFFFFF"/>
        </w:rPr>
        <w:t xml:space="preserve">Journal of Religions &amp; Peace </w:t>
      </w:r>
      <w:proofErr w:type="gramStart"/>
      <w:r w:rsidRPr="000F026B">
        <w:rPr>
          <w:rFonts w:ascii="Times New Roman" w:hAnsi="Times New Roman"/>
          <w:i/>
          <w:iCs/>
          <w:color w:val="222222"/>
          <w:sz w:val="24"/>
          <w:szCs w:val="24"/>
          <w:shd w:val="clear" w:color="auto" w:fill="FFFFFF"/>
        </w:rPr>
        <w:t>Studies</w:t>
      </w:r>
      <w:r w:rsidRPr="000F026B">
        <w:rPr>
          <w:rFonts w:ascii="Times New Roman" w:hAnsi="Times New Roman"/>
          <w:color w:val="222222"/>
          <w:sz w:val="24"/>
          <w:szCs w:val="24"/>
          <w:shd w:val="clear" w:color="auto" w:fill="FFFFFF"/>
        </w:rPr>
        <w:t>.</w:t>
      </w:r>
      <w:r w:rsidRPr="000F026B">
        <w:rPr>
          <w:rFonts w:ascii="Times New Roman" w:hAnsi="Times New Roman"/>
          <w:sz w:val="24"/>
          <w:szCs w:val="24"/>
        </w:rPr>
        <w:t>.</w:t>
      </w:r>
      <w:proofErr w:type="gramEnd"/>
    </w:p>
    <w:p w14:paraId="09B5515B" w14:textId="74F2B29B" w:rsidR="00CF582D" w:rsidRPr="000F026B" w:rsidRDefault="00CF582D">
      <w:pPr>
        <w:widowControl w:val="0"/>
        <w:autoSpaceDE w:val="0"/>
        <w:spacing w:before="40" w:after="0" w:line="360" w:lineRule="auto"/>
        <w:jc w:val="both"/>
        <w:rPr>
          <w:rFonts w:ascii="Times New Roman" w:hAnsi="Times New Roman"/>
          <w:sz w:val="24"/>
          <w:szCs w:val="24"/>
          <w:rPrChange w:id="4289" w:author="usher" w:date="2026-06-05T05:43:00Z">
            <w:rPr/>
          </w:rPrChange>
        </w:rPr>
      </w:pPr>
      <w:proofErr w:type="spellStart"/>
      <w:ins w:id="4290" w:author="Microsoft account" w:date="2026-02-05T06:15:00Z">
        <w:r w:rsidRPr="000F026B">
          <w:rPr>
            <w:rFonts w:ascii="Times New Roman" w:hAnsi="Times New Roman"/>
            <w:color w:val="000000"/>
            <w:sz w:val="24"/>
            <w:szCs w:val="24"/>
            <w:rPrChange w:id="4291" w:author="usher" w:date="2026-06-05T05:43:00Z">
              <w:rPr>
                <w:color w:val="000000"/>
                <w:sz w:val="27"/>
                <w:szCs w:val="27"/>
              </w:rPr>
            </w:rPrChange>
          </w:rPr>
          <w:t>Ojelade</w:t>
        </w:r>
        <w:proofErr w:type="spellEnd"/>
        <w:r w:rsidRPr="000F026B">
          <w:rPr>
            <w:rFonts w:ascii="Times New Roman" w:hAnsi="Times New Roman"/>
            <w:color w:val="000000"/>
            <w:sz w:val="24"/>
            <w:szCs w:val="24"/>
            <w:rPrChange w:id="4292" w:author="usher" w:date="2026-06-05T05:43:00Z">
              <w:rPr>
                <w:color w:val="000000"/>
                <w:sz w:val="27"/>
                <w:szCs w:val="27"/>
              </w:rPr>
            </w:rPrChange>
          </w:rPr>
          <w:t xml:space="preserve">, O.A., </w:t>
        </w:r>
        <w:proofErr w:type="spellStart"/>
        <w:r w:rsidRPr="000F026B">
          <w:rPr>
            <w:rFonts w:ascii="Times New Roman" w:hAnsi="Times New Roman"/>
            <w:color w:val="000000"/>
            <w:sz w:val="24"/>
            <w:szCs w:val="24"/>
            <w:rPrChange w:id="4293" w:author="usher" w:date="2026-06-05T05:43:00Z">
              <w:rPr>
                <w:color w:val="000000"/>
                <w:sz w:val="27"/>
                <w:szCs w:val="27"/>
              </w:rPr>
            </w:rPrChange>
          </w:rPr>
          <w:t>Oyerinde</w:t>
        </w:r>
        <w:proofErr w:type="spellEnd"/>
        <w:r w:rsidRPr="000F026B">
          <w:rPr>
            <w:rFonts w:ascii="Times New Roman" w:hAnsi="Times New Roman"/>
            <w:color w:val="000000"/>
            <w:sz w:val="24"/>
            <w:szCs w:val="24"/>
            <w:rPrChange w:id="4294" w:author="usher" w:date="2026-06-05T05:43:00Z">
              <w:rPr>
                <w:color w:val="000000"/>
                <w:sz w:val="27"/>
                <w:szCs w:val="27"/>
              </w:rPr>
            </w:rPrChange>
          </w:rPr>
          <w:t xml:space="preserve">, O.O., </w:t>
        </w:r>
        <w:proofErr w:type="spellStart"/>
        <w:r w:rsidRPr="000F026B">
          <w:rPr>
            <w:rFonts w:ascii="Times New Roman" w:hAnsi="Times New Roman"/>
            <w:color w:val="000000"/>
            <w:sz w:val="24"/>
            <w:szCs w:val="24"/>
            <w:rPrChange w:id="4295" w:author="usher" w:date="2026-06-05T05:43:00Z">
              <w:rPr>
                <w:color w:val="000000"/>
                <w:sz w:val="27"/>
                <w:szCs w:val="27"/>
              </w:rPr>
            </w:rPrChange>
          </w:rPr>
          <w:t>Ajike</w:t>
        </w:r>
        <w:proofErr w:type="spellEnd"/>
        <w:r w:rsidRPr="000F026B">
          <w:rPr>
            <w:rFonts w:ascii="Times New Roman" w:hAnsi="Times New Roman"/>
            <w:color w:val="000000"/>
            <w:sz w:val="24"/>
            <w:szCs w:val="24"/>
            <w:rPrChange w:id="4296" w:author="usher" w:date="2026-06-05T05:43:00Z">
              <w:rPr>
                <w:color w:val="000000"/>
                <w:sz w:val="27"/>
                <w:szCs w:val="27"/>
              </w:rPr>
            </w:rPrChange>
          </w:rPr>
          <w:t xml:space="preserve">, S.O. &amp; </w:t>
        </w:r>
        <w:proofErr w:type="spellStart"/>
        <w:r w:rsidRPr="000F026B">
          <w:rPr>
            <w:rFonts w:ascii="Times New Roman" w:hAnsi="Times New Roman"/>
            <w:color w:val="000000"/>
            <w:sz w:val="24"/>
            <w:szCs w:val="24"/>
            <w:rPrChange w:id="4297" w:author="usher" w:date="2026-06-05T05:43:00Z">
              <w:rPr>
                <w:color w:val="000000"/>
                <w:sz w:val="27"/>
                <w:szCs w:val="27"/>
              </w:rPr>
            </w:rPrChange>
          </w:rPr>
          <w:t>Olaoye</w:t>
        </w:r>
        <w:proofErr w:type="spellEnd"/>
        <w:r w:rsidRPr="000F026B">
          <w:rPr>
            <w:rFonts w:ascii="Times New Roman" w:hAnsi="Times New Roman"/>
            <w:color w:val="000000"/>
            <w:sz w:val="24"/>
            <w:szCs w:val="24"/>
            <w:rPrChange w:id="4298" w:author="usher" w:date="2026-06-05T05:43:00Z">
              <w:rPr>
                <w:color w:val="000000"/>
                <w:sz w:val="27"/>
                <w:szCs w:val="27"/>
              </w:rPr>
            </w:rPrChange>
          </w:rPr>
          <w:t>, T. (</w:t>
        </w:r>
        <w:r w:rsidRPr="000F026B">
          <w:rPr>
            <w:rFonts w:ascii="Times New Roman" w:hAnsi="Times New Roman"/>
            <w:sz w:val="24"/>
            <w:szCs w:val="24"/>
            <w:rPrChange w:id="4299" w:author="usher" w:date="2026-06-05T05:43:00Z">
              <w:rPr/>
            </w:rPrChange>
          </w:rPr>
          <w:fldChar w:fldCharType="begin"/>
        </w:r>
        <w:r w:rsidRPr="000F026B">
          <w:rPr>
            <w:rFonts w:ascii="Times New Roman" w:hAnsi="Times New Roman"/>
            <w:sz w:val="24"/>
            <w:szCs w:val="24"/>
            <w:rPrChange w:id="4300" w:author="usher" w:date="2026-06-05T05:43:00Z">
              <w:rPr/>
            </w:rPrChange>
          </w:rPr>
          <w:instrText xml:space="preserve"> HYPERLINK "tel:2023" </w:instrText>
        </w:r>
        <w:r w:rsidRPr="000F026B">
          <w:rPr>
            <w:rFonts w:ascii="Times New Roman" w:hAnsi="Times New Roman"/>
            <w:sz w:val="24"/>
            <w:szCs w:val="24"/>
            <w:rPrChange w:id="4301" w:author="usher" w:date="2026-06-05T05:43:00Z">
              <w:rPr/>
            </w:rPrChange>
          </w:rPr>
          <w:fldChar w:fldCharType="separate"/>
        </w:r>
        <w:r w:rsidRPr="000F026B">
          <w:rPr>
            <w:rStyle w:val="Hyperlink"/>
            <w:rFonts w:ascii="Times New Roman" w:hAnsi="Times New Roman"/>
            <w:sz w:val="24"/>
            <w:szCs w:val="24"/>
            <w:rPrChange w:id="4302" w:author="usher" w:date="2026-06-05T05:43:00Z">
              <w:rPr>
                <w:rStyle w:val="Hyperlink"/>
                <w:sz w:val="27"/>
                <w:szCs w:val="27"/>
              </w:rPr>
            </w:rPrChange>
          </w:rPr>
          <w:t>2023</w:t>
        </w:r>
        <w:r w:rsidRPr="000F026B">
          <w:rPr>
            <w:rFonts w:ascii="Times New Roman" w:hAnsi="Times New Roman"/>
            <w:sz w:val="24"/>
            <w:szCs w:val="24"/>
            <w:rPrChange w:id="4303" w:author="usher" w:date="2026-06-05T05:43:00Z">
              <w:rPr/>
            </w:rPrChange>
          </w:rPr>
          <w:fldChar w:fldCharType="end"/>
        </w:r>
        <w:r w:rsidRPr="000F026B">
          <w:rPr>
            <w:rFonts w:ascii="Times New Roman" w:hAnsi="Times New Roman"/>
            <w:color w:val="000000"/>
            <w:sz w:val="24"/>
            <w:szCs w:val="24"/>
            <w:rPrChange w:id="4304" w:author="usher" w:date="2026-06-05T05:43:00Z">
              <w:rPr>
                <w:color w:val="000000"/>
                <w:sz w:val="27"/>
                <w:szCs w:val="27"/>
              </w:rPr>
            </w:rPrChange>
          </w:rPr>
          <w:t>) Effect of Digital Application Intervention on Mental Health Referral Practices Among Religious Leaders in Ogun State, Nigeria, International Journal of Medicine, Nursing &amp; Health Sciences, 4(2), pp. 51–65. DOI: </w:t>
        </w:r>
        <w:r w:rsidRPr="000F026B">
          <w:rPr>
            <w:rFonts w:ascii="Times New Roman" w:hAnsi="Times New Roman"/>
            <w:sz w:val="24"/>
            <w:szCs w:val="24"/>
            <w:rPrChange w:id="4305" w:author="usher" w:date="2026-06-05T05:43:00Z">
              <w:rPr/>
            </w:rPrChange>
          </w:rPr>
          <w:fldChar w:fldCharType="begin"/>
        </w:r>
        <w:r w:rsidRPr="000F026B">
          <w:rPr>
            <w:rFonts w:ascii="Times New Roman" w:hAnsi="Times New Roman"/>
            <w:sz w:val="24"/>
            <w:szCs w:val="24"/>
            <w:rPrChange w:id="4306" w:author="usher" w:date="2026-06-05T05:43:00Z">
              <w:rPr/>
            </w:rPrChange>
          </w:rPr>
          <w:instrText xml:space="preserve"> HYPERLINK "tel:10.5281" </w:instrText>
        </w:r>
        <w:r w:rsidRPr="000F026B">
          <w:rPr>
            <w:rFonts w:ascii="Times New Roman" w:hAnsi="Times New Roman"/>
            <w:sz w:val="24"/>
            <w:szCs w:val="24"/>
            <w:rPrChange w:id="4307" w:author="usher" w:date="2026-06-05T05:43:00Z">
              <w:rPr/>
            </w:rPrChange>
          </w:rPr>
          <w:fldChar w:fldCharType="separate"/>
        </w:r>
        <w:r w:rsidRPr="000F026B">
          <w:rPr>
            <w:rStyle w:val="Hyperlink"/>
            <w:rFonts w:ascii="Times New Roman" w:hAnsi="Times New Roman"/>
            <w:sz w:val="24"/>
            <w:szCs w:val="24"/>
            <w:rPrChange w:id="4308" w:author="usher" w:date="2026-06-05T05:43:00Z">
              <w:rPr>
                <w:rStyle w:val="Hyperlink"/>
                <w:sz w:val="27"/>
                <w:szCs w:val="27"/>
              </w:rPr>
            </w:rPrChange>
          </w:rPr>
          <w:t>10.5281</w:t>
        </w:r>
        <w:r w:rsidRPr="000F026B">
          <w:rPr>
            <w:rFonts w:ascii="Times New Roman" w:hAnsi="Times New Roman"/>
            <w:sz w:val="24"/>
            <w:szCs w:val="24"/>
            <w:rPrChange w:id="4309" w:author="usher" w:date="2026-06-05T05:43:00Z">
              <w:rPr/>
            </w:rPrChange>
          </w:rPr>
          <w:fldChar w:fldCharType="end"/>
        </w:r>
        <w:r w:rsidRPr="000F026B">
          <w:rPr>
            <w:rFonts w:ascii="Times New Roman" w:hAnsi="Times New Roman"/>
            <w:color w:val="000000"/>
            <w:sz w:val="24"/>
            <w:szCs w:val="24"/>
            <w:rPrChange w:id="4310" w:author="usher" w:date="2026-06-05T05:43:00Z">
              <w:rPr>
                <w:color w:val="000000"/>
                <w:sz w:val="27"/>
                <w:szCs w:val="27"/>
              </w:rPr>
            </w:rPrChange>
          </w:rPr>
          <w:t>/zenodo.</w:t>
        </w:r>
        <w:r w:rsidRPr="000F026B">
          <w:rPr>
            <w:rFonts w:ascii="Times New Roman" w:hAnsi="Times New Roman"/>
            <w:sz w:val="24"/>
            <w:szCs w:val="24"/>
            <w:rPrChange w:id="4311" w:author="usher" w:date="2026-06-05T05:43:00Z">
              <w:rPr/>
            </w:rPrChange>
          </w:rPr>
          <w:fldChar w:fldCharType="begin"/>
        </w:r>
        <w:r w:rsidRPr="000F026B">
          <w:rPr>
            <w:rFonts w:ascii="Times New Roman" w:hAnsi="Times New Roman"/>
            <w:sz w:val="24"/>
            <w:szCs w:val="24"/>
            <w:rPrChange w:id="4312" w:author="usher" w:date="2026-06-05T05:43:00Z">
              <w:rPr/>
            </w:rPrChange>
          </w:rPr>
          <w:instrText xml:space="preserve"> HYPERLINK "tel:7965875" </w:instrText>
        </w:r>
        <w:r w:rsidRPr="000F026B">
          <w:rPr>
            <w:rFonts w:ascii="Times New Roman" w:hAnsi="Times New Roman"/>
            <w:sz w:val="24"/>
            <w:szCs w:val="24"/>
            <w:rPrChange w:id="4313" w:author="usher" w:date="2026-06-05T05:43:00Z">
              <w:rPr/>
            </w:rPrChange>
          </w:rPr>
          <w:fldChar w:fldCharType="separate"/>
        </w:r>
        <w:r w:rsidRPr="000F026B">
          <w:rPr>
            <w:rStyle w:val="Hyperlink"/>
            <w:rFonts w:ascii="Times New Roman" w:hAnsi="Times New Roman"/>
            <w:sz w:val="24"/>
            <w:szCs w:val="24"/>
            <w:rPrChange w:id="4314" w:author="usher" w:date="2026-06-05T05:43:00Z">
              <w:rPr>
                <w:rStyle w:val="Hyperlink"/>
                <w:sz w:val="27"/>
                <w:szCs w:val="27"/>
              </w:rPr>
            </w:rPrChange>
          </w:rPr>
          <w:t>7965875</w:t>
        </w:r>
        <w:r w:rsidRPr="000F026B">
          <w:rPr>
            <w:rFonts w:ascii="Times New Roman" w:hAnsi="Times New Roman"/>
            <w:sz w:val="24"/>
            <w:szCs w:val="24"/>
            <w:rPrChange w:id="4315" w:author="usher" w:date="2026-06-05T05:43:00Z">
              <w:rPr/>
            </w:rPrChange>
          </w:rPr>
          <w:fldChar w:fldCharType="end"/>
        </w:r>
        <w:r w:rsidRPr="000F026B">
          <w:rPr>
            <w:rFonts w:ascii="Times New Roman" w:hAnsi="Times New Roman"/>
            <w:color w:val="000000"/>
            <w:sz w:val="24"/>
            <w:szCs w:val="24"/>
            <w:rPrChange w:id="4316" w:author="usher" w:date="2026-06-05T05:43:00Z">
              <w:rPr>
                <w:color w:val="000000"/>
                <w:sz w:val="27"/>
                <w:szCs w:val="27"/>
              </w:rPr>
            </w:rPrChange>
          </w:rPr>
          <w:t>.</w:t>
        </w:r>
      </w:ins>
    </w:p>
    <w:p w14:paraId="28D8EF16" w14:textId="77777777" w:rsidR="009A4657" w:rsidRPr="000F026B" w:rsidRDefault="001A30E1">
      <w:pPr>
        <w:widowControl w:val="0"/>
        <w:autoSpaceDE w:val="0"/>
        <w:spacing w:before="40" w:after="0" w:line="360" w:lineRule="auto"/>
        <w:jc w:val="both"/>
        <w:rPr>
          <w:rFonts w:ascii="Times New Roman" w:hAnsi="Times New Roman"/>
          <w:sz w:val="24"/>
          <w:szCs w:val="24"/>
          <w:rPrChange w:id="4317" w:author="usher" w:date="2026-06-05T05:43:00Z">
            <w:rPr/>
          </w:rPrChange>
        </w:rPr>
      </w:pPr>
      <w:proofErr w:type="spellStart"/>
      <w:r w:rsidRPr="000F026B">
        <w:rPr>
          <w:rFonts w:ascii="Times New Roman" w:hAnsi="Times New Roman"/>
          <w:color w:val="000000"/>
          <w:sz w:val="24"/>
          <w:szCs w:val="24"/>
        </w:rPr>
        <w:t>Okechukwu</w:t>
      </w:r>
      <w:proofErr w:type="spellEnd"/>
      <w:r w:rsidRPr="000F026B">
        <w:rPr>
          <w:rFonts w:ascii="Times New Roman" w:hAnsi="Times New Roman"/>
          <w:color w:val="000000"/>
          <w:sz w:val="24"/>
          <w:szCs w:val="24"/>
        </w:rPr>
        <w:t>, C.E., </w:t>
      </w:r>
      <w:r w:rsidR="000E50A4" w:rsidRPr="008654E4">
        <w:rPr>
          <w:rFonts w:ascii="Times New Roman" w:hAnsi="Times New Roman"/>
          <w:sz w:val="24"/>
          <w:szCs w:val="24"/>
          <w:rPrChange w:id="4318" w:author="usher" w:date="2026-06-05T05:43:00Z">
            <w:rPr/>
          </w:rPrChange>
        </w:rPr>
        <w:fldChar w:fldCharType="begin"/>
      </w:r>
      <w:r w:rsidR="000E50A4" w:rsidRPr="000F026B">
        <w:rPr>
          <w:rFonts w:ascii="Times New Roman" w:hAnsi="Times New Roman"/>
          <w:sz w:val="24"/>
          <w:szCs w:val="24"/>
          <w:rPrChange w:id="4319" w:author="usher" w:date="2026-06-05T05:43:00Z">
            <w:rPr/>
          </w:rPrChange>
        </w:rPr>
        <w:instrText xml:space="preserve"> HYPERLINK "tel:2020" </w:instrText>
      </w:r>
      <w:r w:rsidR="000E50A4" w:rsidRPr="008654E4">
        <w:rPr>
          <w:rPrChange w:id="4320"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2020</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Shortage of psychiatrists: A barrier to effective mental health-care delivery in Nigeria. International Journal of Noncommunicable Diseases, 5(1), pp.</w:t>
      </w:r>
      <w:r w:rsidR="000E50A4" w:rsidRPr="008654E4">
        <w:rPr>
          <w:rFonts w:ascii="Times New Roman" w:hAnsi="Times New Roman"/>
          <w:sz w:val="24"/>
          <w:szCs w:val="24"/>
          <w:rPrChange w:id="4321" w:author="usher" w:date="2026-06-05T05:43:00Z">
            <w:rPr/>
          </w:rPrChange>
        </w:rPr>
        <w:fldChar w:fldCharType="begin"/>
      </w:r>
      <w:r w:rsidR="000E50A4" w:rsidRPr="000F026B">
        <w:rPr>
          <w:rFonts w:ascii="Times New Roman" w:hAnsi="Times New Roman"/>
          <w:sz w:val="24"/>
          <w:szCs w:val="24"/>
          <w:rPrChange w:id="4322" w:author="usher" w:date="2026-06-05T05:43:00Z">
            <w:rPr/>
          </w:rPrChange>
        </w:rPr>
        <w:instrText xml:space="preserve"> HYPERLINK "tel:22-23" </w:instrText>
      </w:r>
      <w:r w:rsidR="000E50A4" w:rsidRPr="008654E4">
        <w:rPr>
          <w:rPrChange w:id="4323"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22-23</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2558E14E" w14:textId="77777777" w:rsidR="009A4657" w:rsidRPr="000F026B" w:rsidRDefault="001A30E1">
      <w:pPr>
        <w:widowControl w:val="0"/>
        <w:autoSpaceDE w:val="0"/>
        <w:spacing w:before="40" w:after="0" w:line="360" w:lineRule="auto"/>
        <w:jc w:val="both"/>
        <w:rPr>
          <w:rFonts w:ascii="Times New Roman" w:hAnsi="Times New Roman"/>
          <w:sz w:val="24"/>
          <w:szCs w:val="24"/>
          <w:rPrChange w:id="4324" w:author="usher" w:date="2026-06-05T05:43:00Z">
            <w:rPr/>
          </w:rPrChange>
        </w:rPr>
      </w:pPr>
      <w:proofErr w:type="spellStart"/>
      <w:r w:rsidRPr="000F026B">
        <w:rPr>
          <w:rFonts w:ascii="Times New Roman" w:hAnsi="Times New Roman"/>
          <w:sz w:val="24"/>
          <w:szCs w:val="24"/>
        </w:rPr>
        <w:t>Oluwaseyi</w:t>
      </w:r>
      <w:proofErr w:type="spellEnd"/>
      <w:r w:rsidRPr="000F026B">
        <w:rPr>
          <w:rFonts w:ascii="Times New Roman" w:hAnsi="Times New Roman"/>
          <w:sz w:val="24"/>
          <w:szCs w:val="24"/>
        </w:rPr>
        <w:t xml:space="preserve"> Dolapo </w:t>
      </w:r>
      <w:proofErr w:type="spellStart"/>
      <w:r w:rsidRPr="000F026B">
        <w:rPr>
          <w:rFonts w:ascii="Times New Roman" w:hAnsi="Times New Roman"/>
          <w:sz w:val="24"/>
          <w:szCs w:val="24"/>
        </w:rPr>
        <w:t>Somefun</w:t>
      </w:r>
      <w:proofErr w:type="spellEnd"/>
      <w:r w:rsidRPr="000F026B">
        <w:rPr>
          <w:rFonts w:ascii="Times New Roman" w:hAnsi="Times New Roman"/>
          <w:sz w:val="24"/>
          <w:szCs w:val="24"/>
        </w:rPr>
        <w:t xml:space="preserve"> (2019) 'Religiosity and sexual abstinence among Nigerian youths: does parent religion matter?' Available at: https://doi.org/10.1186/s12889-019-6732-2</w:t>
      </w:r>
    </w:p>
    <w:p w14:paraId="5DC83DA8" w14:textId="77777777" w:rsidR="009A4657" w:rsidRPr="000F026B" w:rsidRDefault="001A30E1">
      <w:pPr>
        <w:widowControl w:val="0"/>
        <w:autoSpaceDE w:val="0"/>
        <w:spacing w:before="40" w:after="0" w:line="360" w:lineRule="auto"/>
        <w:jc w:val="both"/>
        <w:rPr>
          <w:rFonts w:ascii="Times New Roman" w:hAnsi="Times New Roman"/>
          <w:sz w:val="24"/>
          <w:szCs w:val="24"/>
          <w:rPrChange w:id="4325" w:author="usher" w:date="2026-06-05T05:43:00Z">
            <w:rPr/>
          </w:rPrChange>
        </w:rPr>
      </w:pPr>
      <w:proofErr w:type="spellStart"/>
      <w:r w:rsidRPr="000F026B">
        <w:rPr>
          <w:rFonts w:ascii="Times New Roman" w:hAnsi="Times New Roman"/>
          <w:color w:val="000000"/>
          <w:sz w:val="24"/>
          <w:szCs w:val="24"/>
        </w:rPr>
        <w:t>Omelchenko</w:t>
      </w:r>
      <w:proofErr w:type="spellEnd"/>
      <w:r w:rsidRPr="000F026B">
        <w:rPr>
          <w:rFonts w:ascii="Times New Roman" w:hAnsi="Times New Roman"/>
          <w:color w:val="000000"/>
          <w:sz w:val="24"/>
          <w:szCs w:val="24"/>
        </w:rPr>
        <w:t xml:space="preserve">, M., </w:t>
      </w:r>
      <w:proofErr w:type="spellStart"/>
      <w:r w:rsidRPr="000F026B">
        <w:rPr>
          <w:rFonts w:ascii="Times New Roman" w:hAnsi="Times New Roman"/>
          <w:color w:val="000000"/>
          <w:sz w:val="24"/>
          <w:szCs w:val="24"/>
        </w:rPr>
        <w:t>Migalina</w:t>
      </w:r>
      <w:proofErr w:type="spellEnd"/>
      <w:r w:rsidRPr="000F026B">
        <w:rPr>
          <w:rFonts w:ascii="Times New Roman" w:hAnsi="Times New Roman"/>
          <w:color w:val="000000"/>
          <w:sz w:val="24"/>
          <w:szCs w:val="24"/>
        </w:rPr>
        <w:t xml:space="preserve">, V. and </w:t>
      </w:r>
      <w:proofErr w:type="spellStart"/>
      <w:r w:rsidRPr="000F026B">
        <w:rPr>
          <w:rFonts w:ascii="Times New Roman" w:hAnsi="Times New Roman"/>
          <w:color w:val="000000"/>
          <w:sz w:val="24"/>
          <w:szCs w:val="24"/>
        </w:rPr>
        <w:t>Kaleda</w:t>
      </w:r>
      <w:proofErr w:type="spellEnd"/>
      <w:r w:rsidRPr="000F026B">
        <w:rPr>
          <w:rFonts w:ascii="Times New Roman" w:hAnsi="Times New Roman"/>
          <w:color w:val="000000"/>
          <w:sz w:val="24"/>
          <w:szCs w:val="24"/>
        </w:rPr>
        <w:t>, V., </w:t>
      </w:r>
      <w:r w:rsidR="000E50A4" w:rsidRPr="008654E4">
        <w:rPr>
          <w:rFonts w:ascii="Times New Roman" w:hAnsi="Times New Roman"/>
          <w:sz w:val="24"/>
          <w:szCs w:val="24"/>
          <w:rPrChange w:id="4326" w:author="usher" w:date="2026-06-05T05:43:00Z">
            <w:rPr/>
          </w:rPrChange>
        </w:rPr>
        <w:fldChar w:fldCharType="begin"/>
      </w:r>
      <w:r w:rsidR="000E50A4" w:rsidRPr="000F026B">
        <w:rPr>
          <w:rFonts w:ascii="Times New Roman" w:hAnsi="Times New Roman"/>
          <w:sz w:val="24"/>
          <w:szCs w:val="24"/>
          <w:rPrChange w:id="4327" w:author="usher" w:date="2026-06-05T05:43:00Z">
            <w:rPr/>
          </w:rPrChange>
        </w:rPr>
        <w:instrText xml:space="preserve"> HYPERLINK "tel:2022" </w:instrText>
      </w:r>
      <w:r w:rsidR="000E50A4" w:rsidRPr="008654E4">
        <w:rPr>
          <w:rPrChange w:id="4328"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2022</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xml:space="preserve">. The effect of untreated illness in youth </w:t>
      </w:r>
      <w:r w:rsidRPr="000F026B">
        <w:rPr>
          <w:rFonts w:ascii="Times New Roman" w:hAnsi="Times New Roman"/>
          <w:color w:val="000000"/>
          <w:sz w:val="24"/>
          <w:szCs w:val="24"/>
        </w:rPr>
        <w:lastRenderedPageBreak/>
        <w:t xml:space="preserve">depression: A cross-sectional study. Consortium </w:t>
      </w:r>
      <w:proofErr w:type="spellStart"/>
      <w:r w:rsidRPr="000F026B">
        <w:rPr>
          <w:rFonts w:ascii="Times New Roman" w:hAnsi="Times New Roman"/>
          <w:color w:val="000000"/>
          <w:sz w:val="24"/>
          <w:szCs w:val="24"/>
        </w:rPr>
        <w:t>Psychiatricum</w:t>
      </w:r>
      <w:proofErr w:type="spellEnd"/>
      <w:r w:rsidRPr="000F026B">
        <w:rPr>
          <w:rFonts w:ascii="Times New Roman" w:hAnsi="Times New Roman"/>
          <w:color w:val="000000"/>
          <w:sz w:val="24"/>
          <w:szCs w:val="24"/>
        </w:rPr>
        <w:t>, 3(4), p.8.</w:t>
      </w:r>
    </w:p>
    <w:p w14:paraId="65F24B71" w14:textId="77777777" w:rsidR="009A4657" w:rsidRPr="000F026B" w:rsidRDefault="001A30E1">
      <w:pPr>
        <w:pStyle w:val="BodyText"/>
        <w:spacing w:line="360" w:lineRule="auto"/>
        <w:ind w:left="0"/>
        <w:jc w:val="both"/>
      </w:pPr>
      <w:r w:rsidRPr="000F026B">
        <w:t>Ore,</w:t>
      </w:r>
      <w:r w:rsidRPr="000F026B">
        <w:rPr>
          <w:spacing w:val="1"/>
        </w:rPr>
        <w:t xml:space="preserve"> </w:t>
      </w:r>
      <w:r w:rsidRPr="000F026B">
        <w:t>D.I.N.</w:t>
      </w:r>
      <w:r w:rsidRPr="000F026B">
        <w:rPr>
          <w:spacing w:val="1"/>
        </w:rPr>
        <w:t xml:space="preserve"> </w:t>
      </w:r>
      <w:r w:rsidRPr="000F026B">
        <w:t>(2008)</w:t>
      </w:r>
      <w:r w:rsidRPr="000F026B">
        <w:rPr>
          <w:spacing w:val="1"/>
        </w:rPr>
        <w:t xml:space="preserve"> </w:t>
      </w:r>
      <w:r w:rsidRPr="000F026B">
        <w:t>‘ORE</w:t>
      </w:r>
      <w:r w:rsidRPr="000F026B">
        <w:rPr>
          <w:spacing w:val="1"/>
        </w:rPr>
        <w:t xml:space="preserve"> </w:t>
      </w:r>
      <w:r w:rsidRPr="000F026B">
        <w:t>Open</w:t>
      </w:r>
      <w:r w:rsidRPr="000F026B">
        <w:rPr>
          <w:spacing w:val="1"/>
        </w:rPr>
        <w:t xml:space="preserve"> </w:t>
      </w:r>
      <w:r w:rsidRPr="000F026B">
        <w:t>Research</w:t>
      </w:r>
      <w:r w:rsidRPr="000F026B">
        <w:rPr>
          <w:spacing w:val="1"/>
        </w:rPr>
        <w:t xml:space="preserve"> </w:t>
      </w:r>
      <w:r w:rsidRPr="000F026B">
        <w:t>Exeter’.</w:t>
      </w:r>
    </w:p>
    <w:p w14:paraId="1B452018" w14:textId="77777777" w:rsidR="009A4657" w:rsidRPr="000F026B" w:rsidRDefault="001A30E1">
      <w:pPr>
        <w:pStyle w:val="BodyText"/>
        <w:spacing w:line="360" w:lineRule="auto"/>
        <w:ind w:left="0"/>
        <w:jc w:val="both"/>
      </w:pPr>
      <w:r w:rsidRPr="000F026B">
        <w:rPr>
          <w:color w:val="000000"/>
        </w:rPr>
        <w:t xml:space="preserve">Oud, M., De Winter, L., Vermeulen-Smit, E., </w:t>
      </w:r>
      <w:proofErr w:type="spellStart"/>
      <w:r w:rsidRPr="000F026B">
        <w:rPr>
          <w:color w:val="000000"/>
        </w:rPr>
        <w:t>Bodden</w:t>
      </w:r>
      <w:proofErr w:type="spellEnd"/>
      <w:r w:rsidRPr="000F026B">
        <w:rPr>
          <w:color w:val="000000"/>
        </w:rPr>
        <w:t xml:space="preserve">, D., </w:t>
      </w:r>
      <w:proofErr w:type="spellStart"/>
      <w:r w:rsidRPr="000F026B">
        <w:rPr>
          <w:color w:val="000000"/>
        </w:rPr>
        <w:t>Nauta</w:t>
      </w:r>
      <w:proofErr w:type="spellEnd"/>
      <w:r w:rsidRPr="000F026B">
        <w:rPr>
          <w:color w:val="000000"/>
        </w:rPr>
        <w:t>, M., Stone, L., Van Den Heuvel, M., Al Taher, R., De Graaf, I., Kendall, T. and Engels, R., </w:t>
      </w:r>
      <w:r w:rsidR="000E50A4" w:rsidRPr="008654E4">
        <w:fldChar w:fldCharType="begin"/>
      </w:r>
      <w:r w:rsidR="000E50A4" w:rsidRPr="000F026B">
        <w:instrText xml:space="preserve"> HYPERLINK "tel:2019" </w:instrText>
      </w:r>
      <w:r w:rsidR="000E50A4" w:rsidRPr="008654E4">
        <w:rPr>
          <w:rPrChange w:id="4329" w:author="usher" w:date="2026-06-05T05:43:00Z">
            <w:rPr>
              <w:rStyle w:val="Hyperlink"/>
            </w:rPr>
          </w:rPrChange>
        </w:rPr>
        <w:fldChar w:fldCharType="separate"/>
      </w:r>
      <w:r w:rsidR="009A4657" w:rsidRPr="000F026B">
        <w:rPr>
          <w:rStyle w:val="Hyperlink"/>
        </w:rPr>
        <w:t>2019</w:t>
      </w:r>
      <w:r w:rsidR="000E50A4" w:rsidRPr="008654E4">
        <w:rPr>
          <w:rStyle w:val="Hyperlink"/>
        </w:rPr>
        <w:fldChar w:fldCharType="end"/>
      </w:r>
      <w:r w:rsidRPr="000F026B">
        <w:rPr>
          <w:color w:val="000000"/>
        </w:rPr>
        <w:t>. Effectiveness of CBT for children and adolescents with depression: A systematic review and meta-regression analysis. European psychiatry, 57, pp.</w:t>
      </w:r>
      <w:r w:rsidR="000E50A4" w:rsidRPr="008654E4">
        <w:fldChar w:fldCharType="begin"/>
      </w:r>
      <w:r w:rsidR="000E50A4" w:rsidRPr="000F026B">
        <w:instrText xml:space="preserve"> HYPERLINK "tel:33-45" </w:instrText>
      </w:r>
      <w:r w:rsidR="000E50A4" w:rsidRPr="008654E4">
        <w:rPr>
          <w:rPrChange w:id="4330" w:author="usher" w:date="2026-06-05T05:43:00Z">
            <w:rPr>
              <w:rStyle w:val="Hyperlink"/>
            </w:rPr>
          </w:rPrChange>
        </w:rPr>
        <w:fldChar w:fldCharType="separate"/>
      </w:r>
      <w:r w:rsidR="009A4657" w:rsidRPr="000F026B">
        <w:rPr>
          <w:rStyle w:val="Hyperlink"/>
        </w:rPr>
        <w:t>33-45</w:t>
      </w:r>
      <w:r w:rsidR="000E50A4" w:rsidRPr="008654E4">
        <w:rPr>
          <w:rStyle w:val="Hyperlink"/>
        </w:rPr>
        <w:fldChar w:fldCharType="end"/>
      </w:r>
      <w:r w:rsidRPr="000F026B">
        <w:rPr>
          <w:color w:val="000000"/>
        </w:rPr>
        <w:t>.</w:t>
      </w:r>
    </w:p>
    <w:p w14:paraId="45ECFDBA" w14:textId="77777777" w:rsidR="009A4657" w:rsidRPr="000F026B" w:rsidRDefault="001A30E1">
      <w:pPr>
        <w:widowControl w:val="0"/>
        <w:autoSpaceDE w:val="0"/>
        <w:spacing w:before="40" w:after="0" w:line="360" w:lineRule="auto"/>
        <w:jc w:val="both"/>
        <w:rPr>
          <w:rFonts w:ascii="Times New Roman" w:hAnsi="Times New Roman"/>
          <w:sz w:val="24"/>
          <w:szCs w:val="24"/>
          <w:rPrChange w:id="4331" w:author="usher" w:date="2026-06-05T05:43:00Z">
            <w:rPr/>
          </w:rPrChange>
        </w:rPr>
      </w:pPr>
      <w:proofErr w:type="spellStart"/>
      <w:r w:rsidRPr="000F026B">
        <w:rPr>
          <w:rFonts w:ascii="Times New Roman" w:hAnsi="Times New Roman"/>
          <w:sz w:val="24"/>
          <w:szCs w:val="24"/>
        </w:rPr>
        <w:t>Özdemir</w:t>
      </w:r>
      <w:proofErr w:type="spellEnd"/>
      <w:r w:rsidRPr="000F026B">
        <w:rPr>
          <w:rFonts w:ascii="Times New Roman" w:hAnsi="Times New Roman"/>
          <w:sz w:val="24"/>
          <w:szCs w:val="24"/>
        </w:rPr>
        <w:t>,</w:t>
      </w:r>
      <w:r w:rsidRPr="000F026B">
        <w:rPr>
          <w:rFonts w:ascii="Times New Roman" w:hAnsi="Times New Roman"/>
          <w:spacing w:val="1"/>
          <w:sz w:val="24"/>
          <w:szCs w:val="24"/>
        </w:rPr>
        <w:t xml:space="preserve"> </w:t>
      </w:r>
      <w:r w:rsidRPr="000F026B">
        <w:rPr>
          <w:rFonts w:ascii="Times New Roman" w:hAnsi="Times New Roman"/>
          <w:sz w:val="24"/>
          <w:szCs w:val="24"/>
        </w:rPr>
        <w:t>A.</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proofErr w:type="spellStart"/>
      <w:r w:rsidRPr="000F026B">
        <w:rPr>
          <w:rFonts w:ascii="Times New Roman" w:hAnsi="Times New Roman"/>
          <w:sz w:val="24"/>
          <w:szCs w:val="24"/>
        </w:rPr>
        <w:t>Utkualp</w:t>
      </w:r>
      <w:proofErr w:type="spellEnd"/>
      <w:r w:rsidRPr="000F026B">
        <w:rPr>
          <w:rFonts w:ascii="Times New Roman" w:hAnsi="Times New Roman"/>
          <w:sz w:val="24"/>
          <w:szCs w:val="24"/>
        </w:rPr>
        <w:t>,</w:t>
      </w:r>
      <w:r w:rsidRPr="000F026B">
        <w:rPr>
          <w:rFonts w:ascii="Times New Roman" w:hAnsi="Times New Roman"/>
          <w:spacing w:val="1"/>
          <w:sz w:val="24"/>
          <w:szCs w:val="24"/>
        </w:rPr>
        <w:t xml:space="preserve"> </w:t>
      </w:r>
      <w:r w:rsidRPr="000F026B">
        <w:rPr>
          <w:rFonts w:ascii="Times New Roman" w:hAnsi="Times New Roman"/>
          <w:sz w:val="24"/>
          <w:szCs w:val="24"/>
        </w:rPr>
        <w:t>N.</w:t>
      </w:r>
      <w:r w:rsidRPr="000F026B">
        <w:rPr>
          <w:rFonts w:ascii="Times New Roman" w:hAnsi="Times New Roman"/>
          <w:spacing w:val="1"/>
          <w:sz w:val="24"/>
          <w:szCs w:val="24"/>
        </w:rPr>
        <w:t xml:space="preserve"> </w:t>
      </w:r>
      <w:r w:rsidRPr="000F026B">
        <w:rPr>
          <w:rFonts w:ascii="Times New Roman" w:hAnsi="Times New Roman"/>
          <w:sz w:val="24"/>
          <w:szCs w:val="24"/>
        </w:rPr>
        <w:t>(2016)</w:t>
      </w:r>
      <w:r w:rsidRPr="000F026B">
        <w:rPr>
          <w:rFonts w:ascii="Times New Roman" w:hAnsi="Times New Roman"/>
          <w:spacing w:val="1"/>
          <w:sz w:val="24"/>
          <w:szCs w:val="24"/>
        </w:rPr>
        <w:t xml:space="preserve"> </w:t>
      </w:r>
      <w:r w:rsidRPr="000F026B">
        <w:rPr>
          <w:rFonts w:ascii="Times New Roman" w:hAnsi="Times New Roman"/>
          <w:sz w:val="24"/>
          <w:szCs w:val="24"/>
        </w:rPr>
        <w:t>‘Physical</w:t>
      </w:r>
      <w:r w:rsidRPr="000F026B">
        <w:rPr>
          <w:rFonts w:ascii="Times New Roman" w:hAnsi="Times New Roman"/>
          <w:spacing w:val="1"/>
          <w:sz w:val="24"/>
          <w:szCs w:val="24"/>
        </w:rPr>
        <w:t xml:space="preserve"> </w:t>
      </w:r>
      <w:r w:rsidRPr="000F026B">
        <w:rPr>
          <w:rFonts w:ascii="Times New Roman" w:hAnsi="Times New Roman"/>
          <w:sz w:val="24"/>
          <w:szCs w:val="24"/>
        </w:rPr>
        <w:t>and</w:t>
      </w:r>
      <w:r w:rsidRPr="000F026B">
        <w:rPr>
          <w:rFonts w:ascii="Times New Roman" w:hAnsi="Times New Roman"/>
          <w:spacing w:val="1"/>
          <w:sz w:val="24"/>
          <w:szCs w:val="24"/>
        </w:rPr>
        <w:t xml:space="preserve"> </w:t>
      </w:r>
      <w:r w:rsidRPr="000F026B">
        <w:rPr>
          <w:rFonts w:ascii="Times New Roman" w:hAnsi="Times New Roman"/>
          <w:sz w:val="24"/>
          <w:szCs w:val="24"/>
        </w:rPr>
        <w:t>Psychosocial</w:t>
      </w:r>
      <w:r w:rsidRPr="000F026B">
        <w:rPr>
          <w:rFonts w:ascii="Times New Roman" w:hAnsi="Times New Roman"/>
          <w:spacing w:val="1"/>
          <w:sz w:val="24"/>
          <w:szCs w:val="24"/>
        </w:rPr>
        <w:t xml:space="preserve"> </w:t>
      </w:r>
      <w:r w:rsidRPr="000F026B">
        <w:rPr>
          <w:rFonts w:ascii="Times New Roman" w:hAnsi="Times New Roman"/>
          <w:sz w:val="24"/>
          <w:szCs w:val="24"/>
        </w:rPr>
        <w:t>Effects of the Changes in</w:t>
      </w:r>
      <w:r w:rsidRPr="000F026B">
        <w:rPr>
          <w:rFonts w:ascii="Times New Roman" w:hAnsi="Times New Roman"/>
          <w:spacing w:val="1"/>
          <w:sz w:val="24"/>
          <w:szCs w:val="24"/>
        </w:rPr>
        <w:t xml:space="preserve"> </w:t>
      </w:r>
      <w:r w:rsidRPr="000F026B">
        <w:rPr>
          <w:rFonts w:ascii="Times New Roman" w:hAnsi="Times New Roman"/>
          <w:sz w:val="24"/>
          <w:szCs w:val="24"/>
        </w:rPr>
        <w:t>Adolescence Period’, 9(2), pp. 717–723.</w:t>
      </w:r>
    </w:p>
    <w:p w14:paraId="2FCEAD93" w14:textId="77777777" w:rsidR="009A4657" w:rsidRPr="000F026B" w:rsidRDefault="001A30E1">
      <w:pPr>
        <w:widowControl w:val="0"/>
        <w:autoSpaceDE w:val="0"/>
        <w:spacing w:before="40" w:after="0" w:line="360" w:lineRule="auto"/>
        <w:jc w:val="both"/>
        <w:rPr>
          <w:rFonts w:ascii="Times New Roman" w:hAnsi="Times New Roman"/>
          <w:sz w:val="24"/>
          <w:szCs w:val="24"/>
          <w:rPrChange w:id="4332" w:author="usher" w:date="2026-06-05T05:43:00Z">
            <w:rPr/>
          </w:rPrChange>
        </w:rPr>
      </w:pPr>
      <w:proofErr w:type="spellStart"/>
      <w:r w:rsidRPr="000F026B">
        <w:rPr>
          <w:rFonts w:ascii="Times New Roman" w:hAnsi="Times New Roman"/>
          <w:color w:val="222222"/>
          <w:sz w:val="24"/>
          <w:szCs w:val="24"/>
          <w:shd w:val="clear" w:color="auto" w:fill="FFFFFF"/>
        </w:rPr>
        <w:t>Ozoemena</w:t>
      </w:r>
      <w:proofErr w:type="spellEnd"/>
      <w:r w:rsidRPr="000F026B">
        <w:rPr>
          <w:rFonts w:ascii="Times New Roman" w:hAnsi="Times New Roman"/>
          <w:color w:val="222222"/>
          <w:sz w:val="24"/>
          <w:szCs w:val="24"/>
          <w:shd w:val="clear" w:color="auto" w:fill="FFFFFF"/>
        </w:rPr>
        <w:t xml:space="preserve">, E.L., </w:t>
      </w:r>
      <w:proofErr w:type="spellStart"/>
      <w:r w:rsidRPr="000F026B">
        <w:rPr>
          <w:rFonts w:ascii="Times New Roman" w:hAnsi="Times New Roman"/>
          <w:color w:val="222222"/>
          <w:sz w:val="24"/>
          <w:szCs w:val="24"/>
          <w:shd w:val="clear" w:color="auto" w:fill="FFFFFF"/>
        </w:rPr>
        <w:t>Agbaje</w:t>
      </w:r>
      <w:proofErr w:type="spellEnd"/>
      <w:r w:rsidRPr="000F026B">
        <w:rPr>
          <w:rFonts w:ascii="Times New Roman" w:hAnsi="Times New Roman"/>
          <w:color w:val="222222"/>
          <w:sz w:val="24"/>
          <w:szCs w:val="24"/>
          <w:shd w:val="clear" w:color="auto" w:fill="FFFFFF"/>
        </w:rPr>
        <w:t xml:space="preserve">, O.S., </w:t>
      </w:r>
      <w:proofErr w:type="spellStart"/>
      <w:r w:rsidRPr="000F026B">
        <w:rPr>
          <w:rFonts w:ascii="Times New Roman" w:hAnsi="Times New Roman"/>
          <w:color w:val="222222"/>
          <w:sz w:val="24"/>
          <w:szCs w:val="24"/>
          <w:shd w:val="clear" w:color="auto" w:fill="FFFFFF"/>
        </w:rPr>
        <w:t>Ogundu</w:t>
      </w:r>
      <w:proofErr w:type="spellEnd"/>
      <w:r w:rsidRPr="000F026B">
        <w:rPr>
          <w:rFonts w:ascii="Times New Roman" w:hAnsi="Times New Roman"/>
          <w:color w:val="222222"/>
          <w:sz w:val="24"/>
          <w:szCs w:val="24"/>
          <w:shd w:val="clear" w:color="auto" w:fill="FFFFFF"/>
        </w:rPr>
        <w:t xml:space="preserve">, L., </w:t>
      </w:r>
      <w:proofErr w:type="spellStart"/>
      <w:r w:rsidRPr="000F026B">
        <w:rPr>
          <w:rFonts w:ascii="Times New Roman" w:hAnsi="Times New Roman"/>
          <w:color w:val="222222"/>
          <w:sz w:val="24"/>
          <w:szCs w:val="24"/>
          <w:shd w:val="clear" w:color="auto" w:fill="FFFFFF"/>
        </w:rPr>
        <w:t>Ononuju</w:t>
      </w:r>
      <w:proofErr w:type="spellEnd"/>
      <w:r w:rsidRPr="000F026B">
        <w:rPr>
          <w:rFonts w:ascii="Times New Roman" w:hAnsi="Times New Roman"/>
          <w:color w:val="222222"/>
          <w:sz w:val="24"/>
          <w:szCs w:val="24"/>
          <w:shd w:val="clear" w:color="auto" w:fill="FFFFFF"/>
        </w:rPr>
        <w:t xml:space="preserve">, A.H., </w:t>
      </w:r>
      <w:proofErr w:type="spellStart"/>
      <w:r w:rsidRPr="000F026B">
        <w:rPr>
          <w:rFonts w:ascii="Times New Roman" w:hAnsi="Times New Roman"/>
          <w:color w:val="222222"/>
          <w:sz w:val="24"/>
          <w:szCs w:val="24"/>
          <w:shd w:val="clear" w:color="auto" w:fill="FFFFFF"/>
        </w:rPr>
        <w:t>Umoke</w:t>
      </w:r>
      <w:proofErr w:type="spellEnd"/>
      <w:r w:rsidRPr="000F026B">
        <w:rPr>
          <w:rFonts w:ascii="Times New Roman" w:hAnsi="Times New Roman"/>
          <w:color w:val="222222"/>
          <w:sz w:val="24"/>
          <w:szCs w:val="24"/>
          <w:shd w:val="clear" w:color="auto" w:fill="FFFFFF"/>
        </w:rPr>
        <w:t xml:space="preserve">, P.C.I., </w:t>
      </w:r>
      <w:proofErr w:type="spellStart"/>
      <w:r w:rsidRPr="000F026B">
        <w:rPr>
          <w:rFonts w:ascii="Times New Roman" w:hAnsi="Times New Roman"/>
          <w:color w:val="222222"/>
          <w:sz w:val="24"/>
          <w:szCs w:val="24"/>
          <w:shd w:val="clear" w:color="auto" w:fill="FFFFFF"/>
        </w:rPr>
        <w:t>Iweama</w:t>
      </w:r>
      <w:proofErr w:type="spellEnd"/>
      <w:r w:rsidRPr="000F026B">
        <w:rPr>
          <w:rFonts w:ascii="Times New Roman" w:hAnsi="Times New Roman"/>
          <w:color w:val="222222"/>
          <w:sz w:val="24"/>
          <w:szCs w:val="24"/>
          <w:shd w:val="clear" w:color="auto" w:fill="FFFFFF"/>
        </w:rPr>
        <w:t xml:space="preserve">, C.N., Kato, G.U., </w:t>
      </w:r>
      <w:proofErr w:type="spellStart"/>
      <w:r w:rsidRPr="000F026B">
        <w:rPr>
          <w:rFonts w:ascii="Times New Roman" w:hAnsi="Times New Roman"/>
          <w:color w:val="222222"/>
          <w:sz w:val="24"/>
          <w:szCs w:val="24"/>
          <w:shd w:val="clear" w:color="auto" w:fill="FFFFFF"/>
        </w:rPr>
        <w:t>Isabu</w:t>
      </w:r>
      <w:proofErr w:type="spellEnd"/>
      <w:r w:rsidRPr="000F026B">
        <w:rPr>
          <w:rFonts w:ascii="Times New Roman" w:hAnsi="Times New Roman"/>
          <w:color w:val="222222"/>
          <w:sz w:val="24"/>
          <w:szCs w:val="24"/>
          <w:shd w:val="clear" w:color="auto" w:fill="FFFFFF"/>
        </w:rPr>
        <w:t xml:space="preserve">, A.C. and </w:t>
      </w:r>
      <w:proofErr w:type="spellStart"/>
      <w:r w:rsidRPr="000F026B">
        <w:rPr>
          <w:rFonts w:ascii="Times New Roman" w:hAnsi="Times New Roman"/>
          <w:color w:val="222222"/>
          <w:sz w:val="24"/>
          <w:szCs w:val="24"/>
          <w:shd w:val="clear" w:color="auto" w:fill="FFFFFF"/>
        </w:rPr>
        <w:t>Obute</w:t>
      </w:r>
      <w:proofErr w:type="spellEnd"/>
      <w:r w:rsidRPr="000F026B">
        <w:rPr>
          <w:rFonts w:ascii="Times New Roman" w:hAnsi="Times New Roman"/>
          <w:color w:val="222222"/>
          <w:sz w:val="24"/>
          <w:szCs w:val="24"/>
          <w:shd w:val="clear" w:color="auto" w:fill="FFFFFF"/>
        </w:rPr>
        <w:t>, A.J., 2021. Psychological distress, burnout, and coping strategies among Nigerian primary school educators: a school-based cross-sectional study. </w:t>
      </w:r>
      <w:r w:rsidRPr="000F026B">
        <w:rPr>
          <w:rFonts w:ascii="Times New Roman" w:hAnsi="Times New Roman"/>
          <w:i/>
          <w:iCs/>
          <w:color w:val="222222"/>
          <w:sz w:val="24"/>
          <w:szCs w:val="24"/>
          <w:shd w:val="clear" w:color="auto" w:fill="FFFFFF"/>
        </w:rPr>
        <w:t>BMC public health</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21</w:t>
      </w:r>
      <w:r w:rsidRPr="000F026B">
        <w:rPr>
          <w:rFonts w:ascii="Times New Roman" w:hAnsi="Times New Roman"/>
          <w:color w:val="222222"/>
          <w:sz w:val="24"/>
          <w:szCs w:val="24"/>
          <w:shd w:val="clear" w:color="auto" w:fill="FFFFFF"/>
        </w:rPr>
        <w:t>(1), p.2327.</w:t>
      </w:r>
    </w:p>
    <w:p w14:paraId="26E5B48C" w14:textId="77777777" w:rsidR="009A4657" w:rsidRPr="000F026B" w:rsidRDefault="001A30E1">
      <w:pPr>
        <w:widowControl w:val="0"/>
        <w:autoSpaceDE w:val="0"/>
        <w:spacing w:before="40" w:after="0" w:line="360" w:lineRule="auto"/>
        <w:jc w:val="both"/>
        <w:rPr>
          <w:rFonts w:ascii="Times New Roman" w:hAnsi="Times New Roman"/>
          <w:sz w:val="24"/>
          <w:szCs w:val="24"/>
          <w:rPrChange w:id="4333" w:author="usher" w:date="2026-06-05T05:43:00Z">
            <w:rPr/>
          </w:rPrChange>
        </w:rPr>
      </w:pPr>
      <w:proofErr w:type="spellStart"/>
      <w:r w:rsidRPr="000F026B">
        <w:rPr>
          <w:rFonts w:ascii="Times New Roman" w:hAnsi="Times New Roman"/>
          <w:color w:val="222222"/>
          <w:sz w:val="24"/>
          <w:szCs w:val="24"/>
          <w:shd w:val="clear" w:color="auto" w:fill="FFFFFF"/>
        </w:rPr>
        <w:t>Pannu</w:t>
      </w:r>
      <w:proofErr w:type="spellEnd"/>
      <w:r w:rsidRPr="000F026B">
        <w:rPr>
          <w:rFonts w:ascii="Times New Roman" w:hAnsi="Times New Roman"/>
          <w:color w:val="222222"/>
          <w:sz w:val="24"/>
          <w:szCs w:val="24"/>
          <w:shd w:val="clear" w:color="auto" w:fill="FFFFFF"/>
        </w:rPr>
        <w:t>, A. and Goyal, R.K., 2025. From evidence to practice: A comprehensive analysis of side effects in synthetic anti-depressant therapy. </w:t>
      </w:r>
      <w:r w:rsidRPr="000F026B">
        <w:rPr>
          <w:rFonts w:ascii="Times New Roman" w:hAnsi="Times New Roman"/>
          <w:i/>
          <w:iCs/>
          <w:color w:val="222222"/>
          <w:sz w:val="24"/>
          <w:szCs w:val="24"/>
          <w:shd w:val="clear" w:color="auto" w:fill="FFFFFF"/>
        </w:rPr>
        <w:t>Current Drug Safety</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20</w:t>
      </w:r>
      <w:r w:rsidRPr="000F026B">
        <w:rPr>
          <w:rFonts w:ascii="Times New Roman" w:hAnsi="Times New Roman"/>
          <w:color w:val="222222"/>
          <w:sz w:val="24"/>
          <w:szCs w:val="24"/>
          <w:shd w:val="clear" w:color="auto" w:fill="FFFFFF"/>
        </w:rPr>
        <w:t>(2), pp.120-147.</w:t>
      </w:r>
    </w:p>
    <w:p w14:paraId="554C3806" w14:textId="77777777" w:rsidR="009A4657" w:rsidRPr="000F026B" w:rsidRDefault="001A30E1">
      <w:pPr>
        <w:pStyle w:val="BodyText"/>
        <w:spacing w:line="360" w:lineRule="auto"/>
        <w:ind w:left="0"/>
        <w:jc w:val="both"/>
      </w:pPr>
      <w:r w:rsidRPr="000F026B">
        <w:t>Parker,</w:t>
      </w:r>
      <w:r w:rsidRPr="000F026B">
        <w:rPr>
          <w:spacing w:val="-2"/>
        </w:rPr>
        <w:t xml:space="preserve"> </w:t>
      </w:r>
      <w:r w:rsidRPr="000F026B">
        <w:t xml:space="preserve">Olson and </w:t>
      </w:r>
      <w:proofErr w:type="spellStart"/>
      <w:r w:rsidRPr="000F026B">
        <w:t>Bunde</w:t>
      </w:r>
      <w:proofErr w:type="spellEnd"/>
      <w:r w:rsidRPr="000F026B">
        <w:rPr>
          <w:spacing w:val="-2"/>
        </w:rPr>
        <w:t xml:space="preserve"> (</w:t>
      </w:r>
      <w:r w:rsidRPr="000F026B">
        <w:t>2020)</w:t>
      </w:r>
      <w:r w:rsidRPr="000F026B">
        <w:rPr>
          <w:spacing w:val="-2"/>
        </w:rPr>
        <w:t xml:space="preserve"> </w:t>
      </w:r>
      <w:r w:rsidRPr="000F026B">
        <w:t>‘The</w:t>
      </w:r>
      <w:r w:rsidRPr="000F026B">
        <w:rPr>
          <w:spacing w:val="-2"/>
        </w:rPr>
        <w:t xml:space="preserve"> </w:t>
      </w:r>
      <w:r w:rsidRPr="000F026B">
        <w:t>Impact</w:t>
      </w:r>
      <w:r w:rsidRPr="000F026B">
        <w:rPr>
          <w:spacing w:val="-2"/>
        </w:rPr>
        <w:t xml:space="preserve"> </w:t>
      </w:r>
      <w:r w:rsidRPr="000F026B">
        <w:t>of</w:t>
      </w:r>
      <w:r w:rsidRPr="000F026B">
        <w:rPr>
          <w:spacing w:val="-2"/>
        </w:rPr>
        <w:t xml:space="preserve"> </w:t>
      </w:r>
      <w:r w:rsidRPr="000F026B">
        <w:t>Trauma-Based</w:t>
      </w:r>
      <w:r w:rsidRPr="000F026B">
        <w:rPr>
          <w:spacing w:val="-2"/>
        </w:rPr>
        <w:t xml:space="preserve"> </w:t>
      </w:r>
      <w:r w:rsidRPr="000F026B">
        <w:t>Training</w:t>
      </w:r>
      <w:r w:rsidRPr="000F026B">
        <w:rPr>
          <w:spacing w:val="-2"/>
        </w:rPr>
        <w:t xml:space="preserve"> </w:t>
      </w:r>
      <w:r w:rsidRPr="000F026B">
        <w:t>on</w:t>
      </w:r>
      <w:r w:rsidRPr="000F026B">
        <w:rPr>
          <w:spacing w:val="-2"/>
        </w:rPr>
        <w:t xml:space="preserve"> </w:t>
      </w:r>
      <w:r w:rsidRPr="000F026B">
        <w:t>Educators’,</w:t>
      </w:r>
      <w:r w:rsidRPr="000F026B">
        <w:rPr>
          <w:spacing w:val="-2"/>
        </w:rPr>
        <w:t xml:space="preserve"> </w:t>
      </w:r>
      <w:r w:rsidRPr="000F026B">
        <w:t>pp.</w:t>
      </w:r>
      <w:r w:rsidRPr="000F026B">
        <w:rPr>
          <w:spacing w:val="-2"/>
        </w:rPr>
        <w:t xml:space="preserve"> </w:t>
      </w:r>
      <w:r w:rsidRPr="000F026B">
        <w:t>217–227.</w:t>
      </w:r>
    </w:p>
    <w:p w14:paraId="680E1DDC" w14:textId="11C39BDA" w:rsidR="009A4657" w:rsidRPr="000F026B" w:rsidRDefault="001A30E1">
      <w:pPr>
        <w:pStyle w:val="BodyText"/>
        <w:spacing w:line="360" w:lineRule="auto"/>
        <w:ind w:left="0"/>
        <w:jc w:val="both"/>
        <w:rPr>
          <w:ins w:id="4334" w:author="usher" w:date="2026-03-08T13:37:00Z"/>
          <w:color w:val="000000"/>
        </w:rPr>
      </w:pPr>
      <w:r w:rsidRPr="000F026B">
        <w:rPr>
          <w:color w:val="000000"/>
        </w:rPr>
        <w:t>Pan American Health Organization (PAHO/WHO), </w:t>
      </w:r>
      <w:r w:rsidR="000E50A4" w:rsidRPr="008654E4">
        <w:fldChar w:fldCharType="begin"/>
      </w:r>
      <w:r w:rsidR="000E50A4" w:rsidRPr="000F026B">
        <w:instrText xml:space="preserve"> HYPERLINK "tel:2024" </w:instrText>
      </w:r>
      <w:r w:rsidR="000E50A4" w:rsidRPr="008654E4">
        <w:rPr>
          <w:rPrChange w:id="4335" w:author="usher" w:date="2026-06-05T05:43:00Z">
            <w:rPr>
              <w:rStyle w:val="Hyperlink"/>
            </w:rPr>
          </w:rPrChange>
        </w:rPr>
        <w:fldChar w:fldCharType="separate"/>
      </w:r>
      <w:r w:rsidR="009A4657" w:rsidRPr="000F026B">
        <w:rPr>
          <w:rStyle w:val="Hyperlink"/>
        </w:rPr>
        <w:t>2024</w:t>
      </w:r>
      <w:r w:rsidR="000E50A4" w:rsidRPr="008654E4">
        <w:rPr>
          <w:rStyle w:val="Hyperlink"/>
        </w:rPr>
        <w:fldChar w:fldCharType="end"/>
      </w:r>
      <w:r w:rsidRPr="000F026B">
        <w:rPr>
          <w:color w:val="000000"/>
        </w:rPr>
        <w:t>. Enhancing Mental Health Literacy in Schools: three</w:t>
      </w:r>
      <w:r w:rsidRPr="000F026B">
        <w:rPr>
          <w:color w:val="000000"/>
        </w:rPr>
        <w:noBreakHyphen/>
        <w:t xml:space="preserve">day Trainer of Trainers workshop, Port of Spain, Trinidad and Tobago, 27 </w:t>
      </w:r>
      <w:bookmarkStart w:id="4336" w:name="_Hlk237515694"/>
      <w:bookmarkEnd w:id="4240"/>
      <w:r w:rsidRPr="000F026B">
        <w:rPr>
          <w:color w:val="000000"/>
        </w:rPr>
        <w:t>February–1 March </w:t>
      </w:r>
      <w:r w:rsidR="000E50A4" w:rsidRPr="008654E4">
        <w:fldChar w:fldCharType="begin"/>
      </w:r>
      <w:r w:rsidR="000E50A4" w:rsidRPr="000F026B">
        <w:instrText xml:space="preserve"> HYPERLINK "tel:2024" </w:instrText>
      </w:r>
      <w:r w:rsidR="000E50A4" w:rsidRPr="008654E4">
        <w:rPr>
          <w:rPrChange w:id="4337" w:author="usher" w:date="2026-06-05T05:43:00Z">
            <w:rPr>
              <w:rStyle w:val="Hyperlink"/>
            </w:rPr>
          </w:rPrChange>
        </w:rPr>
        <w:fldChar w:fldCharType="separate"/>
      </w:r>
      <w:r w:rsidR="009A4657" w:rsidRPr="000F026B">
        <w:rPr>
          <w:rStyle w:val="Hyperlink"/>
        </w:rPr>
        <w:t>2024</w:t>
      </w:r>
      <w:r w:rsidR="000E50A4" w:rsidRPr="008654E4">
        <w:rPr>
          <w:rStyle w:val="Hyperlink"/>
        </w:rPr>
        <w:fldChar w:fldCharType="end"/>
      </w:r>
      <w:r w:rsidRPr="000F026B">
        <w:rPr>
          <w:color w:val="000000"/>
        </w:rPr>
        <w:t>. [online] PAHO. Available at: </w:t>
      </w:r>
      <w:r w:rsidR="000E50A4" w:rsidRPr="008654E4">
        <w:fldChar w:fldCharType="begin"/>
      </w:r>
      <w:r w:rsidR="000E50A4" w:rsidRPr="000F026B">
        <w:instrText xml:space="preserve"> HYPERLINK "https://www.paho.org" </w:instrText>
      </w:r>
      <w:r w:rsidR="000E50A4" w:rsidRPr="008654E4">
        <w:rPr>
          <w:rPrChange w:id="4338" w:author="usher" w:date="2026-06-05T05:43:00Z">
            <w:rPr>
              <w:rStyle w:val="Hyperlink"/>
            </w:rPr>
          </w:rPrChange>
        </w:rPr>
        <w:fldChar w:fldCharType="separate"/>
      </w:r>
      <w:r w:rsidR="009A4657" w:rsidRPr="000F026B">
        <w:rPr>
          <w:rStyle w:val="Hyperlink"/>
        </w:rPr>
        <w:t>https://www.paho.org</w:t>
      </w:r>
      <w:r w:rsidR="000E50A4" w:rsidRPr="008654E4">
        <w:rPr>
          <w:rStyle w:val="Hyperlink"/>
        </w:rPr>
        <w:fldChar w:fldCharType="end"/>
      </w:r>
      <w:r w:rsidRPr="000F026B">
        <w:rPr>
          <w:color w:val="000000"/>
        </w:rPr>
        <w:t>/ [Accessed 4 Jul. </w:t>
      </w:r>
      <w:r w:rsidR="000E50A4" w:rsidRPr="008654E4">
        <w:fldChar w:fldCharType="begin"/>
      </w:r>
      <w:r w:rsidR="000E50A4" w:rsidRPr="000F026B">
        <w:instrText xml:space="preserve"> HYPERLINK "tel:2025" </w:instrText>
      </w:r>
      <w:r w:rsidR="000E50A4" w:rsidRPr="008654E4">
        <w:rPr>
          <w:rPrChange w:id="4339" w:author="usher" w:date="2026-06-05T05:43:00Z">
            <w:rPr>
              <w:rStyle w:val="Hyperlink"/>
            </w:rPr>
          </w:rPrChange>
        </w:rPr>
        <w:fldChar w:fldCharType="separate"/>
      </w:r>
      <w:r w:rsidR="009A4657" w:rsidRPr="000F026B">
        <w:rPr>
          <w:rStyle w:val="Hyperlink"/>
        </w:rPr>
        <w:t>2025</w:t>
      </w:r>
      <w:r w:rsidR="000E50A4" w:rsidRPr="008654E4">
        <w:rPr>
          <w:rStyle w:val="Hyperlink"/>
        </w:rPr>
        <w:fldChar w:fldCharType="end"/>
      </w:r>
      <w:r w:rsidRPr="000F026B">
        <w:rPr>
          <w:color w:val="000000"/>
        </w:rPr>
        <w:t>].</w:t>
      </w:r>
    </w:p>
    <w:p w14:paraId="139BEC2C" w14:textId="77777777" w:rsidR="00076867" w:rsidRPr="000F026B" w:rsidRDefault="006028D4" w:rsidP="00076867">
      <w:pPr>
        <w:rPr>
          <w:ins w:id="4340" w:author="usher" w:date="2026-05-13T08:13:00Z"/>
          <w:rFonts w:ascii="Times New Roman" w:hAnsi="Times New Roman"/>
          <w:color w:val="000000"/>
          <w:sz w:val="24"/>
          <w:szCs w:val="24"/>
        </w:rPr>
      </w:pPr>
      <w:proofErr w:type="spellStart"/>
      <w:ins w:id="4341" w:author="usher" w:date="2026-03-08T13:37:00Z">
        <w:r w:rsidRPr="000F026B">
          <w:rPr>
            <w:rFonts w:ascii="Times New Roman" w:hAnsi="Times New Roman"/>
            <w:color w:val="000000"/>
            <w:sz w:val="24"/>
            <w:szCs w:val="24"/>
          </w:rPr>
          <w:t>Pastwa-Wojciechowska</w:t>
        </w:r>
        <w:proofErr w:type="spellEnd"/>
        <w:r w:rsidRPr="000F026B">
          <w:rPr>
            <w:rFonts w:ascii="Times New Roman" w:hAnsi="Times New Roman"/>
            <w:color w:val="000000"/>
            <w:sz w:val="24"/>
            <w:szCs w:val="24"/>
          </w:rPr>
          <w:t xml:space="preserve">, B., </w:t>
        </w:r>
        <w:proofErr w:type="spellStart"/>
        <w:r w:rsidRPr="000F026B">
          <w:rPr>
            <w:rFonts w:ascii="Times New Roman" w:hAnsi="Times New Roman"/>
            <w:color w:val="000000"/>
            <w:sz w:val="24"/>
            <w:szCs w:val="24"/>
          </w:rPr>
          <w:t>Grzegorzewska</w:t>
        </w:r>
        <w:proofErr w:type="spellEnd"/>
        <w:r w:rsidRPr="000F026B">
          <w:rPr>
            <w:rFonts w:ascii="Times New Roman" w:hAnsi="Times New Roman"/>
            <w:color w:val="000000"/>
            <w:sz w:val="24"/>
            <w:szCs w:val="24"/>
          </w:rPr>
          <w:t xml:space="preserve">, I. and </w:t>
        </w:r>
        <w:proofErr w:type="spellStart"/>
        <w:r w:rsidRPr="000F026B">
          <w:rPr>
            <w:rFonts w:ascii="Times New Roman" w:hAnsi="Times New Roman"/>
            <w:color w:val="000000"/>
            <w:sz w:val="24"/>
            <w:szCs w:val="24"/>
          </w:rPr>
          <w:t>Wojciechowska</w:t>
        </w:r>
        <w:proofErr w:type="spellEnd"/>
        <w:r w:rsidRPr="000F026B">
          <w:rPr>
            <w:rFonts w:ascii="Times New Roman" w:hAnsi="Times New Roman"/>
            <w:color w:val="000000"/>
            <w:sz w:val="24"/>
            <w:szCs w:val="24"/>
          </w:rPr>
          <w:t>, M., </w:t>
        </w:r>
        <w:r w:rsidRPr="008654E4">
          <w:rPr>
            <w:rFonts w:ascii="Times New Roman" w:hAnsi="Times New Roman"/>
            <w:sz w:val="24"/>
            <w:szCs w:val="24"/>
            <w:rPrChange w:id="4342" w:author="usher" w:date="2026-06-05T05:43:00Z">
              <w:rPr/>
            </w:rPrChange>
          </w:rPr>
          <w:fldChar w:fldCharType="begin"/>
        </w:r>
        <w:r w:rsidRPr="000F026B">
          <w:rPr>
            <w:rFonts w:ascii="Times New Roman" w:hAnsi="Times New Roman"/>
            <w:sz w:val="24"/>
            <w:szCs w:val="24"/>
            <w:rPrChange w:id="4343" w:author="usher" w:date="2026-06-05T05:43:00Z">
              <w:rPr/>
            </w:rPrChange>
          </w:rPr>
          <w:instrText>HYPERLINK "tel:2021"</w:instrText>
        </w:r>
        <w:r w:rsidRPr="008654E4">
          <w:rPr>
            <w:rPrChange w:id="4344" w:author="usher" w:date="2026-06-05T05:43:00Z">
              <w:rPr>
                <w:rStyle w:val="Hyperlink"/>
                <w:rFonts w:ascii="Times New Roman" w:hAnsi="Times New Roman"/>
                <w:sz w:val="24"/>
                <w:szCs w:val="24"/>
              </w:rPr>
            </w:rPrChange>
          </w:rPr>
          <w:fldChar w:fldCharType="separate"/>
        </w:r>
        <w:r w:rsidRPr="000F026B">
          <w:rPr>
            <w:rStyle w:val="Hyperlink"/>
            <w:rFonts w:ascii="Times New Roman" w:hAnsi="Times New Roman"/>
            <w:sz w:val="24"/>
            <w:szCs w:val="24"/>
          </w:rPr>
          <w:t>2021</w:t>
        </w:r>
        <w:r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The role of religious values and beliefs in shaping mental health and disorders. Religions, 12(10), p.</w:t>
        </w:r>
        <w:r w:rsidRPr="008654E4">
          <w:rPr>
            <w:rFonts w:ascii="Times New Roman" w:hAnsi="Times New Roman"/>
            <w:sz w:val="24"/>
            <w:szCs w:val="24"/>
            <w:rPrChange w:id="4345" w:author="usher" w:date="2026-06-05T05:43:00Z">
              <w:rPr/>
            </w:rPrChange>
          </w:rPr>
          <w:fldChar w:fldCharType="begin"/>
        </w:r>
        <w:r w:rsidRPr="000F026B">
          <w:rPr>
            <w:rFonts w:ascii="Times New Roman" w:hAnsi="Times New Roman"/>
            <w:sz w:val="24"/>
            <w:szCs w:val="24"/>
            <w:rPrChange w:id="4346" w:author="usher" w:date="2026-06-05T05:43:00Z">
              <w:rPr/>
            </w:rPrChange>
          </w:rPr>
          <w:instrText>HYPERLINK "tel:840"</w:instrText>
        </w:r>
        <w:r w:rsidRPr="008654E4">
          <w:rPr>
            <w:rPrChange w:id="4347" w:author="usher" w:date="2026-06-05T05:43:00Z">
              <w:rPr>
                <w:rStyle w:val="Hyperlink"/>
                <w:rFonts w:ascii="Times New Roman" w:hAnsi="Times New Roman"/>
                <w:sz w:val="24"/>
                <w:szCs w:val="24"/>
              </w:rPr>
            </w:rPrChange>
          </w:rPr>
          <w:fldChar w:fldCharType="separate"/>
        </w:r>
        <w:r w:rsidRPr="000F026B">
          <w:rPr>
            <w:rStyle w:val="Hyperlink"/>
            <w:rFonts w:ascii="Times New Roman" w:hAnsi="Times New Roman"/>
            <w:sz w:val="24"/>
            <w:szCs w:val="24"/>
          </w:rPr>
          <w:t>840</w:t>
        </w:r>
        <w:r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ins>
    </w:p>
    <w:p w14:paraId="183EC1E8" w14:textId="766B7607" w:rsidR="006028D4" w:rsidRPr="000F026B" w:rsidDel="00076867" w:rsidRDefault="00076867">
      <w:pPr>
        <w:widowControl w:val="0"/>
        <w:autoSpaceDE w:val="0"/>
        <w:spacing w:before="40" w:after="0" w:line="360" w:lineRule="auto"/>
        <w:jc w:val="both"/>
        <w:rPr>
          <w:del w:id="4348" w:author="usher" w:date="2026-03-22T15:13:00Z"/>
          <w:rFonts w:ascii="Times New Roman" w:hAnsi="Times New Roman"/>
          <w:color w:val="000000"/>
          <w:sz w:val="24"/>
          <w:szCs w:val="24"/>
          <w:rPrChange w:id="4349" w:author="usher" w:date="2026-06-05T05:43:00Z">
            <w:rPr>
              <w:del w:id="4350" w:author="usher" w:date="2026-03-22T15:13:00Z"/>
              <w:rFonts w:ascii="Times New Roman" w:hAnsi="Times New Roman"/>
              <w:color w:val="222222"/>
              <w:sz w:val="24"/>
              <w:szCs w:val="24"/>
              <w:shd w:val="clear" w:color="auto" w:fill="FFFFFF"/>
            </w:rPr>
          </w:rPrChange>
        </w:rPr>
      </w:pPr>
      <w:ins w:id="4351" w:author="usher" w:date="2026-05-13T08:13:00Z">
        <w:r w:rsidRPr="000F026B">
          <w:rPr>
            <w:rFonts w:ascii="Times New Roman" w:hAnsi="Times New Roman"/>
            <w:color w:val="222222"/>
            <w:sz w:val="24"/>
            <w:szCs w:val="24"/>
            <w:shd w:val="clear" w:color="auto" w:fill="FFFFFF"/>
          </w:rPr>
          <w:t xml:space="preserve">Patel, V., Saxena, S., Lund, C., Thornicroft, G., </w:t>
        </w:r>
        <w:proofErr w:type="spellStart"/>
        <w:r w:rsidRPr="000F026B">
          <w:rPr>
            <w:rFonts w:ascii="Times New Roman" w:hAnsi="Times New Roman"/>
            <w:color w:val="222222"/>
            <w:sz w:val="24"/>
            <w:szCs w:val="24"/>
            <w:shd w:val="clear" w:color="auto" w:fill="FFFFFF"/>
          </w:rPr>
          <w:t>Baingana</w:t>
        </w:r>
        <w:proofErr w:type="spellEnd"/>
        <w:r w:rsidRPr="000F026B">
          <w:rPr>
            <w:rFonts w:ascii="Times New Roman" w:hAnsi="Times New Roman"/>
            <w:color w:val="222222"/>
            <w:sz w:val="24"/>
            <w:szCs w:val="24"/>
            <w:shd w:val="clear" w:color="auto" w:fill="FFFFFF"/>
          </w:rPr>
          <w:t xml:space="preserve">, F., Bolton, P., Chisholm, D., Collins, P.Y., Cooper, J.L., Eaton, J. and </w:t>
        </w:r>
        <w:proofErr w:type="spellStart"/>
        <w:r w:rsidRPr="000F026B">
          <w:rPr>
            <w:rFonts w:ascii="Times New Roman" w:hAnsi="Times New Roman"/>
            <w:color w:val="222222"/>
            <w:sz w:val="24"/>
            <w:szCs w:val="24"/>
            <w:shd w:val="clear" w:color="auto" w:fill="FFFFFF"/>
          </w:rPr>
          <w:t>Herrman</w:t>
        </w:r>
        <w:proofErr w:type="spellEnd"/>
        <w:r w:rsidRPr="000F026B">
          <w:rPr>
            <w:rFonts w:ascii="Times New Roman" w:hAnsi="Times New Roman"/>
            <w:color w:val="222222"/>
            <w:sz w:val="24"/>
            <w:szCs w:val="24"/>
            <w:shd w:val="clear" w:color="auto" w:fill="FFFFFF"/>
          </w:rPr>
          <w:t>, H., 2018. The Lancet Commission on global mental health and sustainable development. </w:t>
        </w:r>
        <w:r w:rsidRPr="000F026B">
          <w:rPr>
            <w:rFonts w:ascii="Times New Roman" w:hAnsi="Times New Roman"/>
            <w:i/>
            <w:iCs/>
            <w:color w:val="222222"/>
            <w:sz w:val="24"/>
            <w:szCs w:val="24"/>
            <w:shd w:val="clear" w:color="auto" w:fill="FFFFFF"/>
          </w:rPr>
          <w:t>The lancet</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392</w:t>
        </w:r>
        <w:r w:rsidRPr="000F026B">
          <w:rPr>
            <w:rFonts w:ascii="Times New Roman" w:hAnsi="Times New Roman"/>
            <w:color w:val="222222"/>
            <w:sz w:val="24"/>
            <w:szCs w:val="24"/>
            <w:shd w:val="clear" w:color="auto" w:fill="FFFFFF"/>
          </w:rPr>
          <w:t>(10157), pp.1553-1598.</w:t>
        </w:r>
      </w:ins>
    </w:p>
    <w:p w14:paraId="013356F4" w14:textId="77777777" w:rsidR="00076867" w:rsidRPr="008654E4" w:rsidRDefault="00076867">
      <w:pPr>
        <w:rPr>
          <w:ins w:id="4352" w:author="usher" w:date="2026-05-13T08:13:00Z"/>
        </w:rPr>
        <w:pPrChange w:id="4353" w:author="usher" w:date="2026-05-13T08:13:00Z">
          <w:pPr>
            <w:pStyle w:val="BodyText"/>
            <w:spacing w:line="360" w:lineRule="auto"/>
            <w:ind w:left="0"/>
            <w:jc w:val="both"/>
          </w:pPr>
        </w:pPrChange>
      </w:pPr>
    </w:p>
    <w:p w14:paraId="009C7F68" w14:textId="77777777" w:rsidR="009A4657" w:rsidRPr="000F026B" w:rsidRDefault="001A30E1">
      <w:pPr>
        <w:widowControl w:val="0"/>
        <w:autoSpaceDE w:val="0"/>
        <w:spacing w:before="40" w:after="0" w:line="360" w:lineRule="auto"/>
        <w:jc w:val="both"/>
        <w:rPr>
          <w:rFonts w:ascii="Times New Roman" w:hAnsi="Times New Roman"/>
          <w:sz w:val="24"/>
          <w:szCs w:val="24"/>
          <w:rPrChange w:id="4354" w:author="usher" w:date="2026-06-05T05:43:00Z">
            <w:rPr/>
          </w:rPrChange>
        </w:rPr>
      </w:pPr>
      <w:r w:rsidRPr="000F026B">
        <w:rPr>
          <w:rFonts w:ascii="Times New Roman" w:hAnsi="Times New Roman"/>
          <w:sz w:val="24"/>
          <w:szCs w:val="24"/>
        </w:rPr>
        <w:t>Paykel,</w:t>
      </w:r>
      <w:r w:rsidRPr="000F026B">
        <w:rPr>
          <w:rFonts w:ascii="Times New Roman" w:hAnsi="Times New Roman"/>
          <w:spacing w:val="1"/>
          <w:sz w:val="24"/>
          <w:szCs w:val="24"/>
        </w:rPr>
        <w:t xml:space="preserve"> </w:t>
      </w:r>
      <w:r w:rsidRPr="000F026B">
        <w:rPr>
          <w:rFonts w:ascii="Times New Roman" w:hAnsi="Times New Roman"/>
          <w:sz w:val="24"/>
          <w:szCs w:val="24"/>
        </w:rPr>
        <w:t>E.S.</w:t>
      </w:r>
      <w:r w:rsidRPr="000F026B">
        <w:rPr>
          <w:rFonts w:ascii="Times New Roman" w:hAnsi="Times New Roman"/>
          <w:spacing w:val="1"/>
          <w:sz w:val="24"/>
          <w:szCs w:val="24"/>
        </w:rPr>
        <w:t xml:space="preserve"> </w:t>
      </w:r>
      <w:r w:rsidRPr="000F026B">
        <w:rPr>
          <w:rFonts w:ascii="Times New Roman" w:hAnsi="Times New Roman"/>
          <w:sz w:val="24"/>
          <w:szCs w:val="24"/>
        </w:rPr>
        <w:t>(2022)</w:t>
      </w:r>
      <w:r w:rsidRPr="000F026B">
        <w:rPr>
          <w:rFonts w:ascii="Times New Roman" w:hAnsi="Times New Roman"/>
          <w:spacing w:val="1"/>
          <w:sz w:val="24"/>
          <w:szCs w:val="24"/>
        </w:rPr>
        <w:t xml:space="preserve"> </w:t>
      </w:r>
      <w:r w:rsidRPr="000F026B">
        <w:rPr>
          <w:rFonts w:ascii="Times New Roman" w:hAnsi="Times New Roman"/>
          <w:sz w:val="24"/>
          <w:szCs w:val="24"/>
        </w:rPr>
        <w:t>‘Basic</w:t>
      </w:r>
      <w:r w:rsidRPr="000F026B">
        <w:rPr>
          <w:rFonts w:ascii="Times New Roman" w:hAnsi="Times New Roman"/>
          <w:spacing w:val="1"/>
          <w:sz w:val="24"/>
          <w:szCs w:val="24"/>
        </w:rPr>
        <w:t xml:space="preserve"> </w:t>
      </w:r>
      <w:r w:rsidRPr="000F026B">
        <w:rPr>
          <w:rFonts w:ascii="Times New Roman" w:hAnsi="Times New Roman"/>
          <w:sz w:val="24"/>
          <w:szCs w:val="24"/>
        </w:rPr>
        <w:t>concepts</w:t>
      </w:r>
      <w:r w:rsidRPr="000F026B">
        <w:rPr>
          <w:rFonts w:ascii="Times New Roman" w:hAnsi="Times New Roman"/>
          <w:spacing w:val="1"/>
          <w:sz w:val="24"/>
          <w:szCs w:val="24"/>
        </w:rPr>
        <w:t xml:space="preserve"> </w:t>
      </w:r>
      <w:r w:rsidRPr="000F026B">
        <w:rPr>
          <w:rFonts w:ascii="Times New Roman" w:hAnsi="Times New Roman"/>
          <w:sz w:val="24"/>
          <w:szCs w:val="24"/>
        </w:rPr>
        <w:t>of</w:t>
      </w:r>
      <w:r w:rsidRPr="000F026B">
        <w:rPr>
          <w:rFonts w:ascii="Times New Roman" w:hAnsi="Times New Roman"/>
          <w:spacing w:val="1"/>
          <w:sz w:val="24"/>
          <w:szCs w:val="24"/>
        </w:rPr>
        <w:t xml:space="preserve"> </w:t>
      </w:r>
      <w:r w:rsidRPr="000F026B">
        <w:rPr>
          <w:rFonts w:ascii="Times New Roman" w:hAnsi="Times New Roman"/>
          <w:sz w:val="24"/>
          <w:szCs w:val="24"/>
        </w:rPr>
        <w:t>depression’,</w:t>
      </w:r>
      <w:r w:rsidRPr="000F026B">
        <w:rPr>
          <w:rFonts w:ascii="Times New Roman" w:hAnsi="Times New Roman"/>
          <w:spacing w:val="1"/>
          <w:sz w:val="24"/>
          <w:szCs w:val="24"/>
        </w:rPr>
        <w:t xml:space="preserve"> </w:t>
      </w:r>
      <w:r w:rsidRPr="000F026B">
        <w:rPr>
          <w:rFonts w:ascii="Times New Roman" w:hAnsi="Times New Roman"/>
          <w:sz w:val="24"/>
          <w:szCs w:val="24"/>
        </w:rPr>
        <w:t>(2008).</w:t>
      </w:r>
      <w:r w:rsidRPr="000F026B">
        <w:rPr>
          <w:rFonts w:ascii="Times New Roman" w:hAnsi="Times New Roman"/>
          <w:spacing w:val="1"/>
          <w:sz w:val="24"/>
          <w:szCs w:val="24"/>
        </w:rPr>
        <w:t xml:space="preserve"> </w:t>
      </w:r>
      <w:r w:rsidRPr="000F026B">
        <w:rPr>
          <w:rFonts w:ascii="Times New Roman" w:hAnsi="Times New Roman"/>
          <w:sz w:val="24"/>
          <w:szCs w:val="24"/>
        </w:rPr>
        <w:t>Available</w:t>
      </w:r>
      <w:r w:rsidRPr="000F026B">
        <w:rPr>
          <w:rFonts w:ascii="Times New Roman" w:hAnsi="Times New Roman"/>
          <w:spacing w:val="1"/>
          <w:sz w:val="24"/>
          <w:szCs w:val="24"/>
        </w:rPr>
        <w:t xml:space="preserve"> </w:t>
      </w:r>
      <w:r w:rsidRPr="000F026B">
        <w:rPr>
          <w:rFonts w:ascii="Times New Roman" w:hAnsi="Times New Roman"/>
          <w:sz w:val="24"/>
          <w:szCs w:val="24"/>
        </w:rPr>
        <w:t>at:</w:t>
      </w:r>
      <w:r w:rsidRPr="000F026B">
        <w:rPr>
          <w:rFonts w:ascii="Times New Roman" w:hAnsi="Times New Roman"/>
          <w:spacing w:val="1"/>
          <w:sz w:val="24"/>
          <w:szCs w:val="24"/>
        </w:rPr>
        <w:t xml:space="preserve"> </w:t>
      </w:r>
      <w:r w:rsidRPr="000F026B">
        <w:rPr>
          <w:rFonts w:ascii="Times New Roman" w:hAnsi="Times New Roman"/>
          <w:sz w:val="24"/>
          <w:szCs w:val="24"/>
        </w:rPr>
        <w:t>https://doi.org/10.31887/DCNS.2008.10.3/espaykel.</w:t>
      </w:r>
    </w:p>
    <w:p w14:paraId="4DB4E2D4" w14:textId="5D869554" w:rsidR="006028D4" w:rsidRPr="000F026B" w:rsidRDefault="001A30E1">
      <w:pPr>
        <w:widowControl w:val="0"/>
        <w:autoSpaceDE w:val="0"/>
        <w:spacing w:before="40" w:after="0" w:line="360" w:lineRule="auto"/>
        <w:jc w:val="both"/>
        <w:rPr>
          <w:rFonts w:ascii="Times New Roman" w:hAnsi="Times New Roman"/>
          <w:sz w:val="24"/>
          <w:szCs w:val="24"/>
          <w:rPrChange w:id="4355" w:author="usher" w:date="2026-06-05T05:43:00Z">
            <w:rPr/>
          </w:rPrChange>
        </w:rPr>
      </w:pPr>
      <w:moveFromRangeStart w:id="4356" w:author="usher" w:date="2026-03-25T15:07:00Z" w:name="move225343691"/>
      <w:moveFrom w:id="4357" w:author="usher" w:date="2026-03-25T15:07:00Z">
        <w:r w:rsidRPr="000F026B" w:rsidDel="00F63AEF">
          <w:rPr>
            <w:rFonts w:ascii="Times New Roman" w:hAnsi="Times New Roman"/>
            <w:color w:val="222222"/>
            <w:sz w:val="24"/>
            <w:szCs w:val="24"/>
            <w:shd w:val="clear" w:color="auto" w:fill="FFFFFF"/>
          </w:rPr>
          <w:t>Perez, L.G., Cardenas, C., Blagg, T. and Wong, E.C., 2025. Partnerships Between Faith Communities and the Mental Health Sector: A Scoping Review. </w:t>
        </w:r>
        <w:r w:rsidRPr="000F026B" w:rsidDel="00F63AEF">
          <w:rPr>
            <w:rFonts w:ascii="Times New Roman" w:hAnsi="Times New Roman"/>
            <w:i/>
            <w:iCs/>
            <w:color w:val="222222"/>
            <w:sz w:val="24"/>
            <w:szCs w:val="24"/>
            <w:shd w:val="clear" w:color="auto" w:fill="FFFFFF"/>
          </w:rPr>
          <w:t>Psychiatric Services</w:t>
        </w:r>
        <w:r w:rsidRPr="000F026B" w:rsidDel="00F63AEF">
          <w:rPr>
            <w:rFonts w:ascii="Times New Roman" w:hAnsi="Times New Roman"/>
            <w:color w:val="222222"/>
            <w:sz w:val="24"/>
            <w:szCs w:val="24"/>
            <w:shd w:val="clear" w:color="auto" w:fill="FFFFFF"/>
          </w:rPr>
          <w:t>, </w:t>
        </w:r>
        <w:r w:rsidRPr="000F026B" w:rsidDel="00F63AEF">
          <w:rPr>
            <w:rFonts w:ascii="Times New Roman" w:hAnsi="Times New Roman"/>
            <w:i/>
            <w:iCs/>
            <w:color w:val="222222"/>
            <w:sz w:val="24"/>
            <w:szCs w:val="24"/>
            <w:shd w:val="clear" w:color="auto" w:fill="FFFFFF"/>
          </w:rPr>
          <w:t>76</w:t>
        </w:r>
        <w:r w:rsidRPr="000F026B" w:rsidDel="00F63AEF">
          <w:rPr>
            <w:rFonts w:ascii="Times New Roman" w:hAnsi="Times New Roman"/>
            <w:color w:val="222222"/>
            <w:sz w:val="24"/>
            <w:szCs w:val="24"/>
            <w:shd w:val="clear" w:color="auto" w:fill="FFFFFF"/>
          </w:rPr>
          <w:t>(1), pp.61-81.</w:t>
        </w:r>
      </w:moveFrom>
      <w:moveFromRangeEnd w:id="4356"/>
      <w:ins w:id="4358" w:author="usher" w:date="2026-03-08T13:36:00Z">
        <w:r w:rsidR="006028D4" w:rsidRPr="000F026B">
          <w:rPr>
            <w:rFonts w:ascii="Times New Roman" w:hAnsi="Times New Roman"/>
            <w:color w:val="222222"/>
            <w:sz w:val="24"/>
            <w:szCs w:val="24"/>
            <w:shd w:val="clear" w:color="auto" w:fill="FFFFFF"/>
            <w:rPrChange w:id="4359" w:author="usher" w:date="2026-06-05T05:43:00Z">
              <w:rPr>
                <w:rFonts w:ascii="Arial" w:hAnsi="Arial" w:cs="Arial"/>
                <w:color w:val="222222"/>
                <w:sz w:val="20"/>
                <w:szCs w:val="20"/>
                <w:shd w:val="clear" w:color="auto" w:fill="FFFFFF"/>
              </w:rPr>
            </w:rPrChange>
          </w:rPr>
          <w:t xml:space="preserve">Patton, G.C., Sawyer, S.M., Santelli, J.S., Ross, D.A., Afifi, R., Allen, N.B., Arora, M., Azzopardi, P., Baldwin, W., </w:t>
        </w:r>
        <w:proofErr w:type="spellStart"/>
        <w:r w:rsidR="006028D4" w:rsidRPr="000F026B">
          <w:rPr>
            <w:rFonts w:ascii="Times New Roman" w:hAnsi="Times New Roman"/>
            <w:color w:val="222222"/>
            <w:sz w:val="24"/>
            <w:szCs w:val="24"/>
            <w:shd w:val="clear" w:color="auto" w:fill="FFFFFF"/>
            <w:rPrChange w:id="4360" w:author="usher" w:date="2026-06-05T05:43:00Z">
              <w:rPr>
                <w:rFonts w:ascii="Arial" w:hAnsi="Arial" w:cs="Arial"/>
                <w:color w:val="222222"/>
                <w:sz w:val="20"/>
                <w:szCs w:val="20"/>
                <w:shd w:val="clear" w:color="auto" w:fill="FFFFFF"/>
              </w:rPr>
            </w:rPrChange>
          </w:rPr>
          <w:t>Bonell</w:t>
        </w:r>
        <w:proofErr w:type="spellEnd"/>
        <w:r w:rsidR="006028D4" w:rsidRPr="000F026B">
          <w:rPr>
            <w:rFonts w:ascii="Times New Roman" w:hAnsi="Times New Roman"/>
            <w:color w:val="222222"/>
            <w:sz w:val="24"/>
            <w:szCs w:val="24"/>
            <w:shd w:val="clear" w:color="auto" w:fill="FFFFFF"/>
            <w:rPrChange w:id="4361" w:author="usher" w:date="2026-06-05T05:43:00Z">
              <w:rPr>
                <w:rFonts w:ascii="Arial" w:hAnsi="Arial" w:cs="Arial"/>
                <w:color w:val="222222"/>
                <w:sz w:val="20"/>
                <w:szCs w:val="20"/>
                <w:shd w:val="clear" w:color="auto" w:fill="FFFFFF"/>
              </w:rPr>
            </w:rPrChange>
          </w:rPr>
          <w:t>, C. and Kakuma, R., 2016. Our future: a Lancet commission on adolescent health and wellbeing. </w:t>
        </w:r>
        <w:r w:rsidR="006028D4" w:rsidRPr="000F026B">
          <w:rPr>
            <w:rFonts w:ascii="Times New Roman" w:hAnsi="Times New Roman"/>
            <w:i/>
            <w:iCs/>
            <w:color w:val="222222"/>
            <w:sz w:val="24"/>
            <w:szCs w:val="24"/>
            <w:shd w:val="clear" w:color="auto" w:fill="FFFFFF"/>
            <w:rPrChange w:id="4362" w:author="usher" w:date="2026-06-05T05:43:00Z">
              <w:rPr>
                <w:rFonts w:ascii="Arial" w:hAnsi="Arial" w:cs="Arial"/>
                <w:i/>
                <w:iCs/>
                <w:color w:val="222222"/>
                <w:sz w:val="20"/>
                <w:szCs w:val="20"/>
                <w:shd w:val="clear" w:color="auto" w:fill="FFFFFF"/>
              </w:rPr>
            </w:rPrChange>
          </w:rPr>
          <w:t>The Lancet</w:t>
        </w:r>
        <w:r w:rsidR="006028D4" w:rsidRPr="000F026B">
          <w:rPr>
            <w:rFonts w:ascii="Times New Roman" w:hAnsi="Times New Roman"/>
            <w:color w:val="222222"/>
            <w:sz w:val="24"/>
            <w:szCs w:val="24"/>
            <w:shd w:val="clear" w:color="auto" w:fill="FFFFFF"/>
            <w:rPrChange w:id="4363" w:author="usher" w:date="2026-06-05T05:43:00Z">
              <w:rPr>
                <w:rFonts w:ascii="Arial" w:hAnsi="Arial" w:cs="Arial"/>
                <w:color w:val="222222"/>
                <w:sz w:val="20"/>
                <w:szCs w:val="20"/>
                <w:shd w:val="clear" w:color="auto" w:fill="FFFFFF"/>
              </w:rPr>
            </w:rPrChange>
          </w:rPr>
          <w:t>, </w:t>
        </w:r>
        <w:r w:rsidR="006028D4" w:rsidRPr="000F026B">
          <w:rPr>
            <w:rFonts w:ascii="Times New Roman" w:hAnsi="Times New Roman"/>
            <w:i/>
            <w:iCs/>
            <w:color w:val="222222"/>
            <w:sz w:val="24"/>
            <w:szCs w:val="24"/>
            <w:shd w:val="clear" w:color="auto" w:fill="FFFFFF"/>
            <w:rPrChange w:id="4364" w:author="usher" w:date="2026-06-05T05:43:00Z">
              <w:rPr>
                <w:rFonts w:ascii="Arial" w:hAnsi="Arial" w:cs="Arial"/>
                <w:i/>
                <w:iCs/>
                <w:color w:val="222222"/>
                <w:sz w:val="20"/>
                <w:szCs w:val="20"/>
                <w:shd w:val="clear" w:color="auto" w:fill="FFFFFF"/>
              </w:rPr>
            </w:rPrChange>
          </w:rPr>
          <w:t>387</w:t>
        </w:r>
        <w:r w:rsidR="006028D4" w:rsidRPr="000F026B">
          <w:rPr>
            <w:rFonts w:ascii="Times New Roman" w:hAnsi="Times New Roman"/>
            <w:color w:val="222222"/>
            <w:sz w:val="24"/>
            <w:szCs w:val="24"/>
            <w:shd w:val="clear" w:color="auto" w:fill="FFFFFF"/>
            <w:rPrChange w:id="4365" w:author="usher" w:date="2026-06-05T05:43:00Z">
              <w:rPr>
                <w:rFonts w:ascii="Arial" w:hAnsi="Arial" w:cs="Arial"/>
                <w:color w:val="222222"/>
                <w:sz w:val="20"/>
                <w:szCs w:val="20"/>
                <w:shd w:val="clear" w:color="auto" w:fill="FFFFFF"/>
              </w:rPr>
            </w:rPrChange>
          </w:rPr>
          <w:t>(10036), pp.2423-2478.</w:t>
        </w:r>
      </w:ins>
    </w:p>
    <w:p w14:paraId="6A970B83" w14:textId="77777777" w:rsidR="009A4657" w:rsidRPr="000F026B" w:rsidRDefault="001A30E1">
      <w:pPr>
        <w:widowControl w:val="0"/>
        <w:autoSpaceDE w:val="0"/>
        <w:spacing w:before="40" w:after="0" w:line="360" w:lineRule="auto"/>
        <w:jc w:val="both"/>
        <w:rPr>
          <w:rFonts w:ascii="Times New Roman" w:hAnsi="Times New Roman"/>
          <w:sz w:val="24"/>
          <w:szCs w:val="24"/>
        </w:rPr>
      </w:pPr>
      <w:proofErr w:type="spellStart"/>
      <w:r w:rsidRPr="000F026B">
        <w:rPr>
          <w:rFonts w:ascii="Times New Roman" w:hAnsi="Times New Roman"/>
          <w:sz w:val="24"/>
          <w:szCs w:val="24"/>
        </w:rPr>
        <w:t>Polanczyk</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Salum</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Sugaya</w:t>
      </w:r>
      <w:proofErr w:type="spellEnd"/>
      <w:r w:rsidRPr="000F026B">
        <w:rPr>
          <w:rFonts w:ascii="Times New Roman" w:hAnsi="Times New Roman"/>
          <w:sz w:val="24"/>
          <w:szCs w:val="24"/>
        </w:rPr>
        <w:t xml:space="preserve">, </w:t>
      </w:r>
      <w:proofErr w:type="spellStart"/>
      <w:r w:rsidRPr="000F026B">
        <w:rPr>
          <w:rFonts w:ascii="Times New Roman" w:hAnsi="Times New Roman"/>
          <w:sz w:val="24"/>
          <w:szCs w:val="24"/>
        </w:rPr>
        <w:t>Caye</w:t>
      </w:r>
      <w:proofErr w:type="spellEnd"/>
      <w:r w:rsidRPr="000F026B">
        <w:rPr>
          <w:rFonts w:ascii="Times New Roman" w:hAnsi="Times New Roman"/>
          <w:sz w:val="24"/>
          <w:szCs w:val="24"/>
        </w:rPr>
        <w:t xml:space="preserve"> and Rohde (2015) ‘Annual Research </w:t>
      </w:r>
      <w:proofErr w:type="gramStart"/>
      <w:r w:rsidRPr="000F026B">
        <w:rPr>
          <w:rFonts w:ascii="Times New Roman" w:hAnsi="Times New Roman"/>
          <w:sz w:val="24"/>
          <w:szCs w:val="24"/>
        </w:rPr>
        <w:t>Review :</w:t>
      </w:r>
      <w:proofErr w:type="gramEnd"/>
      <w:r w:rsidRPr="000F026B">
        <w:rPr>
          <w:rFonts w:ascii="Times New Roman" w:hAnsi="Times New Roman"/>
          <w:sz w:val="24"/>
          <w:szCs w:val="24"/>
        </w:rPr>
        <w:t xml:space="preserve"> A meta-analysis of the worldwide prevalence of mental disorders in children and adolescents’, 3, pp. 345–365. Available at: https://doi.org/10.1111/jcpp.12381.</w:t>
      </w:r>
    </w:p>
    <w:p w14:paraId="3FA19810" w14:textId="1B6D9C4D" w:rsidR="009A4657" w:rsidRPr="000F026B" w:rsidRDefault="001A30E1">
      <w:pPr>
        <w:widowControl w:val="0"/>
        <w:autoSpaceDE w:val="0"/>
        <w:spacing w:before="40" w:after="0" w:line="360" w:lineRule="auto"/>
        <w:jc w:val="both"/>
        <w:rPr>
          <w:ins w:id="4366" w:author="usher" w:date="2026-03-22T15:13:00Z"/>
          <w:rFonts w:ascii="Times New Roman" w:hAnsi="Times New Roman"/>
          <w:color w:val="000000"/>
          <w:sz w:val="24"/>
          <w:szCs w:val="24"/>
        </w:rPr>
      </w:pPr>
      <w:proofErr w:type="spellStart"/>
      <w:r w:rsidRPr="000F026B">
        <w:rPr>
          <w:rFonts w:ascii="Times New Roman" w:hAnsi="Times New Roman"/>
          <w:color w:val="000000"/>
          <w:sz w:val="24"/>
          <w:szCs w:val="24"/>
        </w:rPr>
        <w:t>Pastwa-Wojciechowska</w:t>
      </w:r>
      <w:proofErr w:type="spellEnd"/>
      <w:r w:rsidRPr="000F026B">
        <w:rPr>
          <w:rFonts w:ascii="Times New Roman" w:hAnsi="Times New Roman"/>
          <w:color w:val="000000"/>
          <w:sz w:val="24"/>
          <w:szCs w:val="24"/>
        </w:rPr>
        <w:t xml:space="preserve">, B., </w:t>
      </w:r>
      <w:proofErr w:type="spellStart"/>
      <w:r w:rsidRPr="000F026B">
        <w:rPr>
          <w:rFonts w:ascii="Times New Roman" w:hAnsi="Times New Roman"/>
          <w:color w:val="000000"/>
          <w:sz w:val="24"/>
          <w:szCs w:val="24"/>
        </w:rPr>
        <w:t>Grzegorzewska</w:t>
      </w:r>
      <w:proofErr w:type="spellEnd"/>
      <w:r w:rsidRPr="000F026B">
        <w:rPr>
          <w:rFonts w:ascii="Times New Roman" w:hAnsi="Times New Roman"/>
          <w:color w:val="000000"/>
          <w:sz w:val="24"/>
          <w:szCs w:val="24"/>
        </w:rPr>
        <w:t xml:space="preserve">, I. and </w:t>
      </w:r>
      <w:proofErr w:type="spellStart"/>
      <w:r w:rsidRPr="000F026B">
        <w:rPr>
          <w:rFonts w:ascii="Times New Roman" w:hAnsi="Times New Roman"/>
          <w:color w:val="000000"/>
          <w:sz w:val="24"/>
          <w:szCs w:val="24"/>
        </w:rPr>
        <w:t>Wojciechowska</w:t>
      </w:r>
      <w:proofErr w:type="spellEnd"/>
      <w:r w:rsidRPr="000F026B">
        <w:rPr>
          <w:rFonts w:ascii="Times New Roman" w:hAnsi="Times New Roman"/>
          <w:color w:val="000000"/>
          <w:sz w:val="24"/>
          <w:szCs w:val="24"/>
        </w:rPr>
        <w:t>, M., </w:t>
      </w:r>
      <w:r w:rsidR="000E50A4" w:rsidRPr="008654E4">
        <w:rPr>
          <w:rFonts w:ascii="Times New Roman" w:hAnsi="Times New Roman"/>
          <w:sz w:val="24"/>
          <w:szCs w:val="24"/>
          <w:rPrChange w:id="4367" w:author="usher" w:date="2026-06-05T05:43:00Z">
            <w:rPr/>
          </w:rPrChange>
        </w:rPr>
        <w:fldChar w:fldCharType="begin"/>
      </w:r>
      <w:r w:rsidR="000E50A4" w:rsidRPr="000F026B">
        <w:rPr>
          <w:rFonts w:ascii="Times New Roman" w:hAnsi="Times New Roman"/>
          <w:sz w:val="24"/>
          <w:szCs w:val="24"/>
          <w:rPrChange w:id="4368" w:author="usher" w:date="2026-06-05T05:43:00Z">
            <w:rPr/>
          </w:rPrChange>
        </w:rPr>
        <w:instrText xml:space="preserve"> HYPERLINK "tel:2021" </w:instrText>
      </w:r>
      <w:r w:rsidR="000E50A4" w:rsidRPr="008654E4">
        <w:rPr>
          <w:rPrChange w:id="4369"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2021</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xml:space="preserve">. The role of </w:t>
      </w:r>
      <w:r w:rsidRPr="000F026B">
        <w:rPr>
          <w:rFonts w:ascii="Times New Roman" w:hAnsi="Times New Roman"/>
          <w:color w:val="000000"/>
          <w:sz w:val="24"/>
          <w:szCs w:val="24"/>
        </w:rPr>
        <w:lastRenderedPageBreak/>
        <w:t>religious values and beliefs in shaping mental health and disorders. Religions, 12(10), p.</w:t>
      </w:r>
      <w:r w:rsidR="000E50A4" w:rsidRPr="008654E4">
        <w:rPr>
          <w:rFonts w:ascii="Times New Roman" w:hAnsi="Times New Roman"/>
          <w:sz w:val="24"/>
          <w:szCs w:val="24"/>
          <w:rPrChange w:id="4370" w:author="usher" w:date="2026-06-05T05:43:00Z">
            <w:rPr/>
          </w:rPrChange>
        </w:rPr>
        <w:fldChar w:fldCharType="begin"/>
      </w:r>
      <w:r w:rsidR="000E50A4" w:rsidRPr="000F026B">
        <w:rPr>
          <w:rFonts w:ascii="Times New Roman" w:hAnsi="Times New Roman"/>
          <w:sz w:val="24"/>
          <w:szCs w:val="24"/>
          <w:rPrChange w:id="4371" w:author="usher" w:date="2026-06-05T05:43:00Z">
            <w:rPr/>
          </w:rPrChange>
        </w:rPr>
        <w:instrText xml:space="preserve"> HYPERLINK "tel:840" </w:instrText>
      </w:r>
      <w:r w:rsidR="000E50A4" w:rsidRPr="008654E4">
        <w:rPr>
          <w:rPrChange w:id="4372"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840</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57120638" w14:textId="6FBE98BD" w:rsidR="009016F5" w:rsidRPr="000F026B" w:rsidRDefault="009016F5">
      <w:pPr>
        <w:widowControl w:val="0"/>
        <w:autoSpaceDE w:val="0"/>
        <w:spacing w:before="40" w:after="0" w:line="360" w:lineRule="auto"/>
        <w:jc w:val="both"/>
        <w:rPr>
          <w:ins w:id="4373" w:author="usher" w:date="2026-03-25T15:07:00Z"/>
          <w:rFonts w:ascii="Times New Roman" w:hAnsi="Times New Roman"/>
          <w:color w:val="222222"/>
          <w:sz w:val="24"/>
          <w:szCs w:val="24"/>
          <w:shd w:val="clear" w:color="auto" w:fill="FFFFFF"/>
        </w:rPr>
      </w:pPr>
      <w:ins w:id="4374" w:author="usher" w:date="2026-03-22T15:13:00Z">
        <w:r w:rsidRPr="000F026B">
          <w:rPr>
            <w:rFonts w:ascii="Times New Roman" w:hAnsi="Times New Roman"/>
            <w:color w:val="222222"/>
            <w:sz w:val="24"/>
            <w:szCs w:val="24"/>
            <w:shd w:val="clear" w:color="auto" w:fill="FFFFFF"/>
          </w:rPr>
          <w:t xml:space="preserve">Pearce, L.D., </w:t>
        </w:r>
        <w:proofErr w:type="spellStart"/>
        <w:r w:rsidRPr="000F026B">
          <w:rPr>
            <w:rFonts w:ascii="Times New Roman" w:hAnsi="Times New Roman"/>
            <w:color w:val="222222"/>
            <w:sz w:val="24"/>
            <w:szCs w:val="24"/>
            <w:shd w:val="clear" w:color="auto" w:fill="FFFFFF"/>
          </w:rPr>
          <w:t>Uecker</w:t>
        </w:r>
        <w:proofErr w:type="spellEnd"/>
        <w:r w:rsidRPr="000F026B">
          <w:rPr>
            <w:rFonts w:ascii="Times New Roman" w:hAnsi="Times New Roman"/>
            <w:color w:val="222222"/>
            <w:sz w:val="24"/>
            <w:szCs w:val="24"/>
            <w:shd w:val="clear" w:color="auto" w:fill="FFFFFF"/>
          </w:rPr>
          <w:t>, J.E. and Denton, M.L., 2019. Religion and adolescent outcomes: How and under what conditions religion matters. </w:t>
        </w:r>
        <w:r w:rsidRPr="000F026B">
          <w:rPr>
            <w:rFonts w:ascii="Times New Roman" w:hAnsi="Times New Roman"/>
            <w:i/>
            <w:iCs/>
            <w:color w:val="222222"/>
            <w:sz w:val="24"/>
            <w:szCs w:val="24"/>
            <w:shd w:val="clear" w:color="auto" w:fill="FFFFFF"/>
          </w:rPr>
          <w:t>Annual Review of Sociology</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45</w:t>
        </w:r>
        <w:r w:rsidRPr="000F026B">
          <w:rPr>
            <w:rFonts w:ascii="Times New Roman" w:hAnsi="Times New Roman"/>
            <w:color w:val="222222"/>
            <w:sz w:val="24"/>
            <w:szCs w:val="24"/>
            <w:shd w:val="clear" w:color="auto" w:fill="FFFFFF"/>
          </w:rPr>
          <w:t>(1), pp.201-222</w:t>
        </w:r>
      </w:ins>
    </w:p>
    <w:p w14:paraId="726A9F96" w14:textId="1438C7D8" w:rsidR="00F63AEF" w:rsidRPr="000F026B" w:rsidDel="00F63AEF" w:rsidRDefault="00F63AEF" w:rsidP="00F63AEF">
      <w:pPr>
        <w:widowControl w:val="0"/>
        <w:autoSpaceDE w:val="0"/>
        <w:spacing w:before="40" w:after="0" w:line="360" w:lineRule="auto"/>
        <w:jc w:val="both"/>
        <w:rPr>
          <w:del w:id="4375" w:author="usher" w:date="2026-03-25T15:07:00Z"/>
          <w:moveTo w:id="4376" w:author="usher" w:date="2026-03-25T15:07:00Z"/>
          <w:rFonts w:ascii="Times New Roman" w:hAnsi="Times New Roman"/>
          <w:color w:val="222222"/>
          <w:sz w:val="24"/>
          <w:szCs w:val="24"/>
          <w:shd w:val="clear" w:color="auto" w:fill="FFFFFF"/>
        </w:rPr>
      </w:pPr>
      <w:moveToRangeStart w:id="4377" w:author="usher" w:date="2026-03-25T15:07:00Z" w:name="move225343691"/>
      <w:moveTo w:id="4378" w:author="usher" w:date="2026-03-25T15:07:00Z">
        <w:r w:rsidRPr="000F026B">
          <w:rPr>
            <w:rFonts w:ascii="Times New Roman" w:hAnsi="Times New Roman"/>
            <w:color w:val="222222"/>
            <w:sz w:val="24"/>
            <w:szCs w:val="24"/>
            <w:shd w:val="clear" w:color="auto" w:fill="FFFFFF"/>
          </w:rPr>
          <w:t xml:space="preserve">Perez, L.G., Cardenas, C., </w:t>
        </w:r>
        <w:proofErr w:type="spellStart"/>
        <w:r w:rsidRPr="000F026B">
          <w:rPr>
            <w:rFonts w:ascii="Times New Roman" w:hAnsi="Times New Roman"/>
            <w:color w:val="222222"/>
            <w:sz w:val="24"/>
            <w:szCs w:val="24"/>
            <w:shd w:val="clear" w:color="auto" w:fill="FFFFFF"/>
          </w:rPr>
          <w:t>Blagg</w:t>
        </w:r>
        <w:proofErr w:type="spellEnd"/>
        <w:r w:rsidRPr="000F026B">
          <w:rPr>
            <w:rFonts w:ascii="Times New Roman" w:hAnsi="Times New Roman"/>
            <w:color w:val="222222"/>
            <w:sz w:val="24"/>
            <w:szCs w:val="24"/>
            <w:shd w:val="clear" w:color="auto" w:fill="FFFFFF"/>
          </w:rPr>
          <w:t>, T. and Wong, E.C., 2025. Partnerships Between Faith Communities and the Mental Health Sector: A Scoping Review. </w:t>
        </w:r>
        <w:r w:rsidRPr="000F026B">
          <w:rPr>
            <w:rFonts w:ascii="Times New Roman" w:hAnsi="Times New Roman"/>
            <w:i/>
            <w:iCs/>
            <w:color w:val="222222"/>
            <w:sz w:val="24"/>
            <w:szCs w:val="24"/>
            <w:shd w:val="clear" w:color="auto" w:fill="FFFFFF"/>
          </w:rPr>
          <w:t>Psychiatric Services</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76</w:t>
        </w:r>
        <w:r w:rsidRPr="000F026B">
          <w:rPr>
            <w:rFonts w:ascii="Times New Roman" w:hAnsi="Times New Roman"/>
            <w:color w:val="222222"/>
            <w:sz w:val="24"/>
            <w:szCs w:val="24"/>
            <w:shd w:val="clear" w:color="auto" w:fill="FFFFFF"/>
          </w:rPr>
          <w:t>(1), pp.61-81.</w:t>
        </w:r>
      </w:moveTo>
    </w:p>
    <w:moveToRangeEnd w:id="4377"/>
    <w:p w14:paraId="7DF68D55" w14:textId="77777777" w:rsidR="00F63AEF" w:rsidRPr="000F026B" w:rsidRDefault="00F63AEF">
      <w:pPr>
        <w:widowControl w:val="0"/>
        <w:autoSpaceDE w:val="0"/>
        <w:spacing w:before="40" w:after="0" w:line="360" w:lineRule="auto"/>
        <w:jc w:val="both"/>
        <w:rPr>
          <w:ins w:id="4379" w:author="usher" w:date="2026-03-25T15:07:00Z"/>
          <w:rFonts w:ascii="Times New Roman" w:hAnsi="Times New Roman"/>
          <w:color w:val="222222"/>
          <w:sz w:val="24"/>
          <w:szCs w:val="24"/>
          <w:shd w:val="clear" w:color="auto" w:fill="FFFFFF"/>
        </w:rPr>
      </w:pPr>
    </w:p>
    <w:p w14:paraId="2BDA1FD4" w14:textId="7D740CC1" w:rsidR="00F63AEF" w:rsidRPr="000F026B" w:rsidRDefault="00F63AEF">
      <w:pPr>
        <w:widowControl w:val="0"/>
        <w:autoSpaceDE w:val="0"/>
        <w:spacing w:before="40" w:after="0" w:line="360" w:lineRule="auto"/>
        <w:jc w:val="both"/>
        <w:rPr>
          <w:rFonts w:ascii="Times New Roman" w:hAnsi="Times New Roman"/>
          <w:sz w:val="24"/>
          <w:szCs w:val="24"/>
          <w:rPrChange w:id="4380" w:author="usher" w:date="2026-06-05T05:43:00Z">
            <w:rPr/>
          </w:rPrChange>
        </w:rPr>
      </w:pPr>
      <w:proofErr w:type="spellStart"/>
      <w:ins w:id="4381" w:author="usher" w:date="2026-03-25T15:07:00Z">
        <w:r w:rsidRPr="000F026B">
          <w:rPr>
            <w:rFonts w:ascii="Times New Roman" w:hAnsi="Times New Roman"/>
            <w:color w:val="222222"/>
            <w:sz w:val="24"/>
            <w:szCs w:val="24"/>
            <w:shd w:val="clear" w:color="auto" w:fill="FFFFFF"/>
          </w:rPr>
          <w:t>Petito</w:t>
        </w:r>
        <w:proofErr w:type="spellEnd"/>
        <w:r w:rsidRPr="000F026B">
          <w:rPr>
            <w:rFonts w:ascii="Times New Roman" w:hAnsi="Times New Roman"/>
            <w:color w:val="222222"/>
            <w:sz w:val="24"/>
            <w:szCs w:val="24"/>
            <w:shd w:val="clear" w:color="auto" w:fill="FFFFFF"/>
          </w:rPr>
          <w:t xml:space="preserve">, A., Pop, T.L., </w:t>
        </w:r>
        <w:proofErr w:type="spellStart"/>
        <w:r w:rsidRPr="000F026B">
          <w:rPr>
            <w:rFonts w:ascii="Times New Roman" w:hAnsi="Times New Roman"/>
            <w:color w:val="222222"/>
            <w:sz w:val="24"/>
            <w:szCs w:val="24"/>
            <w:shd w:val="clear" w:color="auto" w:fill="FFFFFF"/>
          </w:rPr>
          <w:t>Namazova</w:t>
        </w:r>
        <w:proofErr w:type="spellEnd"/>
        <w:r w:rsidRPr="000F026B">
          <w:rPr>
            <w:rFonts w:ascii="Times New Roman" w:hAnsi="Times New Roman"/>
            <w:color w:val="222222"/>
            <w:sz w:val="24"/>
            <w:szCs w:val="24"/>
            <w:shd w:val="clear" w:color="auto" w:fill="FFFFFF"/>
          </w:rPr>
          <w:t xml:space="preserve">-Baranova, L., Mestrovic, J., </w:t>
        </w:r>
        <w:proofErr w:type="spellStart"/>
        <w:r w:rsidRPr="000F026B">
          <w:rPr>
            <w:rFonts w:ascii="Times New Roman" w:hAnsi="Times New Roman"/>
            <w:color w:val="222222"/>
            <w:sz w:val="24"/>
            <w:szCs w:val="24"/>
            <w:shd w:val="clear" w:color="auto" w:fill="FFFFFF"/>
          </w:rPr>
          <w:t>Nigri</w:t>
        </w:r>
        <w:proofErr w:type="spellEnd"/>
        <w:r w:rsidRPr="000F026B">
          <w:rPr>
            <w:rFonts w:ascii="Times New Roman" w:hAnsi="Times New Roman"/>
            <w:color w:val="222222"/>
            <w:sz w:val="24"/>
            <w:szCs w:val="24"/>
            <w:shd w:val="clear" w:color="auto" w:fill="FFFFFF"/>
          </w:rPr>
          <w:t xml:space="preserve">, L., </w:t>
        </w:r>
        <w:proofErr w:type="spellStart"/>
        <w:r w:rsidRPr="000F026B">
          <w:rPr>
            <w:rFonts w:ascii="Times New Roman" w:hAnsi="Times New Roman"/>
            <w:color w:val="222222"/>
            <w:sz w:val="24"/>
            <w:szCs w:val="24"/>
            <w:shd w:val="clear" w:color="auto" w:fill="FFFFFF"/>
          </w:rPr>
          <w:t>Vural</w:t>
        </w:r>
        <w:proofErr w:type="spellEnd"/>
        <w:r w:rsidRPr="000F026B">
          <w:rPr>
            <w:rFonts w:ascii="Times New Roman" w:hAnsi="Times New Roman"/>
            <w:color w:val="222222"/>
            <w:sz w:val="24"/>
            <w:szCs w:val="24"/>
            <w:shd w:val="clear" w:color="auto" w:fill="FFFFFF"/>
          </w:rPr>
          <w:t xml:space="preserve">, M., Sacco, M., </w:t>
        </w:r>
        <w:proofErr w:type="spellStart"/>
        <w:r w:rsidRPr="000F026B">
          <w:rPr>
            <w:rFonts w:ascii="Times New Roman" w:hAnsi="Times New Roman"/>
            <w:color w:val="222222"/>
            <w:sz w:val="24"/>
            <w:szCs w:val="24"/>
            <w:shd w:val="clear" w:color="auto" w:fill="FFFFFF"/>
          </w:rPr>
          <w:t>Giardino</w:t>
        </w:r>
        <w:proofErr w:type="spellEnd"/>
        <w:r w:rsidRPr="000F026B">
          <w:rPr>
            <w:rFonts w:ascii="Times New Roman" w:hAnsi="Times New Roman"/>
            <w:color w:val="222222"/>
            <w:sz w:val="24"/>
            <w:szCs w:val="24"/>
            <w:shd w:val="clear" w:color="auto" w:fill="FFFFFF"/>
          </w:rPr>
          <w:t xml:space="preserve">, I., Ferrara, P. and </w:t>
        </w:r>
        <w:proofErr w:type="spellStart"/>
        <w:r w:rsidRPr="000F026B">
          <w:rPr>
            <w:rFonts w:ascii="Times New Roman" w:hAnsi="Times New Roman"/>
            <w:color w:val="222222"/>
            <w:sz w:val="24"/>
            <w:szCs w:val="24"/>
            <w:shd w:val="clear" w:color="auto" w:fill="FFFFFF"/>
          </w:rPr>
          <w:t>Pettoello-Mantovani</w:t>
        </w:r>
        <w:proofErr w:type="spellEnd"/>
        <w:r w:rsidRPr="000F026B">
          <w:rPr>
            <w:rFonts w:ascii="Times New Roman" w:hAnsi="Times New Roman"/>
            <w:color w:val="222222"/>
            <w:sz w:val="24"/>
            <w:szCs w:val="24"/>
            <w:shd w:val="clear" w:color="auto" w:fill="FFFFFF"/>
          </w:rPr>
          <w:t>, M., 2020. The burden of depression in adolescents and the importance of early recognition. </w:t>
        </w:r>
        <w:r w:rsidRPr="000F026B">
          <w:rPr>
            <w:rFonts w:ascii="Times New Roman" w:hAnsi="Times New Roman"/>
            <w:i/>
            <w:iCs/>
            <w:color w:val="222222"/>
            <w:sz w:val="24"/>
            <w:szCs w:val="24"/>
            <w:shd w:val="clear" w:color="auto" w:fill="FFFFFF"/>
          </w:rPr>
          <w:t>The Journal of pediatrics</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218</w:t>
        </w:r>
        <w:r w:rsidRPr="000F026B">
          <w:rPr>
            <w:rFonts w:ascii="Times New Roman" w:hAnsi="Times New Roman"/>
            <w:color w:val="222222"/>
            <w:sz w:val="24"/>
            <w:szCs w:val="24"/>
            <w:shd w:val="clear" w:color="auto" w:fill="FFFFFF"/>
          </w:rPr>
          <w:t>, pp.265-267.</w:t>
        </w:r>
      </w:ins>
    </w:p>
    <w:p w14:paraId="35537C86" w14:textId="77777777" w:rsidR="009A4657" w:rsidRPr="000F026B" w:rsidRDefault="001A30E1">
      <w:pPr>
        <w:widowControl w:val="0"/>
        <w:autoSpaceDE w:val="0"/>
        <w:spacing w:before="40" w:after="0" w:line="360" w:lineRule="auto"/>
        <w:jc w:val="both"/>
        <w:rPr>
          <w:rFonts w:ascii="Times New Roman" w:hAnsi="Times New Roman"/>
          <w:sz w:val="24"/>
          <w:szCs w:val="24"/>
          <w:rPrChange w:id="4382" w:author="usher" w:date="2026-06-05T05:43:00Z">
            <w:rPr/>
          </w:rPrChange>
        </w:rPr>
      </w:pPr>
      <w:proofErr w:type="spellStart"/>
      <w:r w:rsidRPr="000F026B">
        <w:rPr>
          <w:rFonts w:ascii="Times New Roman" w:hAnsi="Times New Roman"/>
          <w:color w:val="222222"/>
          <w:sz w:val="24"/>
          <w:szCs w:val="24"/>
          <w:shd w:val="clear" w:color="auto" w:fill="FFFFFF"/>
        </w:rPr>
        <w:t>Pryde</w:t>
      </w:r>
      <w:proofErr w:type="spellEnd"/>
      <w:r w:rsidRPr="000F026B">
        <w:rPr>
          <w:rFonts w:ascii="Times New Roman" w:hAnsi="Times New Roman"/>
          <w:color w:val="222222"/>
          <w:sz w:val="24"/>
          <w:szCs w:val="24"/>
          <w:shd w:val="clear" w:color="auto" w:fill="FFFFFF"/>
        </w:rPr>
        <w:t>, M.E., 2021. Prioritizing mental health awareness in the construction industry.</w:t>
      </w:r>
    </w:p>
    <w:p w14:paraId="5EDCEAEF" w14:textId="77777777" w:rsidR="009A4657" w:rsidRPr="000F026B" w:rsidRDefault="001A30E1">
      <w:pPr>
        <w:pStyle w:val="BodyText"/>
        <w:spacing w:line="360" w:lineRule="auto"/>
        <w:ind w:left="0"/>
        <w:jc w:val="both"/>
      </w:pPr>
      <w:r w:rsidRPr="000F026B">
        <w:t>Rawlings,</w:t>
      </w:r>
      <w:r w:rsidRPr="000F026B">
        <w:rPr>
          <w:spacing w:val="-6"/>
        </w:rPr>
        <w:t xml:space="preserve"> </w:t>
      </w:r>
      <w:r w:rsidRPr="000F026B">
        <w:t>J.W.</w:t>
      </w:r>
      <w:r w:rsidRPr="000F026B">
        <w:rPr>
          <w:spacing w:val="-5"/>
        </w:rPr>
        <w:t xml:space="preserve"> </w:t>
      </w:r>
      <w:r w:rsidRPr="000F026B">
        <w:t>(2022)</w:t>
      </w:r>
      <w:r w:rsidRPr="000F026B">
        <w:rPr>
          <w:spacing w:val="-5"/>
        </w:rPr>
        <w:t xml:space="preserve"> </w:t>
      </w:r>
      <w:r w:rsidRPr="000F026B">
        <w:t>‘No</w:t>
      </w:r>
      <w:r w:rsidRPr="000F026B">
        <w:rPr>
          <w:spacing w:val="-5"/>
        </w:rPr>
        <w:t xml:space="preserve"> </w:t>
      </w:r>
      <w:r w:rsidRPr="000F026B">
        <w:t>Title’,</w:t>
      </w:r>
      <w:r w:rsidRPr="000F026B">
        <w:rPr>
          <w:spacing w:val="-5"/>
        </w:rPr>
        <w:t xml:space="preserve"> </w:t>
      </w:r>
      <w:r w:rsidRPr="000F026B">
        <w:t>(April).</w:t>
      </w:r>
    </w:p>
    <w:p w14:paraId="5C2DACE3" w14:textId="77777777" w:rsidR="009A4657" w:rsidRPr="000F026B" w:rsidRDefault="001A30E1">
      <w:pPr>
        <w:pStyle w:val="BodyText"/>
        <w:spacing w:line="360" w:lineRule="auto"/>
        <w:ind w:left="0"/>
        <w:jc w:val="both"/>
      </w:pPr>
      <w:r w:rsidRPr="000F026B">
        <w:rPr>
          <w:color w:val="000000"/>
          <w:rPrChange w:id="4383" w:author="usher" w:date="2026-06-05T05:43:00Z">
            <w:rPr>
              <w:color w:val="000000"/>
              <w:sz w:val="27"/>
              <w:szCs w:val="27"/>
            </w:rPr>
          </w:rPrChange>
        </w:rPr>
        <w:t>Rehm, J. and Shield, K.D., </w:t>
      </w:r>
      <w:r w:rsidR="000E50A4" w:rsidRPr="000F026B">
        <w:fldChar w:fldCharType="begin"/>
      </w:r>
      <w:r w:rsidR="000E50A4" w:rsidRPr="000F026B">
        <w:instrText xml:space="preserve"> HYPERLINK "tel:2019" </w:instrText>
      </w:r>
      <w:r w:rsidR="000E50A4" w:rsidRPr="000F026B">
        <w:rPr>
          <w:rPrChange w:id="4384" w:author="usher" w:date="2026-06-05T05:43:00Z">
            <w:rPr>
              <w:rStyle w:val="Hyperlink"/>
              <w:sz w:val="27"/>
              <w:szCs w:val="27"/>
            </w:rPr>
          </w:rPrChange>
        </w:rPr>
        <w:fldChar w:fldCharType="separate"/>
      </w:r>
      <w:r w:rsidR="009A4657" w:rsidRPr="000F026B">
        <w:rPr>
          <w:rStyle w:val="Hyperlink"/>
          <w:rPrChange w:id="4385" w:author="usher" w:date="2026-06-05T05:43:00Z">
            <w:rPr>
              <w:rStyle w:val="Hyperlink"/>
              <w:sz w:val="27"/>
              <w:szCs w:val="27"/>
            </w:rPr>
          </w:rPrChange>
        </w:rPr>
        <w:t>2019</w:t>
      </w:r>
      <w:r w:rsidR="000E50A4" w:rsidRPr="000F026B">
        <w:rPr>
          <w:rStyle w:val="Hyperlink"/>
          <w:rPrChange w:id="4386" w:author="usher" w:date="2026-06-05T05:43:00Z">
            <w:rPr>
              <w:rStyle w:val="Hyperlink"/>
              <w:sz w:val="27"/>
              <w:szCs w:val="27"/>
            </w:rPr>
          </w:rPrChange>
        </w:rPr>
        <w:fldChar w:fldCharType="end"/>
      </w:r>
      <w:r w:rsidRPr="000F026B">
        <w:rPr>
          <w:color w:val="000000"/>
          <w:rPrChange w:id="4387" w:author="usher" w:date="2026-06-05T05:43:00Z">
            <w:rPr>
              <w:color w:val="000000"/>
              <w:sz w:val="27"/>
              <w:szCs w:val="27"/>
            </w:rPr>
          </w:rPrChange>
        </w:rPr>
        <w:t>. Global burden of disease and the impact of mental and addictive disorders. Current psychiatry reports, 21(2), p.10.</w:t>
      </w:r>
    </w:p>
    <w:p w14:paraId="5F4E670A" w14:textId="77777777" w:rsidR="009A4657" w:rsidRPr="000F026B" w:rsidRDefault="001A30E1">
      <w:pPr>
        <w:pStyle w:val="BodyText"/>
        <w:spacing w:line="360" w:lineRule="auto"/>
        <w:ind w:left="0" w:right="121"/>
        <w:jc w:val="both"/>
      </w:pPr>
      <w:r w:rsidRPr="000F026B">
        <w:t xml:space="preserve">Reilly, </w:t>
      </w:r>
      <w:proofErr w:type="spellStart"/>
      <w:r w:rsidRPr="000F026B">
        <w:t>Svirydzenka</w:t>
      </w:r>
      <w:proofErr w:type="spellEnd"/>
      <w:r w:rsidRPr="000F026B">
        <w:t>, Adams and Dogra (2018) ‘Review of mental health promotion interventions in schools’, Social</w:t>
      </w:r>
      <w:r w:rsidRPr="000F026B">
        <w:rPr>
          <w:spacing w:val="1"/>
        </w:rPr>
        <w:t xml:space="preserve"> </w:t>
      </w:r>
      <w:r w:rsidRPr="000F026B">
        <w:t>Psychiatry</w:t>
      </w:r>
      <w:r w:rsidRPr="000F026B">
        <w:rPr>
          <w:spacing w:val="1"/>
        </w:rPr>
        <w:t xml:space="preserve"> </w:t>
      </w:r>
      <w:r w:rsidRPr="000F026B">
        <w:t>and</w:t>
      </w:r>
      <w:r w:rsidRPr="000F026B">
        <w:rPr>
          <w:spacing w:val="1"/>
        </w:rPr>
        <w:t xml:space="preserve"> </w:t>
      </w:r>
      <w:r w:rsidRPr="000F026B">
        <w:t>Psychiatric</w:t>
      </w:r>
      <w:r w:rsidRPr="000F026B">
        <w:rPr>
          <w:spacing w:val="1"/>
        </w:rPr>
        <w:t xml:space="preserve"> </w:t>
      </w:r>
      <w:r w:rsidRPr="000F026B">
        <w:t>Epidemiology,</w:t>
      </w:r>
      <w:r w:rsidRPr="000F026B">
        <w:rPr>
          <w:spacing w:val="1"/>
        </w:rPr>
        <w:t xml:space="preserve"> </w:t>
      </w:r>
      <w:r w:rsidRPr="000F026B">
        <w:t>53(7),</w:t>
      </w:r>
      <w:r w:rsidRPr="000F026B">
        <w:rPr>
          <w:spacing w:val="1"/>
        </w:rPr>
        <w:t xml:space="preserve"> </w:t>
      </w:r>
      <w:r w:rsidRPr="000F026B">
        <w:t>pp.</w:t>
      </w:r>
      <w:r w:rsidRPr="000F026B">
        <w:rPr>
          <w:spacing w:val="1"/>
        </w:rPr>
        <w:t xml:space="preserve"> </w:t>
      </w:r>
      <w:r w:rsidRPr="000F026B">
        <w:t>647–662.</w:t>
      </w:r>
      <w:r w:rsidRPr="000F026B">
        <w:rPr>
          <w:spacing w:val="1"/>
        </w:rPr>
        <w:t xml:space="preserve"> </w:t>
      </w:r>
      <w:r w:rsidRPr="000F026B">
        <w:t>Available</w:t>
      </w:r>
      <w:r w:rsidRPr="000F026B">
        <w:rPr>
          <w:spacing w:val="1"/>
        </w:rPr>
        <w:t xml:space="preserve"> </w:t>
      </w:r>
      <w:r w:rsidRPr="000F026B">
        <w:t>at:</w:t>
      </w:r>
      <w:r w:rsidRPr="000F026B">
        <w:rPr>
          <w:spacing w:val="1"/>
        </w:rPr>
        <w:t xml:space="preserve"> </w:t>
      </w:r>
      <w:r w:rsidRPr="000F026B">
        <w:t>https://doi.org/10.1007/s00127-018-1530-1.</w:t>
      </w:r>
    </w:p>
    <w:p w14:paraId="5DD3DE05" w14:textId="77777777" w:rsidR="009A4657" w:rsidRPr="000F026B" w:rsidRDefault="001A30E1">
      <w:pPr>
        <w:pStyle w:val="BodyText"/>
        <w:spacing w:line="360" w:lineRule="auto"/>
        <w:ind w:left="0"/>
        <w:jc w:val="both"/>
      </w:pPr>
      <w:r w:rsidRPr="000F026B">
        <w:t>Rey,</w:t>
      </w:r>
      <w:r w:rsidRPr="000F026B">
        <w:rPr>
          <w:spacing w:val="40"/>
        </w:rPr>
        <w:t xml:space="preserve"> </w:t>
      </w:r>
      <w:r w:rsidRPr="000F026B">
        <w:t>J.M.,</w:t>
      </w:r>
      <w:r w:rsidRPr="000F026B">
        <w:rPr>
          <w:spacing w:val="41"/>
        </w:rPr>
        <w:t xml:space="preserve"> </w:t>
      </w:r>
      <w:r w:rsidRPr="000F026B">
        <w:t>Bella-</w:t>
      </w:r>
      <w:proofErr w:type="spellStart"/>
      <w:r w:rsidRPr="000F026B">
        <w:t>Awusah</w:t>
      </w:r>
      <w:proofErr w:type="spellEnd"/>
      <w:r w:rsidRPr="000F026B">
        <w:t>,</w:t>
      </w:r>
      <w:r w:rsidRPr="000F026B">
        <w:rPr>
          <w:spacing w:val="40"/>
        </w:rPr>
        <w:t xml:space="preserve"> </w:t>
      </w:r>
      <w:r w:rsidRPr="000F026B">
        <w:t>T.T.</w:t>
      </w:r>
      <w:r w:rsidRPr="000F026B">
        <w:rPr>
          <w:spacing w:val="41"/>
        </w:rPr>
        <w:t xml:space="preserve"> </w:t>
      </w:r>
      <w:r w:rsidRPr="000F026B">
        <w:t>and</w:t>
      </w:r>
      <w:r w:rsidRPr="000F026B">
        <w:rPr>
          <w:spacing w:val="40"/>
        </w:rPr>
        <w:t xml:space="preserve"> </w:t>
      </w:r>
      <w:r w:rsidRPr="000F026B">
        <w:t>Liu,</w:t>
      </w:r>
      <w:r w:rsidRPr="000F026B">
        <w:rPr>
          <w:spacing w:val="27"/>
        </w:rPr>
        <w:t xml:space="preserve"> </w:t>
      </w:r>
      <w:r w:rsidRPr="000F026B">
        <w:t>J.</w:t>
      </w:r>
      <w:r w:rsidRPr="000F026B">
        <w:rPr>
          <w:spacing w:val="26"/>
        </w:rPr>
        <w:t xml:space="preserve"> </w:t>
      </w:r>
      <w:r w:rsidRPr="000F026B">
        <w:t>(2015)</w:t>
      </w:r>
      <w:r w:rsidRPr="000F026B">
        <w:rPr>
          <w:spacing w:val="26"/>
        </w:rPr>
        <w:t xml:space="preserve"> </w:t>
      </w:r>
      <w:r w:rsidRPr="000F026B">
        <w:t>‘DEPRESSION</w:t>
      </w:r>
      <w:r w:rsidRPr="000F026B">
        <w:rPr>
          <w:spacing w:val="26"/>
        </w:rPr>
        <w:t xml:space="preserve"> </w:t>
      </w:r>
      <w:r w:rsidRPr="000F026B">
        <w:t>IN</w:t>
      </w:r>
      <w:r w:rsidRPr="000F026B">
        <w:rPr>
          <w:spacing w:val="26"/>
        </w:rPr>
        <w:t xml:space="preserve"> </w:t>
      </w:r>
      <w:r w:rsidRPr="000F026B">
        <w:t>CHILDREN</w:t>
      </w:r>
      <w:r w:rsidRPr="000F026B">
        <w:rPr>
          <w:spacing w:val="27"/>
        </w:rPr>
        <w:t xml:space="preserve"> </w:t>
      </w:r>
      <w:r w:rsidRPr="000F026B">
        <w:t>AND</w:t>
      </w:r>
      <w:r w:rsidRPr="000F026B">
        <w:rPr>
          <w:spacing w:val="26"/>
        </w:rPr>
        <w:t xml:space="preserve"> </w:t>
      </w:r>
      <w:r w:rsidRPr="000F026B">
        <w:t>2015</w:t>
      </w:r>
    </w:p>
    <w:p w14:paraId="23F95B88" w14:textId="77777777" w:rsidR="009A4657" w:rsidRPr="000F026B" w:rsidRDefault="001A30E1">
      <w:pPr>
        <w:pStyle w:val="BodyText"/>
        <w:spacing w:line="360" w:lineRule="auto"/>
        <w:ind w:left="0"/>
        <w:jc w:val="both"/>
      </w:pPr>
      <w:r w:rsidRPr="000F026B">
        <w:t>Edition’, pp. 1–36.</w:t>
      </w:r>
    </w:p>
    <w:p w14:paraId="30393198" w14:textId="77777777" w:rsidR="009A4657" w:rsidRPr="000F026B" w:rsidRDefault="001A30E1">
      <w:pPr>
        <w:widowControl w:val="0"/>
        <w:autoSpaceDE w:val="0"/>
        <w:spacing w:before="40" w:after="0" w:line="360" w:lineRule="auto"/>
        <w:jc w:val="both"/>
        <w:rPr>
          <w:rFonts w:ascii="Times New Roman" w:hAnsi="Times New Roman"/>
          <w:sz w:val="24"/>
          <w:szCs w:val="24"/>
          <w:rPrChange w:id="4388" w:author="usher" w:date="2026-06-05T05:43:00Z">
            <w:rPr/>
          </w:rPrChange>
        </w:rPr>
      </w:pPr>
      <w:r w:rsidRPr="000F026B">
        <w:rPr>
          <w:rFonts w:ascii="Times New Roman" w:hAnsi="Times New Roman"/>
          <w:color w:val="000000"/>
          <w:sz w:val="24"/>
          <w:szCs w:val="24"/>
        </w:rPr>
        <w:t xml:space="preserve">Rice, F., Eyre, O., </w:t>
      </w:r>
      <w:proofErr w:type="spellStart"/>
      <w:r w:rsidRPr="000F026B">
        <w:rPr>
          <w:rFonts w:ascii="Times New Roman" w:hAnsi="Times New Roman"/>
          <w:color w:val="000000"/>
          <w:sz w:val="24"/>
          <w:szCs w:val="24"/>
        </w:rPr>
        <w:t>Riglin</w:t>
      </w:r>
      <w:proofErr w:type="spellEnd"/>
      <w:r w:rsidRPr="000F026B">
        <w:rPr>
          <w:rFonts w:ascii="Times New Roman" w:hAnsi="Times New Roman"/>
          <w:color w:val="000000"/>
          <w:sz w:val="24"/>
          <w:szCs w:val="24"/>
        </w:rPr>
        <w:t>, L. and Potter, R., </w:t>
      </w:r>
      <w:r w:rsidR="000E50A4" w:rsidRPr="008654E4">
        <w:rPr>
          <w:rFonts w:ascii="Times New Roman" w:hAnsi="Times New Roman"/>
          <w:sz w:val="24"/>
          <w:szCs w:val="24"/>
          <w:rPrChange w:id="4389" w:author="usher" w:date="2026-06-05T05:43:00Z">
            <w:rPr/>
          </w:rPrChange>
        </w:rPr>
        <w:fldChar w:fldCharType="begin"/>
      </w:r>
      <w:r w:rsidR="000E50A4" w:rsidRPr="000F026B">
        <w:rPr>
          <w:rFonts w:ascii="Times New Roman" w:hAnsi="Times New Roman"/>
          <w:sz w:val="24"/>
          <w:szCs w:val="24"/>
          <w:rPrChange w:id="4390" w:author="usher" w:date="2026-06-05T05:43:00Z">
            <w:rPr/>
          </w:rPrChange>
        </w:rPr>
        <w:instrText xml:space="preserve"> HYPERLINK "tel:2017" </w:instrText>
      </w:r>
      <w:r w:rsidR="000E50A4" w:rsidRPr="008654E4">
        <w:rPr>
          <w:rPrChange w:id="4391"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2017</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 Adolescent depression and the treatment gap. The Lancet Psychiatry, 4(2), pp.</w:t>
      </w:r>
      <w:r w:rsidR="000E50A4" w:rsidRPr="008654E4">
        <w:rPr>
          <w:rFonts w:ascii="Times New Roman" w:hAnsi="Times New Roman"/>
          <w:sz w:val="24"/>
          <w:szCs w:val="24"/>
          <w:rPrChange w:id="4392" w:author="usher" w:date="2026-06-05T05:43:00Z">
            <w:rPr/>
          </w:rPrChange>
        </w:rPr>
        <w:fldChar w:fldCharType="begin"/>
      </w:r>
      <w:r w:rsidR="000E50A4" w:rsidRPr="000F026B">
        <w:rPr>
          <w:rFonts w:ascii="Times New Roman" w:hAnsi="Times New Roman"/>
          <w:sz w:val="24"/>
          <w:szCs w:val="24"/>
          <w:rPrChange w:id="4393" w:author="usher" w:date="2026-06-05T05:43:00Z">
            <w:rPr/>
          </w:rPrChange>
        </w:rPr>
        <w:instrText xml:space="preserve"> HYPERLINK "tel:86-87" </w:instrText>
      </w:r>
      <w:r w:rsidR="000E50A4" w:rsidRPr="008654E4">
        <w:rPr>
          <w:rPrChange w:id="4394" w:author="usher" w:date="2026-06-05T05:43:00Z">
            <w:rPr>
              <w:rStyle w:val="Hyperlink"/>
              <w:rFonts w:ascii="Times New Roman" w:hAnsi="Times New Roman"/>
              <w:sz w:val="24"/>
              <w:szCs w:val="24"/>
            </w:rPr>
          </w:rPrChange>
        </w:rPr>
        <w:fldChar w:fldCharType="separate"/>
      </w:r>
      <w:r w:rsidR="009A4657" w:rsidRPr="000F026B">
        <w:rPr>
          <w:rStyle w:val="Hyperlink"/>
          <w:rFonts w:ascii="Times New Roman" w:hAnsi="Times New Roman"/>
          <w:sz w:val="24"/>
          <w:szCs w:val="24"/>
        </w:rPr>
        <w:t>86-87</w:t>
      </w:r>
      <w:r w:rsidR="000E50A4" w:rsidRPr="008654E4">
        <w:rPr>
          <w:rStyle w:val="Hyperlink"/>
          <w:rFonts w:ascii="Times New Roman" w:hAnsi="Times New Roman"/>
          <w:sz w:val="24"/>
          <w:szCs w:val="24"/>
        </w:rPr>
        <w:fldChar w:fldCharType="end"/>
      </w:r>
      <w:r w:rsidRPr="000F026B">
        <w:rPr>
          <w:rFonts w:ascii="Times New Roman" w:hAnsi="Times New Roman"/>
          <w:color w:val="000000"/>
          <w:sz w:val="24"/>
          <w:szCs w:val="24"/>
        </w:rPr>
        <w:t>.</w:t>
      </w:r>
    </w:p>
    <w:p w14:paraId="1D306F1C" w14:textId="02D0A0BD" w:rsidR="009A4657" w:rsidRPr="000F026B" w:rsidRDefault="001A30E1">
      <w:pPr>
        <w:widowControl w:val="0"/>
        <w:autoSpaceDE w:val="0"/>
        <w:spacing w:before="40" w:after="0" w:line="360" w:lineRule="auto"/>
        <w:jc w:val="both"/>
        <w:rPr>
          <w:ins w:id="4395" w:author="usher" w:date="2026-03-19T20:25:00Z"/>
          <w:rFonts w:ascii="Times New Roman" w:hAnsi="Times New Roman"/>
          <w:sz w:val="24"/>
          <w:szCs w:val="24"/>
          <w:shd w:val="clear" w:color="auto" w:fill="FFFFFF"/>
        </w:rPr>
      </w:pPr>
      <w:r w:rsidRPr="000F026B">
        <w:rPr>
          <w:rFonts w:ascii="Times New Roman" w:hAnsi="Times New Roman"/>
          <w:sz w:val="24"/>
          <w:szCs w:val="24"/>
          <w:shd w:val="clear" w:color="auto" w:fill="FFFFFF"/>
        </w:rPr>
        <w:t>Riddick, A., 2024. </w:t>
      </w:r>
      <w:r w:rsidRPr="000F026B">
        <w:rPr>
          <w:rFonts w:ascii="Times New Roman" w:hAnsi="Times New Roman"/>
          <w:i/>
          <w:iCs/>
          <w:sz w:val="24"/>
          <w:szCs w:val="24"/>
          <w:shd w:val="clear" w:color="auto" w:fill="FFFFFF"/>
        </w:rPr>
        <w:t>The Impact of a Church-Based Psychoeducational Intervention on the Mental Health Awareness, Mental Health Stigma, and Help-Seeking Attitudes Among Older African American Adults</w:t>
      </w:r>
      <w:r w:rsidRPr="000F026B">
        <w:rPr>
          <w:rFonts w:ascii="Times New Roman" w:hAnsi="Times New Roman"/>
          <w:sz w:val="24"/>
          <w:szCs w:val="24"/>
          <w:shd w:val="clear" w:color="auto" w:fill="FFFFFF"/>
        </w:rPr>
        <w:t> (Doctoral dissertation, The Chicago School of Professional Psychology).</w:t>
      </w:r>
    </w:p>
    <w:p w14:paraId="18B3349A" w14:textId="64530E98" w:rsidR="00833A0C" w:rsidRPr="008654E4" w:rsidRDefault="00833A0C">
      <w:pPr>
        <w:pStyle w:val="BodyText"/>
        <w:spacing w:before="41" w:line="360" w:lineRule="auto"/>
        <w:ind w:left="0" w:right="119"/>
        <w:jc w:val="both"/>
        <w:pPrChange w:id="4396" w:author="usher" w:date="2026-03-19T20:25:00Z">
          <w:pPr>
            <w:widowControl w:val="0"/>
            <w:autoSpaceDE w:val="0"/>
            <w:spacing w:before="40" w:after="0" w:line="360" w:lineRule="auto"/>
            <w:jc w:val="both"/>
          </w:pPr>
        </w:pPrChange>
      </w:pPr>
      <w:ins w:id="4397" w:author="usher" w:date="2026-03-19T20:25:00Z">
        <w:r w:rsidRPr="008654E4">
          <w:rPr>
            <w:color w:val="222222"/>
            <w:shd w:val="clear" w:color="auto" w:fill="FFFFFF"/>
          </w:rPr>
          <w:t>Romer, D., Reyna, V.F. and Satterthwaite, T.D., 2017. Beyond stereotypes of adolescent risk taking: Placing the adolescent brain in developmental context. </w:t>
        </w:r>
        <w:r w:rsidRPr="008654E4">
          <w:rPr>
            <w:i/>
            <w:iCs/>
            <w:color w:val="222222"/>
            <w:shd w:val="clear" w:color="auto" w:fill="FFFFFF"/>
          </w:rPr>
          <w:t>Developmental cognitive neuroscience</w:t>
        </w:r>
        <w:r w:rsidRPr="008654E4">
          <w:rPr>
            <w:color w:val="222222"/>
            <w:shd w:val="clear" w:color="auto" w:fill="FFFFFF"/>
          </w:rPr>
          <w:t>, </w:t>
        </w:r>
        <w:r w:rsidRPr="008654E4">
          <w:rPr>
            <w:i/>
            <w:iCs/>
            <w:color w:val="222222"/>
            <w:shd w:val="clear" w:color="auto" w:fill="FFFFFF"/>
          </w:rPr>
          <w:t>27</w:t>
        </w:r>
        <w:r w:rsidRPr="008654E4">
          <w:rPr>
            <w:color w:val="222222"/>
            <w:shd w:val="clear" w:color="auto" w:fill="FFFFFF"/>
          </w:rPr>
          <w:t>, pp.19-34.</w:t>
        </w:r>
      </w:ins>
    </w:p>
    <w:p w14:paraId="6623454F" w14:textId="77777777" w:rsidR="009A4657" w:rsidRPr="000F026B" w:rsidRDefault="001A30E1">
      <w:pPr>
        <w:widowControl w:val="0"/>
        <w:autoSpaceDE w:val="0"/>
        <w:spacing w:before="40" w:after="0" w:line="360" w:lineRule="auto"/>
        <w:jc w:val="both"/>
        <w:rPr>
          <w:rFonts w:ascii="Times New Roman" w:hAnsi="Times New Roman"/>
          <w:sz w:val="24"/>
          <w:szCs w:val="24"/>
          <w:rPrChange w:id="4398" w:author="usher" w:date="2026-06-05T05:43:00Z">
            <w:rPr/>
          </w:rPrChange>
        </w:rPr>
      </w:pPr>
      <w:r w:rsidRPr="000F026B">
        <w:rPr>
          <w:rFonts w:ascii="Times New Roman" w:hAnsi="Times New Roman"/>
          <w:color w:val="222222"/>
          <w:sz w:val="24"/>
          <w:szCs w:val="24"/>
          <w:shd w:val="clear" w:color="auto" w:fill="FFFFFF"/>
        </w:rPr>
        <w:t>Russo, K., 2022. Assessment and treatment of adolescents with chronic medical conditions. </w:t>
      </w:r>
      <w:r w:rsidRPr="000F026B">
        <w:rPr>
          <w:rFonts w:ascii="Times New Roman" w:hAnsi="Times New Roman"/>
          <w:i/>
          <w:iCs/>
          <w:color w:val="222222"/>
          <w:sz w:val="24"/>
          <w:szCs w:val="24"/>
          <w:shd w:val="clear" w:color="auto" w:fill="FFFFFF"/>
        </w:rPr>
        <w:t>Journal of Health Service Psychology</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48</w:t>
      </w:r>
      <w:r w:rsidRPr="000F026B">
        <w:rPr>
          <w:rFonts w:ascii="Times New Roman" w:hAnsi="Times New Roman"/>
          <w:color w:val="222222"/>
          <w:sz w:val="24"/>
          <w:szCs w:val="24"/>
          <w:shd w:val="clear" w:color="auto" w:fill="FFFFFF"/>
        </w:rPr>
        <w:t>(2), pp.69-78.</w:t>
      </w:r>
    </w:p>
    <w:p w14:paraId="7226D41E" w14:textId="5723E656" w:rsidR="009A4657" w:rsidRPr="000F026B" w:rsidRDefault="001A30E1">
      <w:pPr>
        <w:pStyle w:val="BodyText"/>
        <w:tabs>
          <w:tab w:val="left" w:pos="2064"/>
          <w:tab w:val="left" w:pos="3962"/>
          <w:tab w:val="left" w:pos="5840"/>
          <w:tab w:val="left" w:pos="7425"/>
          <w:tab w:val="left" w:pos="9210"/>
        </w:tabs>
        <w:spacing w:before="1" w:line="360" w:lineRule="auto"/>
        <w:ind w:left="0" w:right="118"/>
        <w:jc w:val="both"/>
        <w:rPr>
          <w:ins w:id="4399" w:author="usher" w:date="2026-03-08T13:29:00Z"/>
        </w:rPr>
      </w:pPr>
      <w:r w:rsidRPr="000F026B">
        <w:t>Sanchez,</w:t>
      </w:r>
      <w:r w:rsidRPr="000F026B">
        <w:rPr>
          <w:spacing w:val="1"/>
        </w:rPr>
        <w:t xml:space="preserve"> </w:t>
      </w:r>
      <w:proofErr w:type="spellStart"/>
      <w:r w:rsidRPr="000F026B">
        <w:rPr>
          <w:spacing w:val="1"/>
        </w:rPr>
        <w:t>Cornacchio</w:t>
      </w:r>
      <w:proofErr w:type="spellEnd"/>
      <w:r w:rsidRPr="000F026B">
        <w:rPr>
          <w:spacing w:val="1"/>
        </w:rPr>
        <w:t xml:space="preserve">, </w:t>
      </w:r>
      <w:proofErr w:type="spellStart"/>
      <w:r w:rsidRPr="000F026B">
        <w:rPr>
          <w:spacing w:val="1"/>
        </w:rPr>
        <w:t>Poznanski</w:t>
      </w:r>
      <w:proofErr w:type="spellEnd"/>
      <w:r w:rsidRPr="000F026B">
        <w:rPr>
          <w:spacing w:val="1"/>
        </w:rPr>
        <w:t xml:space="preserve">, </w:t>
      </w:r>
      <w:proofErr w:type="spellStart"/>
      <w:r w:rsidRPr="000F026B">
        <w:rPr>
          <w:spacing w:val="1"/>
        </w:rPr>
        <w:t>Golik</w:t>
      </w:r>
      <w:proofErr w:type="spellEnd"/>
      <w:r w:rsidRPr="000F026B">
        <w:rPr>
          <w:spacing w:val="1"/>
        </w:rPr>
        <w:t xml:space="preserve">, Chou and Comer </w:t>
      </w:r>
      <w:r w:rsidRPr="000F026B">
        <w:t>(2017) ‘The Effectiveness of School-Based Mental Health Services for</w:t>
      </w:r>
      <w:r w:rsidRPr="000F026B">
        <w:rPr>
          <w:spacing w:val="1"/>
        </w:rPr>
        <w:t xml:space="preserve"> </w:t>
      </w:r>
      <w:r w:rsidRPr="000F026B">
        <w:t xml:space="preserve">Elementary-Aged Children: A Meta-Analysis’, </w:t>
      </w:r>
      <w:r w:rsidRPr="000F026B">
        <w:lastRenderedPageBreak/>
        <w:t>Journal of the American Academy of Child &amp;</w:t>
      </w:r>
      <w:r w:rsidRPr="000F026B">
        <w:rPr>
          <w:spacing w:val="1"/>
        </w:rPr>
        <w:t xml:space="preserve"> </w:t>
      </w:r>
      <w:r w:rsidRPr="000F026B">
        <w:t>Adolescent</w:t>
      </w:r>
      <w:r w:rsidRPr="000F026B">
        <w:tab/>
        <w:t>Psychiatry</w:t>
      </w:r>
      <w:r w:rsidRPr="000F026B">
        <w:tab/>
        <w:t>[Preprint],</w:t>
      </w:r>
      <w:r w:rsidRPr="000F026B">
        <w:tab/>
        <w:t>(2018).</w:t>
      </w:r>
      <w:r w:rsidRPr="000F026B">
        <w:tab/>
        <w:t>Available at:</w:t>
      </w:r>
      <w:r w:rsidRPr="000F026B">
        <w:rPr>
          <w:spacing w:val="-58"/>
        </w:rPr>
        <w:t xml:space="preserve"> </w:t>
      </w:r>
      <w:ins w:id="4400" w:author="usher" w:date="2026-03-08T13:29:00Z">
        <w:r w:rsidR="00944D16" w:rsidRPr="008654E4">
          <w:fldChar w:fldCharType="begin"/>
        </w:r>
        <w:r w:rsidR="00944D16" w:rsidRPr="000F026B">
          <w:instrText xml:space="preserve"> HYPERLINK "</w:instrText>
        </w:r>
      </w:ins>
      <w:r w:rsidR="00944D16" w:rsidRPr="000F026B">
        <w:instrText>https://doi.org/10.1016/j.jaac.2017.11.022</w:instrText>
      </w:r>
      <w:ins w:id="4401" w:author="usher" w:date="2026-03-08T13:29:00Z">
        <w:r w:rsidR="00944D16" w:rsidRPr="000F026B">
          <w:instrText xml:space="preserve">" </w:instrText>
        </w:r>
        <w:r w:rsidR="00944D16" w:rsidRPr="008654E4">
          <w:fldChar w:fldCharType="separate"/>
        </w:r>
      </w:ins>
      <w:r w:rsidR="00944D16" w:rsidRPr="000F026B">
        <w:rPr>
          <w:rStyle w:val="Hyperlink"/>
        </w:rPr>
        <w:t>https://doi.org/10.1016/j.jaac.2017.11.022</w:t>
      </w:r>
      <w:ins w:id="4402" w:author="usher" w:date="2026-03-08T13:29:00Z">
        <w:r w:rsidR="00944D16" w:rsidRPr="008654E4">
          <w:fldChar w:fldCharType="end"/>
        </w:r>
      </w:ins>
      <w:r w:rsidRPr="000F026B">
        <w:t>.</w:t>
      </w:r>
    </w:p>
    <w:p w14:paraId="5E8F4DC2" w14:textId="3C923015" w:rsidR="00944D16" w:rsidRPr="000F026B" w:rsidRDefault="00944D16">
      <w:pPr>
        <w:pStyle w:val="BodyText"/>
        <w:tabs>
          <w:tab w:val="left" w:pos="2064"/>
          <w:tab w:val="left" w:pos="3962"/>
          <w:tab w:val="left" w:pos="5840"/>
          <w:tab w:val="left" w:pos="7425"/>
          <w:tab w:val="left" w:pos="9210"/>
        </w:tabs>
        <w:spacing w:before="1" w:line="360" w:lineRule="auto"/>
        <w:ind w:left="0" w:right="118"/>
        <w:jc w:val="both"/>
      </w:pPr>
      <w:ins w:id="4403" w:author="usher" w:date="2026-03-08T13:29:00Z">
        <w:r w:rsidRPr="000F026B">
          <w:rPr>
            <w:color w:val="222222"/>
            <w:shd w:val="clear" w:color="auto" w:fill="FFFFFF"/>
          </w:rPr>
          <w:t xml:space="preserve">Sawyer, S.M., Azzopardi, P.S., </w:t>
        </w:r>
        <w:proofErr w:type="spellStart"/>
        <w:r w:rsidRPr="000F026B">
          <w:rPr>
            <w:color w:val="222222"/>
            <w:shd w:val="clear" w:color="auto" w:fill="FFFFFF"/>
          </w:rPr>
          <w:t>Wickremarathne</w:t>
        </w:r>
        <w:proofErr w:type="spellEnd"/>
        <w:r w:rsidRPr="000F026B">
          <w:rPr>
            <w:color w:val="222222"/>
            <w:shd w:val="clear" w:color="auto" w:fill="FFFFFF"/>
          </w:rPr>
          <w:t>, D. and Patton, G.C., 2018. The age of adolescence. </w:t>
        </w:r>
        <w:r w:rsidRPr="000F026B">
          <w:rPr>
            <w:i/>
            <w:iCs/>
            <w:color w:val="222222"/>
            <w:shd w:val="clear" w:color="auto" w:fill="FFFFFF"/>
          </w:rPr>
          <w:t>The lancet child &amp; adolescent health</w:t>
        </w:r>
        <w:r w:rsidRPr="000F026B">
          <w:rPr>
            <w:color w:val="222222"/>
            <w:shd w:val="clear" w:color="auto" w:fill="FFFFFF"/>
          </w:rPr>
          <w:t>, </w:t>
        </w:r>
        <w:r w:rsidRPr="000F026B">
          <w:rPr>
            <w:i/>
            <w:iCs/>
            <w:color w:val="222222"/>
            <w:shd w:val="clear" w:color="auto" w:fill="FFFFFF"/>
          </w:rPr>
          <w:t>2</w:t>
        </w:r>
        <w:r w:rsidRPr="000F026B">
          <w:rPr>
            <w:color w:val="222222"/>
            <w:shd w:val="clear" w:color="auto" w:fill="FFFFFF"/>
          </w:rPr>
          <w:t>(3), pp.223-</w:t>
        </w:r>
        <w:proofErr w:type="gramStart"/>
        <w:r w:rsidRPr="000F026B">
          <w:rPr>
            <w:color w:val="222222"/>
            <w:shd w:val="clear" w:color="auto" w:fill="FFFFFF"/>
          </w:rPr>
          <w:t>228..</w:t>
        </w:r>
      </w:ins>
      <w:proofErr w:type="gramEnd"/>
    </w:p>
    <w:p w14:paraId="56A47CBB" w14:textId="441928B1" w:rsidR="009A4657" w:rsidRPr="000F026B" w:rsidRDefault="001A30E1">
      <w:pPr>
        <w:pStyle w:val="BodyText"/>
        <w:tabs>
          <w:tab w:val="left" w:pos="2064"/>
          <w:tab w:val="left" w:pos="3962"/>
          <w:tab w:val="left" w:pos="5840"/>
          <w:tab w:val="left" w:pos="7425"/>
          <w:tab w:val="left" w:pos="9210"/>
        </w:tabs>
        <w:spacing w:before="1" w:line="360" w:lineRule="auto"/>
        <w:ind w:left="0" w:right="118"/>
        <w:jc w:val="both"/>
        <w:rPr>
          <w:ins w:id="4404" w:author="usher" w:date="2026-03-22T15:53:00Z"/>
        </w:rPr>
      </w:pPr>
      <w:proofErr w:type="spellStart"/>
      <w:r w:rsidRPr="000F026B">
        <w:t>Schieman</w:t>
      </w:r>
      <w:proofErr w:type="spellEnd"/>
      <w:r w:rsidRPr="000F026B">
        <w:t>, S., Bierman, A. and Ellison, C.G. (2013) ‘Religion and Mental Health’, pp. 457–478.</w:t>
      </w:r>
      <w:r w:rsidRPr="000F026B">
        <w:rPr>
          <w:spacing w:val="1"/>
        </w:rPr>
        <w:t xml:space="preserve"> </w:t>
      </w:r>
      <w:r w:rsidRPr="000F026B">
        <w:t>Available</w:t>
      </w:r>
      <w:r w:rsidRPr="000F026B">
        <w:rPr>
          <w:spacing w:val="-1"/>
        </w:rPr>
        <w:t xml:space="preserve"> </w:t>
      </w:r>
      <w:r w:rsidRPr="000F026B">
        <w:t xml:space="preserve">at: </w:t>
      </w:r>
      <w:ins w:id="4405" w:author="usher" w:date="2026-03-22T15:53:00Z">
        <w:r w:rsidR="0002706B" w:rsidRPr="008654E4">
          <w:fldChar w:fldCharType="begin"/>
        </w:r>
        <w:r w:rsidR="0002706B" w:rsidRPr="000F026B">
          <w:instrText xml:space="preserve"> HYPERLINK "</w:instrText>
        </w:r>
      </w:ins>
      <w:r w:rsidR="0002706B" w:rsidRPr="000F026B">
        <w:instrText>https://doi.org/10.1007/978-94-007-4276-5</w:instrText>
      </w:r>
      <w:ins w:id="4406" w:author="usher" w:date="2026-03-22T15:53:00Z">
        <w:r w:rsidR="0002706B" w:rsidRPr="000F026B">
          <w:instrText xml:space="preserve">" </w:instrText>
        </w:r>
        <w:r w:rsidR="0002706B" w:rsidRPr="008654E4">
          <w:fldChar w:fldCharType="separate"/>
        </w:r>
      </w:ins>
      <w:r w:rsidR="0002706B" w:rsidRPr="000F026B">
        <w:rPr>
          <w:rStyle w:val="Hyperlink"/>
        </w:rPr>
        <w:t>https://doi.org/10.1007/978-94-007-4276-5</w:t>
      </w:r>
      <w:ins w:id="4407" w:author="usher" w:date="2026-03-22T15:53:00Z">
        <w:r w:rsidR="0002706B" w:rsidRPr="008654E4">
          <w:fldChar w:fldCharType="end"/>
        </w:r>
      </w:ins>
      <w:r w:rsidRPr="000F026B">
        <w:t>.</w:t>
      </w:r>
    </w:p>
    <w:p w14:paraId="2BD5AC9E" w14:textId="77777777" w:rsidR="0002706B" w:rsidRPr="000F026B" w:rsidRDefault="0002706B" w:rsidP="0002706B">
      <w:pPr>
        <w:pStyle w:val="BodyText"/>
        <w:spacing w:line="360" w:lineRule="auto"/>
        <w:ind w:left="0" w:right="120"/>
        <w:jc w:val="both"/>
        <w:rPr>
          <w:ins w:id="4408" w:author="usher" w:date="2026-03-22T15:53:00Z"/>
        </w:rPr>
      </w:pPr>
      <w:proofErr w:type="spellStart"/>
      <w:ins w:id="4409" w:author="usher" w:date="2026-03-22T15:53:00Z">
        <w:r w:rsidRPr="000F026B">
          <w:rPr>
            <w:color w:val="222222"/>
            <w:shd w:val="clear" w:color="auto" w:fill="FFFFFF"/>
          </w:rPr>
          <w:t>Schnitker</w:t>
        </w:r>
        <w:proofErr w:type="spellEnd"/>
        <w:r w:rsidRPr="000F026B">
          <w:rPr>
            <w:color w:val="222222"/>
            <w:shd w:val="clear" w:color="auto" w:fill="FFFFFF"/>
          </w:rPr>
          <w:t xml:space="preserve">, S.A., </w:t>
        </w:r>
        <w:proofErr w:type="spellStart"/>
        <w:r w:rsidRPr="000F026B">
          <w:rPr>
            <w:color w:val="222222"/>
            <w:shd w:val="clear" w:color="auto" w:fill="FFFFFF"/>
          </w:rPr>
          <w:t>Medenwaldt</w:t>
        </w:r>
        <w:proofErr w:type="spellEnd"/>
        <w:r w:rsidRPr="000F026B">
          <w:rPr>
            <w:color w:val="222222"/>
            <w:shd w:val="clear" w:color="auto" w:fill="FFFFFF"/>
          </w:rPr>
          <w:t>, J.M. and Williams, E.G., 2021. Religiosity in adolescence. </w:t>
        </w:r>
        <w:r w:rsidRPr="000F026B">
          <w:rPr>
            <w:i/>
            <w:iCs/>
            <w:color w:val="222222"/>
            <w:shd w:val="clear" w:color="auto" w:fill="FFFFFF"/>
          </w:rPr>
          <w:t>Current Opinion in Psychology</w:t>
        </w:r>
        <w:r w:rsidRPr="000F026B">
          <w:rPr>
            <w:color w:val="222222"/>
            <w:shd w:val="clear" w:color="auto" w:fill="FFFFFF"/>
          </w:rPr>
          <w:t>, </w:t>
        </w:r>
        <w:r w:rsidRPr="000F026B">
          <w:rPr>
            <w:i/>
            <w:iCs/>
            <w:color w:val="222222"/>
            <w:shd w:val="clear" w:color="auto" w:fill="FFFFFF"/>
          </w:rPr>
          <w:t>40</w:t>
        </w:r>
        <w:r w:rsidRPr="000F026B">
          <w:rPr>
            <w:color w:val="222222"/>
            <w:shd w:val="clear" w:color="auto" w:fill="FFFFFF"/>
          </w:rPr>
          <w:t>, pp.155-159.</w:t>
        </w:r>
      </w:ins>
    </w:p>
    <w:p w14:paraId="6D4D3652" w14:textId="77777777" w:rsidR="0002706B" w:rsidRPr="000F026B" w:rsidDel="0002706B" w:rsidRDefault="0002706B">
      <w:pPr>
        <w:pStyle w:val="BodyText"/>
        <w:tabs>
          <w:tab w:val="left" w:pos="2064"/>
          <w:tab w:val="left" w:pos="3962"/>
          <w:tab w:val="left" w:pos="5840"/>
          <w:tab w:val="left" w:pos="7425"/>
          <w:tab w:val="left" w:pos="9210"/>
        </w:tabs>
        <w:spacing w:before="1" w:line="360" w:lineRule="auto"/>
        <w:ind w:left="0" w:right="118"/>
        <w:jc w:val="both"/>
        <w:rPr>
          <w:del w:id="4410" w:author="usher" w:date="2026-03-22T15:53:00Z"/>
        </w:rPr>
      </w:pPr>
    </w:p>
    <w:p w14:paraId="7F51F942" w14:textId="77777777" w:rsidR="009A4657" w:rsidRPr="000F026B" w:rsidRDefault="001A30E1">
      <w:pPr>
        <w:pStyle w:val="BodyText"/>
        <w:spacing w:line="360" w:lineRule="auto"/>
        <w:ind w:left="0" w:right="124"/>
        <w:jc w:val="both"/>
      </w:pPr>
      <w:r w:rsidRPr="000F026B">
        <w:t>Schulte-</w:t>
      </w:r>
      <w:proofErr w:type="spellStart"/>
      <w:r w:rsidRPr="000F026B">
        <w:t>körne</w:t>
      </w:r>
      <w:proofErr w:type="spellEnd"/>
      <w:r w:rsidRPr="000F026B">
        <w:t>,</w:t>
      </w:r>
      <w:r w:rsidRPr="000F026B">
        <w:rPr>
          <w:spacing w:val="1"/>
        </w:rPr>
        <w:t xml:space="preserve"> </w:t>
      </w:r>
      <w:r w:rsidRPr="000F026B">
        <w:t>G.</w:t>
      </w:r>
      <w:r w:rsidRPr="000F026B">
        <w:rPr>
          <w:spacing w:val="1"/>
        </w:rPr>
        <w:t xml:space="preserve"> </w:t>
      </w:r>
      <w:r w:rsidRPr="000F026B">
        <w:t>(2016)</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Problems</w:t>
      </w:r>
      <w:r w:rsidRPr="000F026B">
        <w:rPr>
          <w:spacing w:val="1"/>
        </w:rPr>
        <w:t xml:space="preserve"> </w:t>
      </w:r>
      <w:r w:rsidRPr="000F026B">
        <w:t>in</w:t>
      </w:r>
      <w:r w:rsidRPr="000F026B">
        <w:rPr>
          <w:spacing w:val="1"/>
        </w:rPr>
        <w:t xml:space="preserve"> </w:t>
      </w:r>
      <w:r w:rsidRPr="000F026B">
        <w:t>a</w:t>
      </w:r>
      <w:r w:rsidRPr="000F026B">
        <w:rPr>
          <w:spacing w:val="1"/>
        </w:rPr>
        <w:t xml:space="preserve"> </w:t>
      </w:r>
      <w:r w:rsidRPr="000F026B">
        <w:t>School</w:t>
      </w:r>
      <w:r w:rsidRPr="000F026B">
        <w:rPr>
          <w:spacing w:val="1"/>
        </w:rPr>
        <w:t xml:space="preserve"> </w:t>
      </w:r>
      <w:r w:rsidRPr="000F026B">
        <w:t>Setting</w:t>
      </w:r>
      <w:r w:rsidRPr="000F026B">
        <w:rPr>
          <w:spacing w:val="1"/>
        </w:rPr>
        <w:t xml:space="preserve"> </w:t>
      </w:r>
      <w:r w:rsidRPr="000F026B">
        <w:t>in</w:t>
      </w:r>
      <w:r w:rsidRPr="000F026B">
        <w:rPr>
          <w:spacing w:val="1"/>
        </w:rPr>
        <w:t xml:space="preserve"> </w:t>
      </w:r>
      <w:r w:rsidRPr="000F026B">
        <w:t>Children</w:t>
      </w:r>
      <w:r w:rsidRPr="000F026B">
        <w:rPr>
          <w:spacing w:val="1"/>
        </w:rPr>
        <w:t xml:space="preserve"> </w:t>
      </w:r>
      <w:r w:rsidRPr="000F026B">
        <w:t>and</w:t>
      </w:r>
      <w:r w:rsidRPr="000F026B">
        <w:rPr>
          <w:spacing w:val="1"/>
        </w:rPr>
        <w:t xml:space="preserve"> </w:t>
      </w:r>
      <w:r w:rsidRPr="000F026B">
        <w:t>Adolescents’,</w:t>
      </w:r>
      <w:r w:rsidRPr="000F026B">
        <w:rPr>
          <w:spacing w:val="-1"/>
        </w:rPr>
        <w:t xml:space="preserve"> </w:t>
      </w:r>
      <w:r w:rsidRPr="000F026B">
        <w:t>pp.</w:t>
      </w:r>
      <w:r w:rsidRPr="000F026B">
        <w:rPr>
          <w:spacing w:val="-1"/>
        </w:rPr>
        <w:t xml:space="preserve"> </w:t>
      </w:r>
      <w:r w:rsidRPr="000F026B">
        <w:t>183–191.</w:t>
      </w:r>
      <w:r w:rsidRPr="000F026B">
        <w:rPr>
          <w:spacing w:val="-1"/>
        </w:rPr>
        <w:t xml:space="preserve"> </w:t>
      </w:r>
      <w:r w:rsidRPr="000F026B">
        <w:t>Available</w:t>
      </w:r>
      <w:r w:rsidRPr="000F026B">
        <w:rPr>
          <w:spacing w:val="-1"/>
        </w:rPr>
        <w:t xml:space="preserve"> </w:t>
      </w:r>
      <w:r w:rsidRPr="000F026B">
        <w:t>at:</w:t>
      </w:r>
      <w:r w:rsidRPr="000F026B">
        <w:rPr>
          <w:spacing w:val="-1"/>
        </w:rPr>
        <w:t xml:space="preserve"> </w:t>
      </w:r>
      <w:r w:rsidRPr="000F026B">
        <w:t>https://doi.org/10.3238/arztebl.2016.0183.</w:t>
      </w:r>
    </w:p>
    <w:p w14:paraId="06D44554" w14:textId="77777777" w:rsidR="009A4657" w:rsidRPr="000F026B" w:rsidRDefault="001A30E1">
      <w:pPr>
        <w:pStyle w:val="BodyText"/>
        <w:spacing w:line="360" w:lineRule="auto"/>
        <w:ind w:left="0" w:right="124"/>
        <w:jc w:val="both"/>
      </w:pPr>
      <w:r w:rsidRPr="000F026B">
        <w:t xml:space="preserve">S.E. Hetrick, A.G. Parker, I.B. </w:t>
      </w:r>
      <w:proofErr w:type="spellStart"/>
      <w:r w:rsidRPr="000F026B">
        <w:t>Hickie</w:t>
      </w:r>
      <w:proofErr w:type="spellEnd"/>
      <w:r w:rsidRPr="000F026B">
        <w:t xml:space="preserve">, R. Purcell, A.R. Yung, P.D. </w:t>
      </w:r>
      <w:proofErr w:type="spellStart"/>
      <w:r w:rsidRPr="000F026B">
        <w:t>McGorry</w:t>
      </w:r>
      <w:proofErr w:type="spellEnd"/>
      <w:r w:rsidRPr="000F026B">
        <w:t xml:space="preserve"> (2008) 'Early Identification and Intervention in Depressive Disorders: Towards a Clinical Staging Model' Available at: </w:t>
      </w:r>
      <w:proofErr w:type="spellStart"/>
      <w:r w:rsidRPr="000F026B">
        <w:t>Psychother</w:t>
      </w:r>
      <w:proofErr w:type="spellEnd"/>
      <w:r w:rsidRPr="000F026B">
        <w:t xml:space="preserve"> </w:t>
      </w:r>
      <w:proofErr w:type="spellStart"/>
      <w:r w:rsidRPr="000F026B">
        <w:t>Psychosom</w:t>
      </w:r>
      <w:proofErr w:type="spellEnd"/>
      <w:r w:rsidRPr="000F026B">
        <w:t xml:space="preserve"> 2008;77:263–270 DOI: 10.1159/000140085</w:t>
      </w:r>
    </w:p>
    <w:p w14:paraId="18744DCF" w14:textId="77777777" w:rsidR="009A4657" w:rsidRPr="000F026B" w:rsidRDefault="001A30E1">
      <w:pPr>
        <w:pStyle w:val="BodyText"/>
        <w:spacing w:line="360" w:lineRule="auto"/>
        <w:ind w:left="0" w:right="124"/>
        <w:jc w:val="both"/>
      </w:pPr>
      <w:proofErr w:type="spellStart"/>
      <w:r w:rsidRPr="000F026B">
        <w:rPr>
          <w:color w:val="222222"/>
          <w:shd w:val="clear" w:color="auto" w:fill="FFFFFF"/>
        </w:rPr>
        <w:t>Shorey</w:t>
      </w:r>
      <w:proofErr w:type="spellEnd"/>
      <w:r w:rsidRPr="000F026B">
        <w:rPr>
          <w:color w:val="222222"/>
          <w:shd w:val="clear" w:color="auto" w:fill="FFFFFF"/>
        </w:rPr>
        <w:t>, S., Ng, E.D. and Wong, C.H., 2022. Global prevalence of depression and elevated depressive symptoms among adolescents: A systematic review and meta‐analysis. </w:t>
      </w:r>
      <w:r w:rsidRPr="000F026B">
        <w:rPr>
          <w:i/>
          <w:iCs/>
          <w:color w:val="222222"/>
          <w:shd w:val="clear" w:color="auto" w:fill="FFFFFF"/>
        </w:rPr>
        <w:t>British Journal of Clinical Psychology</w:t>
      </w:r>
      <w:r w:rsidRPr="000F026B">
        <w:rPr>
          <w:color w:val="222222"/>
          <w:shd w:val="clear" w:color="auto" w:fill="FFFFFF"/>
        </w:rPr>
        <w:t>, </w:t>
      </w:r>
      <w:r w:rsidRPr="000F026B">
        <w:rPr>
          <w:i/>
          <w:iCs/>
          <w:color w:val="222222"/>
          <w:shd w:val="clear" w:color="auto" w:fill="FFFFFF"/>
        </w:rPr>
        <w:t>61</w:t>
      </w:r>
      <w:r w:rsidRPr="000F026B">
        <w:rPr>
          <w:color w:val="222222"/>
          <w:shd w:val="clear" w:color="auto" w:fill="FFFFFF"/>
        </w:rPr>
        <w:t>(2), pp.287-305.</w:t>
      </w:r>
    </w:p>
    <w:p w14:paraId="40D9AAB5" w14:textId="56311C7D" w:rsidR="009A4657" w:rsidRPr="000F026B" w:rsidRDefault="001A30E1">
      <w:pPr>
        <w:pStyle w:val="BodyText"/>
        <w:spacing w:line="360" w:lineRule="auto"/>
        <w:ind w:left="0" w:right="124"/>
        <w:jc w:val="both"/>
        <w:rPr>
          <w:ins w:id="4411" w:author="usher" w:date="2026-03-20T02:48:00Z"/>
          <w:color w:val="000000"/>
        </w:rPr>
      </w:pPr>
      <w:r w:rsidRPr="000F026B">
        <w:rPr>
          <w:color w:val="000000"/>
        </w:rPr>
        <w:t>Siqueira, J., Fernandes, N.M. and Moreira-Almeida, A., </w:t>
      </w:r>
      <w:r w:rsidR="000E50A4" w:rsidRPr="008654E4">
        <w:fldChar w:fldCharType="begin"/>
      </w:r>
      <w:r w:rsidR="000E50A4" w:rsidRPr="000F026B">
        <w:instrText xml:space="preserve"> HYPERLINK "tel:2018" </w:instrText>
      </w:r>
      <w:r w:rsidR="000E50A4" w:rsidRPr="008654E4">
        <w:rPr>
          <w:rPrChange w:id="4412" w:author="usher" w:date="2026-06-05T05:43:00Z">
            <w:rPr>
              <w:rStyle w:val="Hyperlink"/>
            </w:rPr>
          </w:rPrChange>
        </w:rPr>
        <w:fldChar w:fldCharType="separate"/>
      </w:r>
      <w:r w:rsidR="009A4657" w:rsidRPr="000F026B">
        <w:rPr>
          <w:rStyle w:val="Hyperlink"/>
        </w:rPr>
        <w:t>2018</w:t>
      </w:r>
      <w:r w:rsidR="000E50A4" w:rsidRPr="008654E4">
        <w:rPr>
          <w:rStyle w:val="Hyperlink"/>
        </w:rPr>
        <w:fldChar w:fldCharType="end"/>
      </w:r>
      <w:r w:rsidRPr="000F026B">
        <w:rPr>
          <w:color w:val="000000"/>
        </w:rPr>
        <w:t>. Association between religiosity and happiness in patients with chronic kidney disease on hemodialysis. Brazilian Journal of Nephrology, 41(1), pp.</w:t>
      </w:r>
      <w:r w:rsidR="000E50A4" w:rsidRPr="008654E4">
        <w:fldChar w:fldCharType="begin"/>
      </w:r>
      <w:r w:rsidR="000E50A4" w:rsidRPr="000F026B">
        <w:instrText xml:space="preserve"> HYPERLINK "tel:22-28" </w:instrText>
      </w:r>
      <w:r w:rsidR="000E50A4" w:rsidRPr="008654E4">
        <w:rPr>
          <w:rPrChange w:id="4413" w:author="usher" w:date="2026-06-05T05:43:00Z">
            <w:rPr>
              <w:rStyle w:val="Hyperlink"/>
            </w:rPr>
          </w:rPrChange>
        </w:rPr>
        <w:fldChar w:fldCharType="separate"/>
      </w:r>
      <w:r w:rsidR="009A4657" w:rsidRPr="000F026B">
        <w:rPr>
          <w:rStyle w:val="Hyperlink"/>
        </w:rPr>
        <w:t>22-28</w:t>
      </w:r>
      <w:r w:rsidR="000E50A4" w:rsidRPr="008654E4">
        <w:rPr>
          <w:rStyle w:val="Hyperlink"/>
        </w:rPr>
        <w:fldChar w:fldCharType="end"/>
      </w:r>
      <w:r w:rsidRPr="000F026B">
        <w:rPr>
          <w:color w:val="000000"/>
        </w:rPr>
        <w:t>.</w:t>
      </w:r>
    </w:p>
    <w:p w14:paraId="6FC8485F" w14:textId="77777777" w:rsidR="005C7006" w:rsidRPr="000F026B" w:rsidRDefault="005C7006">
      <w:pPr>
        <w:pStyle w:val="BodyText"/>
        <w:spacing w:before="42" w:line="360" w:lineRule="auto"/>
        <w:ind w:left="0" w:right="123"/>
        <w:jc w:val="both"/>
        <w:rPr>
          <w:ins w:id="4414" w:author="usher" w:date="2026-03-20T02:48:00Z"/>
        </w:rPr>
        <w:pPrChange w:id="4415" w:author="usher" w:date="2026-03-20T02:48:00Z">
          <w:pPr>
            <w:pStyle w:val="BodyText"/>
            <w:spacing w:before="42" w:line="360" w:lineRule="auto"/>
            <w:ind w:right="123"/>
            <w:jc w:val="both"/>
          </w:pPr>
        </w:pPrChange>
      </w:pPr>
      <w:proofErr w:type="spellStart"/>
      <w:ins w:id="4416" w:author="usher" w:date="2026-03-20T02:48:00Z">
        <w:r w:rsidRPr="000F026B">
          <w:rPr>
            <w:color w:val="222222"/>
            <w:shd w:val="clear" w:color="auto" w:fill="FFFFFF"/>
          </w:rPr>
          <w:t>Somefun</w:t>
        </w:r>
        <w:proofErr w:type="spellEnd"/>
        <w:r w:rsidRPr="000F026B">
          <w:rPr>
            <w:color w:val="222222"/>
            <w:shd w:val="clear" w:color="auto" w:fill="FFFFFF"/>
          </w:rPr>
          <w:t xml:space="preserve">, O.D., 2019. Religiosity and sexual abstinence among Nigerian youths: does parent religion </w:t>
        </w:r>
        <w:proofErr w:type="gramStart"/>
        <w:r w:rsidRPr="000F026B">
          <w:rPr>
            <w:color w:val="222222"/>
            <w:shd w:val="clear" w:color="auto" w:fill="FFFFFF"/>
          </w:rPr>
          <w:t>matter?.</w:t>
        </w:r>
        <w:proofErr w:type="gramEnd"/>
        <w:r w:rsidRPr="000F026B">
          <w:rPr>
            <w:color w:val="222222"/>
            <w:shd w:val="clear" w:color="auto" w:fill="FFFFFF"/>
          </w:rPr>
          <w:t> </w:t>
        </w:r>
        <w:r w:rsidRPr="000F026B">
          <w:rPr>
            <w:i/>
            <w:iCs/>
            <w:color w:val="222222"/>
            <w:shd w:val="clear" w:color="auto" w:fill="FFFFFF"/>
          </w:rPr>
          <w:t>BMC public health</w:t>
        </w:r>
        <w:r w:rsidRPr="000F026B">
          <w:rPr>
            <w:color w:val="222222"/>
            <w:shd w:val="clear" w:color="auto" w:fill="FFFFFF"/>
          </w:rPr>
          <w:t>, </w:t>
        </w:r>
        <w:r w:rsidRPr="000F026B">
          <w:rPr>
            <w:i/>
            <w:iCs/>
            <w:color w:val="222222"/>
            <w:shd w:val="clear" w:color="auto" w:fill="FFFFFF"/>
          </w:rPr>
          <w:t>19</w:t>
        </w:r>
        <w:r w:rsidRPr="000F026B">
          <w:rPr>
            <w:color w:val="222222"/>
            <w:shd w:val="clear" w:color="auto" w:fill="FFFFFF"/>
          </w:rPr>
          <w:t>(1), p.416.</w:t>
        </w:r>
      </w:ins>
    </w:p>
    <w:p w14:paraId="582431D2" w14:textId="5E37408A" w:rsidR="004F4721" w:rsidRPr="000F026B" w:rsidRDefault="004F4721">
      <w:pPr>
        <w:pStyle w:val="BodyText"/>
        <w:spacing w:before="41" w:line="360" w:lineRule="auto"/>
        <w:ind w:left="0" w:right="119"/>
        <w:jc w:val="both"/>
        <w:rPr>
          <w:ins w:id="4417" w:author="usher" w:date="2026-03-05T21:26:00Z"/>
          <w:rPrChange w:id="4418" w:author="usher" w:date="2026-06-05T05:43:00Z">
            <w:rPr>
              <w:ins w:id="4419" w:author="usher" w:date="2026-03-05T21:26:00Z"/>
              <w:color w:val="000000"/>
            </w:rPr>
          </w:rPrChange>
        </w:rPr>
        <w:pPrChange w:id="4420" w:author="usher" w:date="2026-03-08T05:35:00Z">
          <w:pPr>
            <w:pStyle w:val="BodyText"/>
            <w:spacing w:line="360" w:lineRule="auto"/>
            <w:ind w:left="0" w:right="124"/>
            <w:jc w:val="both"/>
          </w:pPr>
        </w:pPrChange>
      </w:pPr>
      <w:proofErr w:type="spellStart"/>
      <w:ins w:id="4421" w:author="usher" w:date="2026-03-08T05:35:00Z">
        <w:r w:rsidRPr="000F026B">
          <w:rPr>
            <w:color w:val="222222"/>
            <w:shd w:val="clear" w:color="auto" w:fill="FFFFFF"/>
          </w:rPr>
          <w:t>Stansfeld</w:t>
        </w:r>
        <w:proofErr w:type="spellEnd"/>
        <w:r w:rsidRPr="000F026B">
          <w:rPr>
            <w:color w:val="222222"/>
            <w:shd w:val="clear" w:color="auto" w:fill="FFFFFF"/>
          </w:rPr>
          <w:t>, S., Clark, C., Bebbington, P.E., King, M., Jenkins, R. and Hinchliffe, S., 2016. Common mental disorders. NHS digital.</w:t>
        </w:r>
      </w:ins>
    </w:p>
    <w:p w14:paraId="3C141720" w14:textId="47DE96BF" w:rsidR="00694114" w:rsidRPr="000F026B" w:rsidRDefault="00694114">
      <w:pPr>
        <w:pStyle w:val="BodyText"/>
        <w:spacing w:line="360" w:lineRule="auto"/>
        <w:ind w:left="0" w:right="124"/>
        <w:jc w:val="both"/>
        <w:rPr>
          <w:ins w:id="4422" w:author="usher" w:date="2026-03-23T19:48:00Z"/>
          <w:color w:val="222222"/>
          <w:shd w:val="clear" w:color="auto" w:fill="FFFFFF"/>
        </w:rPr>
      </w:pPr>
      <w:ins w:id="4423" w:author="usher" w:date="2026-03-05T21:26:00Z">
        <w:r w:rsidRPr="000F026B">
          <w:rPr>
            <w:color w:val="222222"/>
            <w:shd w:val="clear" w:color="auto" w:fill="FFFFFF"/>
            <w:rPrChange w:id="4424" w:author="usher" w:date="2026-06-05T05:43:00Z">
              <w:rPr>
                <w:rFonts w:ascii="Arial" w:hAnsi="Arial" w:cs="Arial"/>
                <w:color w:val="222222"/>
                <w:sz w:val="20"/>
                <w:szCs w:val="20"/>
                <w:shd w:val="clear" w:color="auto" w:fill="FFFFFF"/>
              </w:rPr>
            </w:rPrChange>
          </w:rPr>
          <w:t>Stein, D.J., Palk, A.C. and Kendler, K.S., 2021. What is a mental disorder? An exemplar-focused approach. </w:t>
        </w:r>
        <w:r w:rsidRPr="000F026B">
          <w:rPr>
            <w:i/>
            <w:iCs/>
            <w:color w:val="222222"/>
            <w:shd w:val="clear" w:color="auto" w:fill="FFFFFF"/>
            <w:rPrChange w:id="4425" w:author="usher" w:date="2026-06-05T05:43:00Z">
              <w:rPr>
                <w:rFonts w:ascii="Arial" w:hAnsi="Arial" w:cs="Arial"/>
                <w:i/>
                <w:iCs/>
                <w:color w:val="222222"/>
                <w:sz w:val="20"/>
                <w:szCs w:val="20"/>
                <w:shd w:val="clear" w:color="auto" w:fill="FFFFFF"/>
              </w:rPr>
            </w:rPrChange>
          </w:rPr>
          <w:t>Psychological medicine</w:t>
        </w:r>
        <w:r w:rsidRPr="000F026B">
          <w:rPr>
            <w:color w:val="222222"/>
            <w:shd w:val="clear" w:color="auto" w:fill="FFFFFF"/>
            <w:rPrChange w:id="4426"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427" w:author="usher" w:date="2026-06-05T05:43:00Z">
              <w:rPr>
                <w:rFonts w:ascii="Arial" w:hAnsi="Arial" w:cs="Arial"/>
                <w:i/>
                <w:iCs/>
                <w:color w:val="222222"/>
                <w:sz w:val="20"/>
                <w:szCs w:val="20"/>
                <w:shd w:val="clear" w:color="auto" w:fill="FFFFFF"/>
              </w:rPr>
            </w:rPrChange>
          </w:rPr>
          <w:t>51</w:t>
        </w:r>
        <w:r w:rsidRPr="000F026B">
          <w:rPr>
            <w:color w:val="222222"/>
            <w:shd w:val="clear" w:color="auto" w:fill="FFFFFF"/>
            <w:rPrChange w:id="4428" w:author="usher" w:date="2026-06-05T05:43:00Z">
              <w:rPr>
                <w:rFonts w:ascii="Arial" w:hAnsi="Arial" w:cs="Arial"/>
                <w:color w:val="222222"/>
                <w:sz w:val="20"/>
                <w:szCs w:val="20"/>
                <w:shd w:val="clear" w:color="auto" w:fill="FFFFFF"/>
              </w:rPr>
            </w:rPrChange>
          </w:rPr>
          <w:t>(6), pp.894-901.</w:t>
        </w:r>
      </w:ins>
    </w:p>
    <w:p w14:paraId="4149E984" w14:textId="4202A0F3" w:rsidR="009A0A96" w:rsidRPr="000F026B" w:rsidRDefault="009A0A96">
      <w:pPr>
        <w:pStyle w:val="BodyText"/>
        <w:spacing w:line="360" w:lineRule="auto"/>
        <w:ind w:left="0" w:right="124"/>
        <w:jc w:val="both"/>
      </w:pPr>
      <w:proofErr w:type="spellStart"/>
      <w:ins w:id="4429" w:author="usher" w:date="2026-03-23T19:49:00Z">
        <w:r w:rsidRPr="000F026B">
          <w:rPr>
            <w:color w:val="222222"/>
            <w:shd w:val="clear" w:color="auto" w:fill="FFFFFF"/>
            <w:rPrChange w:id="4430" w:author="usher" w:date="2026-06-05T05:43:00Z">
              <w:rPr>
                <w:rFonts w:ascii="Arial" w:hAnsi="Arial" w:cs="Arial"/>
                <w:color w:val="222222"/>
                <w:sz w:val="20"/>
                <w:szCs w:val="20"/>
                <w:shd w:val="clear" w:color="auto" w:fill="FFFFFF"/>
              </w:rPr>
            </w:rPrChange>
          </w:rPr>
          <w:t>Stringaris</w:t>
        </w:r>
        <w:proofErr w:type="spellEnd"/>
        <w:r w:rsidRPr="000F026B">
          <w:rPr>
            <w:color w:val="222222"/>
            <w:shd w:val="clear" w:color="auto" w:fill="FFFFFF"/>
            <w:rPrChange w:id="4431" w:author="usher" w:date="2026-06-05T05:43:00Z">
              <w:rPr>
                <w:rFonts w:ascii="Arial" w:hAnsi="Arial" w:cs="Arial"/>
                <w:color w:val="222222"/>
                <w:sz w:val="20"/>
                <w:szCs w:val="20"/>
                <w:shd w:val="clear" w:color="auto" w:fill="FFFFFF"/>
              </w:rPr>
            </w:rPrChange>
          </w:rPr>
          <w:t xml:space="preserve">, A., 2017. What is </w:t>
        </w:r>
        <w:proofErr w:type="gramStart"/>
        <w:r w:rsidRPr="000F026B">
          <w:rPr>
            <w:color w:val="222222"/>
            <w:shd w:val="clear" w:color="auto" w:fill="FFFFFF"/>
            <w:rPrChange w:id="4432" w:author="usher" w:date="2026-06-05T05:43:00Z">
              <w:rPr>
                <w:rFonts w:ascii="Arial" w:hAnsi="Arial" w:cs="Arial"/>
                <w:color w:val="222222"/>
                <w:sz w:val="20"/>
                <w:szCs w:val="20"/>
                <w:shd w:val="clear" w:color="auto" w:fill="FFFFFF"/>
              </w:rPr>
            </w:rPrChange>
          </w:rPr>
          <w:t>depression?.</w:t>
        </w:r>
        <w:proofErr w:type="gramEnd"/>
        <w:r w:rsidRPr="000F026B">
          <w:rPr>
            <w:color w:val="222222"/>
            <w:shd w:val="clear" w:color="auto" w:fill="FFFFFF"/>
            <w:rPrChange w:id="4433"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434" w:author="usher" w:date="2026-06-05T05:43:00Z">
              <w:rPr>
                <w:rFonts w:ascii="Arial" w:hAnsi="Arial" w:cs="Arial"/>
                <w:i/>
                <w:iCs/>
                <w:color w:val="222222"/>
                <w:sz w:val="20"/>
                <w:szCs w:val="20"/>
                <w:shd w:val="clear" w:color="auto" w:fill="FFFFFF"/>
              </w:rPr>
            </w:rPrChange>
          </w:rPr>
          <w:t>Journal of Child Psychology and Psychiatry</w:t>
        </w:r>
        <w:r w:rsidRPr="000F026B">
          <w:rPr>
            <w:color w:val="222222"/>
            <w:shd w:val="clear" w:color="auto" w:fill="FFFFFF"/>
            <w:rPrChange w:id="4435" w:author="usher" w:date="2026-06-05T05:43:00Z">
              <w:rPr>
                <w:rFonts w:ascii="Arial" w:hAnsi="Arial" w:cs="Arial"/>
                <w:color w:val="222222"/>
                <w:sz w:val="20"/>
                <w:szCs w:val="20"/>
                <w:shd w:val="clear" w:color="auto" w:fill="FFFFFF"/>
              </w:rPr>
            </w:rPrChange>
          </w:rPr>
          <w:t>, </w:t>
        </w:r>
        <w:r w:rsidRPr="000F026B">
          <w:rPr>
            <w:i/>
            <w:iCs/>
            <w:color w:val="222222"/>
            <w:shd w:val="clear" w:color="auto" w:fill="FFFFFF"/>
            <w:rPrChange w:id="4436" w:author="usher" w:date="2026-06-05T05:43:00Z">
              <w:rPr>
                <w:rFonts w:ascii="Arial" w:hAnsi="Arial" w:cs="Arial"/>
                <w:i/>
                <w:iCs/>
                <w:color w:val="222222"/>
                <w:sz w:val="20"/>
                <w:szCs w:val="20"/>
                <w:shd w:val="clear" w:color="auto" w:fill="FFFFFF"/>
              </w:rPr>
            </w:rPrChange>
          </w:rPr>
          <w:t>58</w:t>
        </w:r>
        <w:r w:rsidRPr="000F026B">
          <w:rPr>
            <w:color w:val="222222"/>
            <w:shd w:val="clear" w:color="auto" w:fill="FFFFFF"/>
            <w:rPrChange w:id="4437" w:author="usher" w:date="2026-06-05T05:43:00Z">
              <w:rPr>
                <w:rFonts w:ascii="Arial" w:hAnsi="Arial" w:cs="Arial"/>
                <w:color w:val="222222"/>
                <w:sz w:val="20"/>
                <w:szCs w:val="20"/>
                <w:shd w:val="clear" w:color="auto" w:fill="FFFFFF"/>
              </w:rPr>
            </w:rPrChange>
          </w:rPr>
          <w:t>(12), pp.1287-1289.</w:t>
        </w:r>
      </w:ins>
    </w:p>
    <w:p w14:paraId="7976B78B" w14:textId="783DCABC" w:rsidR="009A4657" w:rsidRPr="000F026B" w:rsidRDefault="001A30E1">
      <w:pPr>
        <w:widowControl w:val="0"/>
        <w:autoSpaceDE w:val="0"/>
        <w:spacing w:before="40" w:after="0" w:line="360" w:lineRule="auto"/>
        <w:jc w:val="both"/>
        <w:rPr>
          <w:ins w:id="4438" w:author="usher" w:date="2026-03-08T05:05:00Z"/>
          <w:rFonts w:ascii="Times New Roman" w:hAnsi="Times New Roman"/>
          <w:sz w:val="24"/>
          <w:szCs w:val="24"/>
        </w:rPr>
      </w:pPr>
      <w:r w:rsidRPr="000F026B">
        <w:rPr>
          <w:rFonts w:ascii="Times New Roman" w:hAnsi="Times New Roman"/>
          <w:sz w:val="24"/>
          <w:szCs w:val="24"/>
        </w:rPr>
        <w:t xml:space="preserve">Tang, Tang, Ren, and Wong (2019) ‘Psychosocial Risk Factors associated with Depressive Symptoms among Adolescents in Secondary The Department of Social Work and Social </w:t>
      </w:r>
      <w:proofErr w:type="gramStart"/>
      <w:r w:rsidRPr="000F026B">
        <w:rPr>
          <w:rFonts w:ascii="Times New Roman" w:hAnsi="Times New Roman"/>
          <w:sz w:val="24"/>
          <w:szCs w:val="24"/>
        </w:rPr>
        <w:t>Administration ,</w:t>
      </w:r>
      <w:proofErr w:type="gramEnd"/>
      <w:r w:rsidRPr="000F026B">
        <w:rPr>
          <w:rFonts w:ascii="Times New Roman" w:hAnsi="Times New Roman"/>
          <w:sz w:val="24"/>
          <w:szCs w:val="24"/>
        </w:rPr>
        <w:t xml:space="preserve"> The University of Hong Kong , Hong Shenzhen University , Shenzhen , China’, </w:t>
      </w:r>
      <w:r w:rsidRPr="000F026B">
        <w:rPr>
          <w:rFonts w:ascii="Times New Roman" w:hAnsi="Times New Roman"/>
          <w:i/>
          <w:iCs/>
          <w:sz w:val="24"/>
          <w:szCs w:val="24"/>
        </w:rPr>
        <w:t>Journal of Affective Disorders</w:t>
      </w:r>
      <w:r w:rsidRPr="000F026B">
        <w:rPr>
          <w:rFonts w:ascii="Times New Roman" w:hAnsi="Times New Roman"/>
          <w:sz w:val="24"/>
          <w:szCs w:val="24"/>
        </w:rPr>
        <w:t xml:space="preserve"> [Preprint]. Available at: </w:t>
      </w:r>
      <w:ins w:id="4439" w:author="usher" w:date="2026-03-08T05:05:00Z">
        <w:r w:rsidR="00EE620B" w:rsidRPr="008654E4">
          <w:rPr>
            <w:rFonts w:ascii="Times New Roman" w:hAnsi="Times New Roman"/>
            <w:sz w:val="24"/>
            <w:szCs w:val="24"/>
          </w:rPr>
          <w:fldChar w:fldCharType="begin"/>
        </w:r>
        <w:r w:rsidR="00EE620B" w:rsidRPr="000F026B">
          <w:rPr>
            <w:rFonts w:ascii="Times New Roman" w:hAnsi="Times New Roman"/>
            <w:sz w:val="24"/>
            <w:szCs w:val="24"/>
          </w:rPr>
          <w:instrText xml:space="preserve"> HYPERLINK "</w:instrText>
        </w:r>
      </w:ins>
      <w:r w:rsidR="00EE620B" w:rsidRPr="000F026B">
        <w:rPr>
          <w:rFonts w:ascii="Times New Roman" w:hAnsi="Times New Roman"/>
          <w:sz w:val="24"/>
          <w:szCs w:val="24"/>
        </w:rPr>
        <w:instrText>https://doi.org/10.1016/j.jad.2019.11.118</w:instrText>
      </w:r>
      <w:ins w:id="4440" w:author="usher" w:date="2026-03-08T05:05:00Z">
        <w:r w:rsidR="00EE620B" w:rsidRPr="000F026B">
          <w:rPr>
            <w:rFonts w:ascii="Times New Roman" w:hAnsi="Times New Roman"/>
            <w:sz w:val="24"/>
            <w:szCs w:val="24"/>
          </w:rPr>
          <w:instrText xml:space="preserve">" </w:instrText>
        </w:r>
        <w:r w:rsidR="00EE620B" w:rsidRPr="008654E4">
          <w:rPr>
            <w:rFonts w:ascii="Times New Roman" w:hAnsi="Times New Roman"/>
            <w:sz w:val="24"/>
            <w:szCs w:val="24"/>
          </w:rPr>
          <w:fldChar w:fldCharType="separate"/>
        </w:r>
      </w:ins>
      <w:r w:rsidR="00EE620B" w:rsidRPr="000F026B">
        <w:rPr>
          <w:rStyle w:val="Hyperlink"/>
          <w:rFonts w:ascii="Times New Roman" w:hAnsi="Times New Roman"/>
          <w:sz w:val="24"/>
          <w:szCs w:val="24"/>
        </w:rPr>
        <w:t>https://doi.org/10.1016/j.jad.2019.11.118</w:t>
      </w:r>
      <w:ins w:id="4441" w:author="usher" w:date="2026-03-08T05:05:00Z">
        <w:r w:rsidR="00EE620B" w:rsidRPr="008654E4">
          <w:rPr>
            <w:rFonts w:ascii="Times New Roman" w:hAnsi="Times New Roman"/>
            <w:sz w:val="24"/>
            <w:szCs w:val="24"/>
          </w:rPr>
          <w:fldChar w:fldCharType="end"/>
        </w:r>
      </w:ins>
      <w:r w:rsidRPr="000F026B">
        <w:rPr>
          <w:rFonts w:ascii="Times New Roman" w:hAnsi="Times New Roman"/>
          <w:sz w:val="24"/>
          <w:szCs w:val="24"/>
        </w:rPr>
        <w:t>.</w:t>
      </w:r>
    </w:p>
    <w:p w14:paraId="2BCEF19A" w14:textId="569B59CB" w:rsidR="00EE620B" w:rsidRPr="000F026B" w:rsidDel="00EE620B" w:rsidRDefault="00EE620B">
      <w:pPr>
        <w:pStyle w:val="BodyText"/>
        <w:spacing w:before="41" w:line="360" w:lineRule="auto"/>
        <w:ind w:left="0" w:right="119"/>
        <w:jc w:val="both"/>
        <w:rPr>
          <w:del w:id="4442" w:author="usher" w:date="2026-03-08T05:05:00Z"/>
          <w:color w:val="000000"/>
        </w:rPr>
        <w:pPrChange w:id="4443" w:author="usher" w:date="2026-03-08T05:05:00Z">
          <w:pPr>
            <w:pStyle w:val="BodyText"/>
            <w:spacing w:before="41" w:line="360" w:lineRule="auto"/>
            <w:ind w:right="119"/>
            <w:jc w:val="both"/>
          </w:pPr>
        </w:pPrChange>
      </w:pPr>
      <w:ins w:id="4444" w:author="usher" w:date="2026-03-08T05:05:00Z">
        <w:r w:rsidRPr="000F026B">
          <w:rPr>
            <w:color w:val="222222"/>
            <w:shd w:val="clear" w:color="auto" w:fill="FFFFFF"/>
          </w:rPr>
          <w:lastRenderedPageBreak/>
          <w:t xml:space="preserve">Taylor, H.L., </w:t>
        </w:r>
        <w:proofErr w:type="spellStart"/>
        <w:r w:rsidRPr="000F026B">
          <w:rPr>
            <w:color w:val="222222"/>
            <w:shd w:val="clear" w:color="auto" w:fill="FFFFFF"/>
          </w:rPr>
          <w:t>Menachemi</w:t>
        </w:r>
        <w:proofErr w:type="spellEnd"/>
        <w:r w:rsidRPr="000F026B">
          <w:rPr>
            <w:color w:val="222222"/>
            <w:shd w:val="clear" w:color="auto" w:fill="FFFFFF"/>
          </w:rPr>
          <w:t>, N., Gilbert, A., Chaudhary, J. and Blackburn, J., 2023, October. Economic burden associated with untreated mental illness in Indiana. In </w:t>
        </w:r>
        <w:r w:rsidRPr="000F026B">
          <w:rPr>
            <w:i/>
            <w:iCs/>
            <w:color w:val="222222"/>
            <w:shd w:val="clear" w:color="auto" w:fill="FFFFFF"/>
          </w:rPr>
          <w:t>JAMA Health Forum</w:t>
        </w:r>
        <w:r w:rsidRPr="000F026B">
          <w:rPr>
            <w:color w:val="222222"/>
            <w:shd w:val="clear" w:color="auto" w:fill="FFFFFF"/>
          </w:rPr>
          <w:t> (Vol. 4, No. 10, p. e233535).).</w:t>
        </w:r>
      </w:ins>
    </w:p>
    <w:p w14:paraId="20D0B676" w14:textId="77777777" w:rsidR="00EE620B" w:rsidRPr="000F026B" w:rsidRDefault="00EE620B">
      <w:pPr>
        <w:pStyle w:val="BodyText"/>
        <w:spacing w:before="41" w:line="360" w:lineRule="auto"/>
        <w:ind w:left="0" w:right="119"/>
        <w:jc w:val="both"/>
        <w:rPr>
          <w:ins w:id="4445" w:author="usher" w:date="2026-03-08T05:05:00Z"/>
          <w:color w:val="2E2E2E"/>
          <w:shd w:val="clear" w:color="auto" w:fill="FFFFFF"/>
          <w:rPrChange w:id="4446" w:author="usher" w:date="2026-06-05T05:43:00Z">
            <w:rPr>
              <w:ins w:id="4447" w:author="usher" w:date="2026-03-08T05:05:00Z"/>
            </w:rPr>
          </w:rPrChange>
        </w:rPr>
        <w:pPrChange w:id="4448" w:author="usher" w:date="2026-03-08T05:05:00Z">
          <w:pPr>
            <w:widowControl w:val="0"/>
            <w:autoSpaceDE w:val="0"/>
            <w:spacing w:before="40" w:after="0" w:line="360" w:lineRule="auto"/>
            <w:jc w:val="both"/>
          </w:pPr>
        </w:pPrChange>
      </w:pPr>
    </w:p>
    <w:p w14:paraId="5A6C4EDF" w14:textId="1A05F673" w:rsidR="009A4657" w:rsidRDefault="001A30E1" w:rsidP="00F659D6">
      <w:pPr>
        <w:pStyle w:val="BodyText"/>
        <w:spacing w:before="41" w:line="360" w:lineRule="auto"/>
        <w:ind w:left="0" w:right="119"/>
        <w:jc w:val="both"/>
        <w:rPr>
          <w:ins w:id="4449" w:author="usher" w:date="2026-06-05T08:25:00Z"/>
          <w:color w:val="000000"/>
        </w:rPr>
      </w:pPr>
      <w:r w:rsidRPr="000F026B">
        <w:rPr>
          <w:color w:val="000000"/>
        </w:rPr>
        <w:t>Thapar, A., Eyre, O., Patel, V. and Brent, D., </w:t>
      </w:r>
      <w:r w:rsidRPr="008654E4">
        <w:fldChar w:fldCharType="begin"/>
      </w:r>
      <w:r w:rsidRPr="000F026B">
        <w:instrText>HYPERLINK "tel:2022"</w:instrText>
      </w:r>
      <w:r w:rsidRPr="008654E4">
        <w:rPr>
          <w:rPrChange w:id="4450" w:author="usher" w:date="2026-06-05T05:43:00Z">
            <w:rPr>
              <w:rStyle w:val="Hyperlink"/>
            </w:rPr>
          </w:rPrChange>
        </w:rPr>
        <w:fldChar w:fldCharType="separate"/>
      </w:r>
      <w:r w:rsidR="009A4657" w:rsidRPr="000F026B">
        <w:rPr>
          <w:rStyle w:val="Hyperlink"/>
        </w:rPr>
        <w:t>2022</w:t>
      </w:r>
      <w:r w:rsidRPr="008654E4">
        <w:rPr>
          <w:rStyle w:val="Hyperlink"/>
        </w:rPr>
        <w:fldChar w:fldCharType="end"/>
      </w:r>
      <w:r w:rsidRPr="000F026B">
        <w:rPr>
          <w:color w:val="000000"/>
        </w:rPr>
        <w:t>. Depression in young people. The Lancet, </w:t>
      </w:r>
      <w:r w:rsidRPr="008654E4">
        <w:fldChar w:fldCharType="begin"/>
      </w:r>
      <w:r w:rsidRPr="000F026B">
        <w:instrText>HYPERLINK "tel:400"</w:instrText>
      </w:r>
      <w:r w:rsidRPr="008654E4">
        <w:rPr>
          <w:rPrChange w:id="4451" w:author="usher" w:date="2026-06-05T05:43:00Z">
            <w:rPr>
              <w:rStyle w:val="Hyperlink"/>
            </w:rPr>
          </w:rPrChange>
        </w:rPr>
        <w:fldChar w:fldCharType="separate"/>
      </w:r>
      <w:r w:rsidR="009A4657" w:rsidRPr="000F026B">
        <w:rPr>
          <w:rStyle w:val="Hyperlink"/>
        </w:rPr>
        <w:t>400</w:t>
      </w:r>
      <w:r w:rsidRPr="008654E4">
        <w:rPr>
          <w:rStyle w:val="Hyperlink"/>
        </w:rPr>
        <w:fldChar w:fldCharType="end"/>
      </w:r>
      <w:r w:rsidRPr="000F026B">
        <w:rPr>
          <w:color w:val="000000"/>
        </w:rPr>
        <w:t>(</w:t>
      </w:r>
      <w:r w:rsidRPr="008654E4">
        <w:fldChar w:fldCharType="begin"/>
      </w:r>
      <w:r w:rsidRPr="000F026B">
        <w:instrText>HYPERLINK "tel:10352"</w:instrText>
      </w:r>
      <w:r w:rsidRPr="008654E4">
        <w:rPr>
          <w:rPrChange w:id="4452" w:author="usher" w:date="2026-06-05T05:43:00Z">
            <w:rPr>
              <w:rStyle w:val="Hyperlink"/>
            </w:rPr>
          </w:rPrChange>
        </w:rPr>
        <w:fldChar w:fldCharType="separate"/>
      </w:r>
      <w:r w:rsidR="009A4657" w:rsidRPr="000F026B">
        <w:rPr>
          <w:rStyle w:val="Hyperlink"/>
        </w:rPr>
        <w:t>10352</w:t>
      </w:r>
      <w:r w:rsidRPr="008654E4">
        <w:rPr>
          <w:rStyle w:val="Hyperlink"/>
        </w:rPr>
        <w:fldChar w:fldCharType="end"/>
      </w:r>
      <w:r w:rsidRPr="000F026B">
        <w:rPr>
          <w:color w:val="000000"/>
        </w:rPr>
        <w:t>), pp.</w:t>
      </w:r>
      <w:r w:rsidRPr="008654E4">
        <w:fldChar w:fldCharType="begin"/>
      </w:r>
      <w:r w:rsidRPr="000F026B">
        <w:instrText>HYPERLINK "tel:617-631"</w:instrText>
      </w:r>
      <w:r w:rsidRPr="008654E4">
        <w:rPr>
          <w:rPrChange w:id="4453" w:author="usher" w:date="2026-06-05T05:43:00Z">
            <w:rPr>
              <w:rStyle w:val="Hyperlink"/>
            </w:rPr>
          </w:rPrChange>
        </w:rPr>
        <w:fldChar w:fldCharType="separate"/>
      </w:r>
      <w:r w:rsidR="009A4657" w:rsidRPr="000F026B">
        <w:rPr>
          <w:rStyle w:val="Hyperlink"/>
        </w:rPr>
        <w:t>617-631</w:t>
      </w:r>
      <w:r w:rsidRPr="008654E4">
        <w:rPr>
          <w:rStyle w:val="Hyperlink"/>
        </w:rPr>
        <w:fldChar w:fldCharType="end"/>
      </w:r>
      <w:r w:rsidRPr="000F026B">
        <w:rPr>
          <w:color w:val="000000"/>
        </w:rPr>
        <w:t>.</w:t>
      </w:r>
    </w:p>
    <w:p w14:paraId="71CC557E" w14:textId="4F06B1E2" w:rsidR="00F659D6" w:rsidRPr="00F659D6" w:rsidRDefault="00F659D6">
      <w:pPr>
        <w:pStyle w:val="BodyText"/>
        <w:spacing w:before="41" w:line="360" w:lineRule="auto"/>
        <w:ind w:left="0" w:right="119"/>
        <w:jc w:val="both"/>
        <w:rPr>
          <w:color w:val="222222"/>
          <w:shd w:val="clear" w:color="auto" w:fill="FFFFFF"/>
          <w:rPrChange w:id="4454" w:author="usher" w:date="2026-06-05T08:25:00Z">
            <w:rPr/>
          </w:rPrChange>
        </w:rPr>
        <w:pPrChange w:id="4455" w:author="usher" w:date="2026-06-05T08:25:00Z">
          <w:pPr>
            <w:pStyle w:val="BodyText"/>
            <w:spacing w:line="360" w:lineRule="auto"/>
            <w:ind w:left="0" w:right="131"/>
            <w:jc w:val="both"/>
          </w:pPr>
        </w:pPrChange>
      </w:pPr>
      <w:proofErr w:type="spellStart"/>
      <w:ins w:id="4456" w:author="usher" w:date="2026-06-05T08:25:00Z">
        <w:r w:rsidRPr="00E673CB">
          <w:rPr>
            <w:color w:val="222222"/>
            <w:shd w:val="clear" w:color="auto" w:fill="FFFFFF"/>
          </w:rPr>
          <w:t>Turecek</w:t>
        </w:r>
        <w:proofErr w:type="spellEnd"/>
        <w:r w:rsidRPr="00E673CB">
          <w:rPr>
            <w:color w:val="222222"/>
            <w:shd w:val="clear" w:color="auto" w:fill="FFFFFF"/>
          </w:rPr>
          <w:t xml:space="preserve">, S., </w:t>
        </w:r>
        <w:proofErr w:type="spellStart"/>
        <w:r w:rsidRPr="00E673CB">
          <w:rPr>
            <w:color w:val="222222"/>
            <w:shd w:val="clear" w:color="auto" w:fill="FFFFFF"/>
          </w:rPr>
          <w:t>Brymer</w:t>
        </w:r>
        <w:proofErr w:type="spellEnd"/>
        <w:r w:rsidRPr="00E673CB">
          <w:rPr>
            <w:color w:val="222222"/>
            <w:shd w:val="clear" w:color="auto" w:fill="FFFFFF"/>
          </w:rPr>
          <w:t>, E. and Rahimi-</w:t>
        </w:r>
        <w:proofErr w:type="spellStart"/>
        <w:r w:rsidRPr="00E673CB">
          <w:rPr>
            <w:color w:val="222222"/>
            <w:shd w:val="clear" w:color="auto" w:fill="FFFFFF"/>
          </w:rPr>
          <w:t>Golkhandan</w:t>
        </w:r>
        <w:proofErr w:type="spellEnd"/>
        <w:r w:rsidRPr="00E673CB">
          <w:rPr>
            <w:color w:val="222222"/>
            <w:shd w:val="clear" w:color="auto" w:fill="FFFFFF"/>
          </w:rPr>
          <w:t>, S., 2025. The relationship between physical activity environment, mental wellbeing, flourishing and thriving: A mixed method study. </w:t>
        </w:r>
        <w:r w:rsidRPr="00E673CB">
          <w:rPr>
            <w:i/>
            <w:iCs/>
            <w:color w:val="222222"/>
            <w:shd w:val="clear" w:color="auto" w:fill="FFFFFF"/>
          </w:rPr>
          <w:t>Psychology of sport and exercise</w:t>
        </w:r>
        <w:r w:rsidRPr="00E673CB">
          <w:rPr>
            <w:color w:val="222222"/>
            <w:shd w:val="clear" w:color="auto" w:fill="FFFFFF"/>
          </w:rPr>
          <w:t>, </w:t>
        </w:r>
        <w:r w:rsidRPr="00E673CB">
          <w:rPr>
            <w:i/>
            <w:iCs/>
            <w:color w:val="222222"/>
            <w:shd w:val="clear" w:color="auto" w:fill="FFFFFF"/>
          </w:rPr>
          <w:t>76</w:t>
        </w:r>
        <w:r w:rsidRPr="00E673CB">
          <w:rPr>
            <w:color w:val="222222"/>
            <w:shd w:val="clear" w:color="auto" w:fill="FFFFFF"/>
          </w:rPr>
          <w:t>, p.102769.</w:t>
        </w:r>
        <w:r w:rsidRPr="000F026B" w:rsidDel="006B68E8">
          <w:t xml:space="preserve"> </w:t>
        </w:r>
      </w:ins>
    </w:p>
    <w:p w14:paraId="081AB920" w14:textId="77777777" w:rsidR="009A4657" w:rsidRPr="000F026B" w:rsidRDefault="001A30E1">
      <w:pPr>
        <w:pStyle w:val="BodyText"/>
        <w:spacing w:line="360" w:lineRule="auto"/>
        <w:ind w:left="0" w:right="131"/>
        <w:jc w:val="both"/>
      </w:pPr>
      <w:r w:rsidRPr="000F026B">
        <w:rPr>
          <w:color w:val="000000"/>
        </w:rPr>
        <w:t>United Nations, Department of Economic and Social Affairs, Population Division, </w:t>
      </w:r>
      <w:r w:rsidR="000E50A4" w:rsidRPr="008654E4">
        <w:fldChar w:fldCharType="begin"/>
      </w:r>
      <w:r w:rsidR="000E50A4" w:rsidRPr="000F026B">
        <w:instrText xml:space="preserve"> HYPERLINK "tel:2024" </w:instrText>
      </w:r>
      <w:r w:rsidR="000E50A4" w:rsidRPr="008654E4">
        <w:rPr>
          <w:rPrChange w:id="4457" w:author="usher" w:date="2026-06-05T05:43:00Z">
            <w:rPr>
              <w:rStyle w:val="Hyperlink"/>
            </w:rPr>
          </w:rPrChange>
        </w:rPr>
        <w:fldChar w:fldCharType="separate"/>
      </w:r>
      <w:r w:rsidR="009A4657" w:rsidRPr="000F026B">
        <w:rPr>
          <w:rStyle w:val="Hyperlink"/>
        </w:rPr>
        <w:t>2024</w:t>
      </w:r>
      <w:r w:rsidR="000E50A4" w:rsidRPr="008654E4">
        <w:rPr>
          <w:rStyle w:val="Hyperlink"/>
        </w:rPr>
        <w:fldChar w:fldCharType="end"/>
      </w:r>
      <w:r w:rsidRPr="000F026B">
        <w:rPr>
          <w:color w:val="000000"/>
        </w:rPr>
        <w:t>. World Urbanization Prospects, </w:t>
      </w:r>
      <w:r w:rsidR="000E50A4" w:rsidRPr="008654E4">
        <w:fldChar w:fldCharType="begin"/>
      </w:r>
      <w:r w:rsidR="000E50A4" w:rsidRPr="000F026B">
        <w:instrText xml:space="preserve"> HYPERLINK "tel:2024" </w:instrText>
      </w:r>
      <w:r w:rsidR="000E50A4" w:rsidRPr="008654E4">
        <w:rPr>
          <w:rPrChange w:id="4458" w:author="usher" w:date="2026-06-05T05:43:00Z">
            <w:rPr>
              <w:rStyle w:val="Hyperlink"/>
            </w:rPr>
          </w:rPrChange>
        </w:rPr>
        <w:fldChar w:fldCharType="separate"/>
      </w:r>
      <w:r w:rsidR="009A4657" w:rsidRPr="000F026B">
        <w:rPr>
          <w:rStyle w:val="Hyperlink"/>
        </w:rPr>
        <w:t>2024</w:t>
      </w:r>
      <w:r w:rsidR="000E50A4" w:rsidRPr="008654E4">
        <w:rPr>
          <w:rStyle w:val="Hyperlink"/>
        </w:rPr>
        <w:fldChar w:fldCharType="end"/>
      </w:r>
      <w:r w:rsidRPr="000F026B">
        <w:rPr>
          <w:color w:val="000000"/>
        </w:rPr>
        <w:t> Revision. [online] Data for Ibadan’s </w:t>
      </w:r>
      <w:r w:rsidR="000E50A4" w:rsidRPr="008654E4">
        <w:fldChar w:fldCharType="begin"/>
      </w:r>
      <w:r w:rsidR="000E50A4" w:rsidRPr="000F026B">
        <w:instrText xml:space="preserve"> HYPERLINK "tel:2025" </w:instrText>
      </w:r>
      <w:r w:rsidR="000E50A4" w:rsidRPr="008654E4">
        <w:rPr>
          <w:rPrChange w:id="4459" w:author="usher" w:date="2026-06-05T05:43:00Z">
            <w:rPr>
              <w:rStyle w:val="Hyperlink"/>
            </w:rPr>
          </w:rPrChange>
        </w:rPr>
        <w:fldChar w:fldCharType="separate"/>
      </w:r>
      <w:r w:rsidR="009A4657" w:rsidRPr="000F026B">
        <w:rPr>
          <w:rStyle w:val="Hyperlink"/>
        </w:rPr>
        <w:t>2025</w:t>
      </w:r>
      <w:r w:rsidR="000E50A4" w:rsidRPr="008654E4">
        <w:rPr>
          <w:rStyle w:val="Hyperlink"/>
        </w:rPr>
        <w:fldChar w:fldCharType="end"/>
      </w:r>
      <w:r w:rsidRPr="000F026B">
        <w:rPr>
          <w:color w:val="000000"/>
        </w:rPr>
        <w:t> population from WUP. Available at: </w:t>
      </w:r>
      <w:r w:rsidR="000E50A4" w:rsidRPr="008654E4">
        <w:fldChar w:fldCharType="begin"/>
      </w:r>
      <w:r w:rsidR="000E50A4" w:rsidRPr="000F026B">
        <w:instrText xml:space="preserve"> HYPERLINK "https://population.un.org/wup" </w:instrText>
      </w:r>
      <w:r w:rsidR="000E50A4" w:rsidRPr="008654E4">
        <w:rPr>
          <w:rPrChange w:id="4460" w:author="usher" w:date="2026-06-05T05:43:00Z">
            <w:rPr>
              <w:rStyle w:val="Hyperlink"/>
            </w:rPr>
          </w:rPrChange>
        </w:rPr>
        <w:fldChar w:fldCharType="separate"/>
      </w:r>
      <w:r w:rsidR="009A4657" w:rsidRPr="000F026B">
        <w:rPr>
          <w:rStyle w:val="Hyperlink"/>
        </w:rPr>
        <w:t>https://population.un.org/wup</w:t>
      </w:r>
      <w:r w:rsidR="000E50A4" w:rsidRPr="008654E4">
        <w:rPr>
          <w:rStyle w:val="Hyperlink"/>
        </w:rPr>
        <w:fldChar w:fldCharType="end"/>
      </w:r>
      <w:r w:rsidRPr="000F026B">
        <w:rPr>
          <w:color w:val="000000"/>
        </w:rPr>
        <w:t>/ [Accessed 4 Jul </w:t>
      </w:r>
      <w:r w:rsidR="000E50A4" w:rsidRPr="008654E4">
        <w:fldChar w:fldCharType="begin"/>
      </w:r>
      <w:r w:rsidR="000E50A4" w:rsidRPr="000F026B">
        <w:instrText xml:space="preserve"> HYPERLINK "tel:2025" </w:instrText>
      </w:r>
      <w:r w:rsidR="000E50A4" w:rsidRPr="008654E4">
        <w:rPr>
          <w:rPrChange w:id="4461" w:author="usher" w:date="2026-06-05T05:43:00Z">
            <w:rPr>
              <w:rStyle w:val="Hyperlink"/>
            </w:rPr>
          </w:rPrChange>
        </w:rPr>
        <w:fldChar w:fldCharType="separate"/>
      </w:r>
      <w:r w:rsidR="009A4657" w:rsidRPr="000F026B">
        <w:rPr>
          <w:rStyle w:val="Hyperlink"/>
        </w:rPr>
        <w:t>2025</w:t>
      </w:r>
      <w:r w:rsidR="000E50A4" w:rsidRPr="008654E4">
        <w:rPr>
          <w:rStyle w:val="Hyperlink"/>
        </w:rPr>
        <w:fldChar w:fldCharType="end"/>
      </w:r>
      <w:r w:rsidRPr="000F026B">
        <w:rPr>
          <w:color w:val="000000"/>
        </w:rPr>
        <w:t>].</w:t>
      </w:r>
    </w:p>
    <w:p w14:paraId="043CBAA0" w14:textId="39610FC3" w:rsidR="009A4657" w:rsidRPr="000F026B" w:rsidRDefault="001A30E1">
      <w:pPr>
        <w:pStyle w:val="BodyText"/>
        <w:spacing w:before="60" w:line="360" w:lineRule="auto"/>
        <w:ind w:left="0" w:right="132"/>
        <w:jc w:val="both"/>
        <w:rPr>
          <w:ins w:id="4462" w:author="usher" w:date="2026-03-08T04:25:00Z"/>
        </w:rPr>
      </w:pPr>
      <w:r w:rsidRPr="000F026B">
        <w:t>Velasco, Cruz, Billings, Jimenez and Rowe, (2020).</w:t>
      </w:r>
      <w:r w:rsidRPr="000F026B">
        <w:rPr>
          <w:spacing w:val="1"/>
        </w:rPr>
        <w:t xml:space="preserve"> </w:t>
      </w:r>
      <w:r w:rsidRPr="000F026B">
        <w:t>‘What</w:t>
      </w:r>
      <w:r w:rsidRPr="000F026B">
        <w:rPr>
          <w:spacing w:val="1"/>
        </w:rPr>
        <w:t xml:space="preserve"> </w:t>
      </w:r>
      <w:r w:rsidRPr="000F026B">
        <w:t>are</w:t>
      </w:r>
      <w:r w:rsidRPr="000F026B">
        <w:rPr>
          <w:spacing w:val="1"/>
        </w:rPr>
        <w:t xml:space="preserve"> </w:t>
      </w:r>
      <w:r w:rsidRPr="000F026B">
        <w:t>the</w:t>
      </w:r>
      <w:r w:rsidRPr="000F026B">
        <w:rPr>
          <w:spacing w:val="1"/>
        </w:rPr>
        <w:t xml:space="preserve"> </w:t>
      </w:r>
      <w:r w:rsidRPr="000F026B">
        <w:t>barriers,</w:t>
      </w:r>
      <w:r w:rsidRPr="000F026B">
        <w:rPr>
          <w:spacing w:val="1"/>
        </w:rPr>
        <w:t xml:space="preserve"> </w:t>
      </w:r>
      <w:r w:rsidRPr="000F026B">
        <w:t>facilitators</w:t>
      </w:r>
      <w:r w:rsidRPr="000F026B">
        <w:rPr>
          <w:spacing w:val="1"/>
        </w:rPr>
        <w:t xml:space="preserve"> </w:t>
      </w:r>
      <w:r w:rsidRPr="000F026B">
        <w:t>and</w:t>
      </w:r>
      <w:r w:rsidRPr="000F026B">
        <w:rPr>
          <w:spacing w:val="1"/>
        </w:rPr>
        <w:t xml:space="preserve"> </w:t>
      </w:r>
      <w:r w:rsidRPr="000F026B">
        <w:t>interventions</w:t>
      </w:r>
      <w:r w:rsidRPr="000F026B">
        <w:rPr>
          <w:spacing w:val="1"/>
        </w:rPr>
        <w:t xml:space="preserve"> </w:t>
      </w:r>
      <w:r w:rsidRPr="000F026B">
        <w:t>targeting</w:t>
      </w:r>
      <w:r w:rsidRPr="000F026B">
        <w:rPr>
          <w:spacing w:val="1"/>
        </w:rPr>
        <w:t xml:space="preserve"> </w:t>
      </w:r>
      <w:r w:rsidRPr="000F026B">
        <w:t>help-seeking</w:t>
      </w:r>
      <w:r w:rsidRPr="000F026B">
        <w:rPr>
          <w:spacing w:val="1"/>
        </w:rPr>
        <w:t xml:space="preserve"> </w:t>
      </w:r>
      <w:proofErr w:type="spellStart"/>
      <w:r w:rsidRPr="000F026B">
        <w:t>behaviours</w:t>
      </w:r>
      <w:proofErr w:type="spellEnd"/>
      <w:r w:rsidRPr="000F026B">
        <w:rPr>
          <w:spacing w:val="1"/>
        </w:rPr>
        <w:t xml:space="preserve"> </w:t>
      </w:r>
      <w:r w:rsidRPr="000F026B">
        <w:t>for</w:t>
      </w:r>
      <w:r w:rsidRPr="000F026B">
        <w:rPr>
          <w:spacing w:val="1"/>
        </w:rPr>
        <w:t xml:space="preserve"> </w:t>
      </w:r>
      <w:r w:rsidRPr="000F026B">
        <w:t>common</w:t>
      </w:r>
      <w:r w:rsidRPr="000F026B">
        <w:rPr>
          <w:spacing w:val="1"/>
        </w:rPr>
        <w:t xml:space="preserve"> </w:t>
      </w:r>
      <w:r w:rsidRPr="000F026B">
        <w:t>mental</w:t>
      </w:r>
      <w:r w:rsidRPr="000F026B">
        <w:rPr>
          <w:spacing w:val="1"/>
        </w:rPr>
        <w:t xml:space="preserve"> </w:t>
      </w:r>
      <w:r w:rsidRPr="000F026B">
        <w:t>health</w:t>
      </w:r>
      <w:r w:rsidRPr="000F026B">
        <w:rPr>
          <w:spacing w:val="1"/>
        </w:rPr>
        <w:t xml:space="preserve"> </w:t>
      </w:r>
      <w:r w:rsidRPr="000F026B">
        <w:t>problems</w:t>
      </w:r>
      <w:r w:rsidRPr="000F026B">
        <w:rPr>
          <w:spacing w:val="1"/>
        </w:rPr>
        <w:t xml:space="preserve"> </w:t>
      </w:r>
      <w:r w:rsidRPr="000F026B">
        <w:t>in</w:t>
      </w:r>
      <w:r w:rsidRPr="000F026B">
        <w:rPr>
          <w:spacing w:val="1"/>
        </w:rPr>
        <w:t xml:space="preserve"> </w:t>
      </w:r>
      <w:r w:rsidRPr="000F026B">
        <w:t>adolescents?</w:t>
      </w:r>
      <w:r w:rsidRPr="000F026B">
        <w:rPr>
          <w:spacing w:val="1"/>
        </w:rPr>
        <w:t xml:space="preserve"> </w:t>
      </w:r>
      <w:r w:rsidRPr="000F026B">
        <w:t>A</w:t>
      </w:r>
      <w:r w:rsidRPr="000F026B">
        <w:rPr>
          <w:spacing w:val="1"/>
        </w:rPr>
        <w:t xml:space="preserve"> </w:t>
      </w:r>
      <w:r w:rsidRPr="000F026B">
        <w:t>systematic</w:t>
      </w:r>
      <w:r w:rsidRPr="000F026B">
        <w:rPr>
          <w:spacing w:val="-57"/>
        </w:rPr>
        <w:t xml:space="preserve"> </w:t>
      </w:r>
      <w:r w:rsidRPr="000F026B">
        <w:t>review’.</w:t>
      </w:r>
    </w:p>
    <w:p w14:paraId="5BA67FAF" w14:textId="1C71FB15" w:rsidR="00E77A25" w:rsidRPr="000F026B" w:rsidRDefault="00E77A25">
      <w:pPr>
        <w:pStyle w:val="BodyText"/>
        <w:spacing w:before="41" w:line="360" w:lineRule="auto"/>
        <w:ind w:left="0" w:right="119"/>
        <w:jc w:val="both"/>
        <w:pPrChange w:id="4463" w:author="usher" w:date="2026-03-08T04:25:00Z">
          <w:pPr>
            <w:pStyle w:val="BodyText"/>
            <w:spacing w:before="60" w:line="360" w:lineRule="auto"/>
            <w:ind w:left="0" w:right="132"/>
            <w:jc w:val="both"/>
          </w:pPr>
        </w:pPrChange>
      </w:pPr>
      <w:ins w:id="4464" w:author="usher" w:date="2026-03-08T04:25:00Z">
        <w:r w:rsidRPr="000F026B">
          <w:rPr>
            <w:color w:val="222222"/>
            <w:shd w:val="clear" w:color="auto" w:fill="FFFFFF"/>
          </w:rPr>
          <w:t xml:space="preserve">Vigo, D., Thornicroft, G. and </w:t>
        </w:r>
        <w:proofErr w:type="spellStart"/>
        <w:r w:rsidRPr="000F026B">
          <w:rPr>
            <w:color w:val="222222"/>
            <w:shd w:val="clear" w:color="auto" w:fill="FFFFFF"/>
          </w:rPr>
          <w:t>Atun</w:t>
        </w:r>
        <w:proofErr w:type="spellEnd"/>
        <w:r w:rsidRPr="000F026B">
          <w:rPr>
            <w:color w:val="222222"/>
            <w:shd w:val="clear" w:color="auto" w:fill="FFFFFF"/>
          </w:rPr>
          <w:t>, R., 2016. Estimating the true global burden of mental illness. </w:t>
        </w:r>
        <w:r w:rsidRPr="000F026B">
          <w:rPr>
            <w:i/>
            <w:iCs/>
            <w:color w:val="222222"/>
            <w:shd w:val="clear" w:color="auto" w:fill="FFFFFF"/>
          </w:rPr>
          <w:t>The Lancet Psychiatry</w:t>
        </w:r>
        <w:r w:rsidRPr="000F026B">
          <w:rPr>
            <w:color w:val="222222"/>
            <w:shd w:val="clear" w:color="auto" w:fill="FFFFFF"/>
          </w:rPr>
          <w:t>, </w:t>
        </w:r>
        <w:r w:rsidRPr="000F026B">
          <w:rPr>
            <w:i/>
            <w:iCs/>
            <w:color w:val="222222"/>
            <w:shd w:val="clear" w:color="auto" w:fill="FFFFFF"/>
          </w:rPr>
          <w:t>3</w:t>
        </w:r>
        <w:r w:rsidRPr="000F026B">
          <w:rPr>
            <w:color w:val="222222"/>
            <w:shd w:val="clear" w:color="auto" w:fill="FFFFFF"/>
          </w:rPr>
          <w:t>(2), pp.171-178.).</w:t>
        </w:r>
      </w:ins>
    </w:p>
    <w:p w14:paraId="28D02FDE" w14:textId="77777777" w:rsidR="009A4657" w:rsidRPr="000F026B" w:rsidRDefault="001A30E1">
      <w:pPr>
        <w:pStyle w:val="BodyText"/>
        <w:spacing w:line="360" w:lineRule="auto"/>
        <w:ind w:left="0" w:right="130"/>
        <w:jc w:val="both"/>
      </w:pPr>
      <w:r w:rsidRPr="000F026B">
        <w:t xml:space="preserve">Vikram, </w:t>
      </w:r>
      <w:proofErr w:type="spellStart"/>
      <w:r w:rsidRPr="000F026B">
        <w:t>Flisher</w:t>
      </w:r>
      <w:proofErr w:type="spellEnd"/>
      <w:r w:rsidRPr="000F026B">
        <w:t xml:space="preserve">, Hetrick and </w:t>
      </w:r>
      <w:proofErr w:type="spellStart"/>
      <w:r w:rsidRPr="000F026B">
        <w:t>McGorry</w:t>
      </w:r>
      <w:proofErr w:type="spellEnd"/>
      <w:r w:rsidRPr="000F026B">
        <w:t xml:space="preserve"> (2007) ‘Mental Health of young people: a global public-health challenge’</w:t>
      </w:r>
    </w:p>
    <w:p w14:paraId="55C923C6" w14:textId="77777777" w:rsidR="009A4657" w:rsidRPr="000F026B" w:rsidRDefault="001A30E1">
      <w:pPr>
        <w:pStyle w:val="BodyText"/>
        <w:spacing w:line="360" w:lineRule="auto"/>
        <w:ind w:left="0" w:right="130"/>
        <w:jc w:val="both"/>
      </w:pPr>
      <w:bookmarkStart w:id="4465" w:name="_Hlk237515711"/>
      <w:bookmarkEnd w:id="4336"/>
      <w:proofErr w:type="spellStart"/>
      <w:r w:rsidRPr="000F026B">
        <w:rPr>
          <w:shd w:val="clear" w:color="auto" w:fill="FFFFFF"/>
        </w:rPr>
        <w:t>Wainberg</w:t>
      </w:r>
      <w:proofErr w:type="spellEnd"/>
      <w:r w:rsidRPr="000F026B">
        <w:rPr>
          <w:shd w:val="clear" w:color="auto" w:fill="FFFFFF"/>
        </w:rPr>
        <w:t xml:space="preserve">, M., Jacobs, G.R., </w:t>
      </w:r>
      <w:proofErr w:type="spellStart"/>
      <w:r w:rsidRPr="000F026B">
        <w:rPr>
          <w:shd w:val="clear" w:color="auto" w:fill="FFFFFF"/>
        </w:rPr>
        <w:t>Voineskos</w:t>
      </w:r>
      <w:proofErr w:type="spellEnd"/>
      <w:r w:rsidRPr="000F026B">
        <w:rPr>
          <w:shd w:val="clear" w:color="auto" w:fill="FFFFFF"/>
        </w:rPr>
        <w:t>, A.N. and Tripathy, S.J., 2022. Neurobiological, familial and genetic risk factors for dimensional psychopathology in the Adolescent Brain Cognitive Development study. </w:t>
      </w:r>
      <w:r w:rsidRPr="000F026B">
        <w:rPr>
          <w:i/>
          <w:iCs/>
          <w:shd w:val="clear" w:color="auto" w:fill="FFFFFF"/>
        </w:rPr>
        <w:t>Molecular Psychiatry</w:t>
      </w:r>
      <w:r w:rsidRPr="000F026B">
        <w:rPr>
          <w:shd w:val="clear" w:color="auto" w:fill="FFFFFF"/>
        </w:rPr>
        <w:t>, </w:t>
      </w:r>
      <w:r w:rsidRPr="000F026B">
        <w:rPr>
          <w:i/>
          <w:iCs/>
          <w:shd w:val="clear" w:color="auto" w:fill="FFFFFF"/>
        </w:rPr>
        <w:t>27</w:t>
      </w:r>
      <w:r w:rsidRPr="000F026B">
        <w:rPr>
          <w:shd w:val="clear" w:color="auto" w:fill="FFFFFF"/>
        </w:rPr>
        <w:t>(6), pp.2731-2741.</w:t>
      </w:r>
    </w:p>
    <w:p w14:paraId="206E51C0" w14:textId="77777777" w:rsidR="009A4657" w:rsidRPr="000F026B" w:rsidRDefault="001A30E1">
      <w:pPr>
        <w:pStyle w:val="BodyText"/>
        <w:spacing w:before="42" w:line="360" w:lineRule="auto"/>
        <w:ind w:left="0" w:right="119"/>
        <w:jc w:val="both"/>
      </w:pPr>
      <w:r w:rsidRPr="000F026B">
        <w:rPr>
          <w:color w:val="222222"/>
          <w:shd w:val="clear" w:color="auto" w:fill="FFFFFF"/>
        </w:rPr>
        <w:t>Wal, P., Kumar, P., Bhardwaj, H., Sharma, K., Tripathi, A.K., Gupta, A., Wal, A. and Sharma, M.C., 2025. Comorbidity of Depression and Diabetes: A Literature Review on Systemic Flaws in Healthcare and the Benefits of Collaborative Diagnosis and Treatment in Primary Care Settings. </w:t>
      </w:r>
      <w:r w:rsidRPr="000F026B">
        <w:rPr>
          <w:i/>
          <w:iCs/>
          <w:color w:val="222222"/>
          <w:shd w:val="clear" w:color="auto" w:fill="FFFFFF"/>
        </w:rPr>
        <w:t>Current Diabetes Reviews</w:t>
      </w:r>
      <w:r w:rsidRPr="000F026B">
        <w:rPr>
          <w:color w:val="222222"/>
          <w:shd w:val="clear" w:color="auto" w:fill="FFFFFF"/>
        </w:rPr>
        <w:t>, </w:t>
      </w:r>
      <w:r w:rsidRPr="000F026B">
        <w:rPr>
          <w:i/>
          <w:iCs/>
          <w:color w:val="222222"/>
          <w:shd w:val="clear" w:color="auto" w:fill="FFFFFF"/>
        </w:rPr>
        <w:t>21</w:t>
      </w:r>
      <w:r w:rsidRPr="000F026B">
        <w:rPr>
          <w:color w:val="222222"/>
          <w:shd w:val="clear" w:color="auto" w:fill="FFFFFF"/>
        </w:rPr>
        <w:t>(7), p.E240524230295.</w:t>
      </w:r>
    </w:p>
    <w:p w14:paraId="4E187C95" w14:textId="77777777" w:rsidR="00B6320F" w:rsidRPr="000F026B" w:rsidRDefault="001A30E1" w:rsidP="00B6320F">
      <w:pPr>
        <w:pStyle w:val="BodyText"/>
        <w:spacing w:line="360" w:lineRule="auto"/>
        <w:ind w:left="0" w:right="130"/>
        <w:jc w:val="both"/>
        <w:rPr>
          <w:ins w:id="4466" w:author="usher" w:date="2026-03-08T13:06:00Z"/>
          <w:color w:val="222222"/>
          <w:shd w:val="clear" w:color="auto" w:fill="FFFFFF"/>
        </w:rPr>
      </w:pPr>
      <w:proofErr w:type="spellStart"/>
      <w:r w:rsidRPr="000F026B">
        <w:rPr>
          <w:color w:val="222222"/>
          <w:shd w:val="clear" w:color="auto" w:fill="FFFFFF"/>
        </w:rPr>
        <w:t>Wiedermann</w:t>
      </w:r>
      <w:proofErr w:type="spellEnd"/>
      <w:r w:rsidRPr="000F026B">
        <w:rPr>
          <w:color w:val="222222"/>
          <w:shd w:val="clear" w:color="auto" w:fill="FFFFFF"/>
        </w:rPr>
        <w:t xml:space="preserve">, C.J., Barbieri, V., </w:t>
      </w:r>
      <w:proofErr w:type="spellStart"/>
      <w:r w:rsidRPr="000F026B">
        <w:rPr>
          <w:color w:val="222222"/>
          <w:shd w:val="clear" w:color="auto" w:fill="FFFFFF"/>
        </w:rPr>
        <w:t>Plagg</w:t>
      </w:r>
      <w:proofErr w:type="spellEnd"/>
      <w:r w:rsidRPr="000F026B">
        <w:rPr>
          <w:color w:val="222222"/>
          <w:shd w:val="clear" w:color="auto" w:fill="FFFFFF"/>
        </w:rPr>
        <w:t xml:space="preserve">, B., Marino, P., </w:t>
      </w:r>
      <w:proofErr w:type="spellStart"/>
      <w:r w:rsidRPr="000F026B">
        <w:rPr>
          <w:color w:val="222222"/>
          <w:shd w:val="clear" w:color="auto" w:fill="FFFFFF"/>
        </w:rPr>
        <w:t>Piccoliori</w:t>
      </w:r>
      <w:proofErr w:type="spellEnd"/>
      <w:r w:rsidRPr="000F026B">
        <w:rPr>
          <w:color w:val="222222"/>
          <w:shd w:val="clear" w:color="auto" w:fill="FFFFFF"/>
        </w:rPr>
        <w:t xml:space="preserve">, G. and </w:t>
      </w:r>
      <w:proofErr w:type="spellStart"/>
      <w:r w:rsidRPr="000F026B">
        <w:rPr>
          <w:color w:val="222222"/>
          <w:shd w:val="clear" w:color="auto" w:fill="FFFFFF"/>
        </w:rPr>
        <w:t>Engl</w:t>
      </w:r>
      <w:proofErr w:type="spellEnd"/>
      <w:r w:rsidRPr="000F026B">
        <w:rPr>
          <w:color w:val="222222"/>
          <w:shd w:val="clear" w:color="auto" w:fill="FFFFFF"/>
        </w:rPr>
        <w:t>, A., 2023, May. Fortifying the foundations: a comprehensive approach to enhancing mental health support in educational policies amidst crises. In </w:t>
      </w:r>
      <w:r w:rsidRPr="000F026B">
        <w:rPr>
          <w:i/>
          <w:iCs/>
          <w:color w:val="222222"/>
          <w:shd w:val="clear" w:color="auto" w:fill="FFFFFF"/>
        </w:rPr>
        <w:t>Healthcare</w:t>
      </w:r>
      <w:r w:rsidRPr="000F026B">
        <w:rPr>
          <w:color w:val="222222"/>
          <w:shd w:val="clear" w:color="auto" w:fill="FFFFFF"/>
        </w:rPr>
        <w:t> (Vol. 11, No. 10, p. 1423). MDPI.</w:t>
      </w:r>
    </w:p>
    <w:p w14:paraId="57ED40A9" w14:textId="7E7E4B37" w:rsidR="00B6320F" w:rsidRPr="000F026B" w:rsidRDefault="00B6320F">
      <w:pPr>
        <w:pStyle w:val="BodyText"/>
        <w:spacing w:line="360" w:lineRule="auto"/>
        <w:ind w:left="0" w:right="130"/>
        <w:jc w:val="both"/>
        <w:rPr>
          <w:ins w:id="4467" w:author="usher" w:date="2026-03-08T13:05:00Z"/>
          <w:color w:val="222222"/>
          <w:shd w:val="clear" w:color="auto" w:fill="FFFFFF"/>
          <w:rPrChange w:id="4468" w:author="usher" w:date="2026-06-05T05:43:00Z">
            <w:rPr>
              <w:ins w:id="4469" w:author="usher" w:date="2026-03-08T13:05:00Z"/>
            </w:rPr>
          </w:rPrChange>
        </w:rPr>
        <w:pPrChange w:id="4470" w:author="usher" w:date="2026-03-08T13:06:00Z">
          <w:pPr>
            <w:pStyle w:val="BodyText"/>
            <w:spacing w:before="41" w:line="360" w:lineRule="auto"/>
            <w:ind w:right="119"/>
            <w:jc w:val="both"/>
          </w:pPr>
        </w:pPrChange>
      </w:pPr>
      <w:ins w:id="4471" w:author="usher" w:date="2026-03-08T13:05:00Z">
        <w:r w:rsidRPr="000F026B">
          <w:rPr>
            <w:color w:val="222222"/>
            <w:shd w:val="clear" w:color="auto" w:fill="FFFFFF"/>
          </w:rPr>
          <w:t>World Health Organization, 2024. </w:t>
        </w:r>
        <w:r w:rsidRPr="000F026B">
          <w:rPr>
            <w:i/>
            <w:iCs/>
            <w:color w:val="222222"/>
            <w:shd w:val="clear" w:color="auto" w:fill="FFFFFF"/>
          </w:rPr>
          <w:t>The adolescent health indicators recommended by the Global Action for Measurement of Adolescent health: guidance for monitoring adolescent health at country, regional and global levels</w:t>
        </w:r>
        <w:r w:rsidRPr="000F026B">
          <w:rPr>
            <w:color w:val="222222"/>
            <w:shd w:val="clear" w:color="auto" w:fill="FFFFFF"/>
          </w:rPr>
          <w:t>. World Health Organization.</w:t>
        </w:r>
      </w:ins>
    </w:p>
    <w:p w14:paraId="574F73EE" w14:textId="77777777" w:rsidR="00B6320F" w:rsidRPr="000F026B" w:rsidDel="00B6320F" w:rsidRDefault="00B6320F">
      <w:pPr>
        <w:pStyle w:val="BodyText"/>
        <w:spacing w:line="360" w:lineRule="auto"/>
        <w:ind w:left="0" w:right="130"/>
        <w:jc w:val="both"/>
        <w:rPr>
          <w:del w:id="4472" w:author="usher" w:date="2026-03-08T13:06:00Z"/>
        </w:rPr>
      </w:pPr>
    </w:p>
    <w:p w14:paraId="7C3E85EF" w14:textId="77777777" w:rsidR="009A4657" w:rsidRPr="000F026B" w:rsidRDefault="001A30E1">
      <w:pPr>
        <w:widowControl w:val="0"/>
        <w:autoSpaceDE w:val="0"/>
        <w:spacing w:before="40" w:after="0" w:line="360" w:lineRule="auto"/>
        <w:jc w:val="both"/>
        <w:rPr>
          <w:rFonts w:ascii="Times New Roman" w:hAnsi="Times New Roman"/>
          <w:sz w:val="24"/>
          <w:szCs w:val="24"/>
        </w:rPr>
      </w:pPr>
      <w:r w:rsidRPr="000F026B">
        <w:rPr>
          <w:rFonts w:ascii="Times New Roman" w:hAnsi="Times New Roman"/>
          <w:sz w:val="24"/>
          <w:szCs w:val="24"/>
        </w:rPr>
        <w:t xml:space="preserve">Yang, C. and Lee, S. (2020) Effect of untreated depression in adolescence on the suicide risk and attempt in male young </w:t>
      </w:r>
      <w:proofErr w:type="gramStart"/>
      <w:r w:rsidRPr="000F026B">
        <w:rPr>
          <w:rFonts w:ascii="Times New Roman" w:hAnsi="Times New Roman"/>
          <w:sz w:val="24"/>
          <w:szCs w:val="24"/>
        </w:rPr>
        <w:t>adults  28</w:t>
      </w:r>
      <w:proofErr w:type="gramEnd"/>
      <w:r w:rsidRPr="000F026B">
        <w:rPr>
          <w:rFonts w:ascii="Times New Roman" w:hAnsi="Times New Roman"/>
          <w:sz w:val="24"/>
          <w:szCs w:val="24"/>
        </w:rPr>
        <w:t>(1), pp. 29–35.</w:t>
      </w:r>
    </w:p>
    <w:p w14:paraId="05A50C3A" w14:textId="77777777" w:rsidR="009A4657" w:rsidRPr="000F026B" w:rsidRDefault="001A30E1">
      <w:pPr>
        <w:widowControl w:val="0"/>
        <w:autoSpaceDE w:val="0"/>
        <w:spacing w:before="40" w:after="0" w:line="360" w:lineRule="auto"/>
        <w:jc w:val="both"/>
        <w:rPr>
          <w:rFonts w:ascii="Times New Roman" w:hAnsi="Times New Roman"/>
          <w:sz w:val="24"/>
          <w:szCs w:val="24"/>
          <w:rPrChange w:id="4473" w:author="usher" w:date="2026-06-05T05:43:00Z">
            <w:rPr/>
          </w:rPrChange>
        </w:rPr>
      </w:pPr>
      <w:r w:rsidRPr="000F026B">
        <w:rPr>
          <w:rFonts w:ascii="Times New Roman" w:hAnsi="Times New Roman"/>
          <w:color w:val="222222"/>
          <w:sz w:val="24"/>
          <w:szCs w:val="24"/>
          <w:shd w:val="clear" w:color="auto" w:fill="FFFFFF"/>
        </w:rPr>
        <w:lastRenderedPageBreak/>
        <w:t xml:space="preserve">Westberg, K.H., </w:t>
      </w:r>
      <w:proofErr w:type="spellStart"/>
      <w:r w:rsidRPr="000F026B">
        <w:rPr>
          <w:rFonts w:ascii="Times New Roman" w:hAnsi="Times New Roman"/>
          <w:color w:val="222222"/>
          <w:sz w:val="24"/>
          <w:szCs w:val="24"/>
          <w:shd w:val="clear" w:color="auto" w:fill="FFFFFF"/>
        </w:rPr>
        <w:t>Nyholm</w:t>
      </w:r>
      <w:proofErr w:type="spellEnd"/>
      <w:r w:rsidRPr="000F026B">
        <w:rPr>
          <w:rFonts w:ascii="Times New Roman" w:hAnsi="Times New Roman"/>
          <w:color w:val="222222"/>
          <w:sz w:val="24"/>
          <w:szCs w:val="24"/>
          <w:shd w:val="clear" w:color="auto" w:fill="FFFFFF"/>
        </w:rPr>
        <w:t>, M., Nygren, J.M. and Svedberg, P., 2022. Mental health problems among young people—a scoping review of help-seeking. </w:t>
      </w:r>
      <w:r w:rsidRPr="000F026B">
        <w:rPr>
          <w:rFonts w:ascii="Times New Roman" w:hAnsi="Times New Roman"/>
          <w:i/>
          <w:iCs/>
          <w:color w:val="222222"/>
          <w:sz w:val="24"/>
          <w:szCs w:val="24"/>
          <w:shd w:val="clear" w:color="auto" w:fill="FFFFFF"/>
        </w:rPr>
        <w:t>International journal of environmental research and public health</w:t>
      </w:r>
      <w:r w:rsidRPr="000F026B">
        <w:rPr>
          <w:rFonts w:ascii="Times New Roman" w:hAnsi="Times New Roman"/>
          <w:color w:val="222222"/>
          <w:sz w:val="24"/>
          <w:szCs w:val="24"/>
          <w:shd w:val="clear" w:color="auto" w:fill="FFFFFF"/>
        </w:rPr>
        <w:t>, </w:t>
      </w:r>
      <w:r w:rsidRPr="000F026B">
        <w:rPr>
          <w:rFonts w:ascii="Times New Roman" w:hAnsi="Times New Roman"/>
          <w:i/>
          <w:iCs/>
          <w:color w:val="222222"/>
          <w:sz w:val="24"/>
          <w:szCs w:val="24"/>
          <w:shd w:val="clear" w:color="auto" w:fill="FFFFFF"/>
        </w:rPr>
        <w:t>19</w:t>
      </w:r>
      <w:r w:rsidRPr="000F026B">
        <w:rPr>
          <w:rFonts w:ascii="Times New Roman" w:hAnsi="Times New Roman"/>
          <w:color w:val="222222"/>
          <w:sz w:val="24"/>
          <w:szCs w:val="24"/>
          <w:shd w:val="clear" w:color="auto" w:fill="FFFFFF"/>
        </w:rPr>
        <w:t>(3), p.1430.</w:t>
      </w:r>
    </w:p>
    <w:p w14:paraId="27D2BDDA" w14:textId="77777777" w:rsidR="009A4657" w:rsidRPr="000F026B" w:rsidRDefault="001A30E1">
      <w:pPr>
        <w:pStyle w:val="BodyText"/>
        <w:spacing w:line="360" w:lineRule="auto"/>
        <w:ind w:left="0" w:right="122"/>
        <w:jc w:val="both"/>
      </w:pPr>
      <w:proofErr w:type="spellStart"/>
      <w:r w:rsidRPr="000F026B">
        <w:t>Zajkowska</w:t>
      </w:r>
      <w:proofErr w:type="spellEnd"/>
      <w:r w:rsidRPr="000F026B">
        <w:t>, Z. et al. (2021) ‘A systematic review of the association between biological markers</w:t>
      </w:r>
      <w:r w:rsidRPr="000F026B">
        <w:rPr>
          <w:spacing w:val="1"/>
        </w:rPr>
        <w:t xml:space="preserve"> </w:t>
      </w:r>
      <w:r w:rsidRPr="000F026B">
        <w:t>and environmental stress risk factors for adolescent depression’, Journal of Psychiatric Research,</w:t>
      </w:r>
      <w:r w:rsidRPr="000F026B">
        <w:rPr>
          <w:spacing w:val="-57"/>
        </w:rPr>
        <w:t xml:space="preserve"> </w:t>
      </w:r>
      <w:r w:rsidRPr="000F026B">
        <w:t>138(April),</w:t>
      </w:r>
      <w:r w:rsidRPr="000F026B">
        <w:rPr>
          <w:spacing w:val="-2"/>
        </w:rPr>
        <w:t xml:space="preserve"> </w:t>
      </w:r>
      <w:r w:rsidRPr="000F026B">
        <w:t>pp.</w:t>
      </w:r>
      <w:r w:rsidRPr="000F026B">
        <w:rPr>
          <w:spacing w:val="-1"/>
        </w:rPr>
        <w:t xml:space="preserve"> </w:t>
      </w:r>
      <w:r w:rsidRPr="000F026B">
        <w:t>163–175.</w:t>
      </w:r>
      <w:r w:rsidRPr="000F026B">
        <w:rPr>
          <w:spacing w:val="-1"/>
        </w:rPr>
        <w:t xml:space="preserve"> </w:t>
      </w:r>
      <w:r w:rsidRPr="000F026B">
        <w:t>Available</w:t>
      </w:r>
      <w:r w:rsidRPr="000F026B">
        <w:rPr>
          <w:spacing w:val="-1"/>
        </w:rPr>
        <w:t xml:space="preserve"> </w:t>
      </w:r>
      <w:r w:rsidRPr="000F026B">
        <w:t>at:</w:t>
      </w:r>
      <w:r w:rsidRPr="000F026B">
        <w:rPr>
          <w:spacing w:val="-1"/>
        </w:rPr>
        <w:t xml:space="preserve"> </w:t>
      </w:r>
      <w:r w:rsidRPr="000F026B">
        <w:t>https://doi.org/10.1016/j.jpsychires.2021.04.003.</w:t>
      </w:r>
    </w:p>
    <w:bookmarkEnd w:id="4465"/>
    <w:p w14:paraId="5ACA1130" w14:textId="77777777" w:rsidR="009A4657" w:rsidRPr="000F026B" w:rsidRDefault="009A4657">
      <w:pPr>
        <w:pStyle w:val="BodyText"/>
        <w:spacing w:line="360" w:lineRule="auto"/>
        <w:ind w:left="0" w:right="131"/>
        <w:jc w:val="both"/>
      </w:pPr>
    </w:p>
    <w:p w14:paraId="150232BC" w14:textId="77777777" w:rsidR="009A4657" w:rsidRPr="000F026B" w:rsidRDefault="009A4657">
      <w:pPr>
        <w:pStyle w:val="BodyText"/>
        <w:spacing w:line="360" w:lineRule="auto"/>
        <w:ind w:left="0" w:right="131"/>
        <w:jc w:val="both"/>
      </w:pPr>
    </w:p>
    <w:p w14:paraId="1061170A" w14:textId="77777777" w:rsidR="009A4657" w:rsidRPr="000F026B" w:rsidRDefault="009A4657">
      <w:pPr>
        <w:pStyle w:val="BodyText"/>
        <w:spacing w:line="360" w:lineRule="auto"/>
        <w:ind w:left="0" w:right="131"/>
        <w:jc w:val="both"/>
      </w:pPr>
    </w:p>
    <w:p w14:paraId="77BD8BB5" w14:textId="77777777" w:rsidR="009A4657" w:rsidRPr="000F026B" w:rsidRDefault="009A4657">
      <w:pPr>
        <w:pStyle w:val="BodyText"/>
        <w:spacing w:line="360" w:lineRule="auto"/>
        <w:ind w:left="0" w:right="131"/>
        <w:jc w:val="both"/>
      </w:pPr>
    </w:p>
    <w:p w14:paraId="3DA59DFC" w14:textId="77777777" w:rsidR="009A4657" w:rsidRPr="000F026B" w:rsidRDefault="009A4657">
      <w:pPr>
        <w:pStyle w:val="BodyText"/>
        <w:spacing w:line="360" w:lineRule="auto"/>
        <w:ind w:left="0" w:right="131"/>
        <w:jc w:val="both"/>
      </w:pPr>
    </w:p>
    <w:p w14:paraId="15AA9082" w14:textId="77777777" w:rsidR="009A4657" w:rsidRPr="000F026B" w:rsidRDefault="009A4657">
      <w:pPr>
        <w:pStyle w:val="BodyText"/>
        <w:spacing w:line="360" w:lineRule="auto"/>
        <w:ind w:left="0" w:right="131"/>
        <w:jc w:val="both"/>
      </w:pPr>
    </w:p>
    <w:p w14:paraId="4B769B66" w14:textId="77777777" w:rsidR="009A4657" w:rsidRPr="000F026B" w:rsidRDefault="009A4657">
      <w:pPr>
        <w:pStyle w:val="BodyText"/>
        <w:spacing w:line="360" w:lineRule="auto"/>
        <w:ind w:left="0" w:right="131"/>
        <w:jc w:val="both"/>
      </w:pPr>
    </w:p>
    <w:p w14:paraId="20347F88" w14:textId="77777777" w:rsidR="009A4657" w:rsidRPr="000F026B" w:rsidRDefault="009A4657">
      <w:pPr>
        <w:pStyle w:val="BodyText"/>
        <w:spacing w:line="360" w:lineRule="auto"/>
        <w:ind w:left="0" w:right="131"/>
        <w:jc w:val="both"/>
      </w:pPr>
    </w:p>
    <w:p w14:paraId="190D5854" w14:textId="77777777" w:rsidR="009A4657" w:rsidRPr="000F026B" w:rsidRDefault="009A4657">
      <w:pPr>
        <w:pStyle w:val="BodyText"/>
        <w:spacing w:line="360" w:lineRule="auto"/>
        <w:ind w:left="0" w:right="131"/>
        <w:jc w:val="both"/>
      </w:pPr>
    </w:p>
    <w:p w14:paraId="300252C7" w14:textId="77777777" w:rsidR="009A4657" w:rsidRPr="000F026B" w:rsidRDefault="009A4657">
      <w:pPr>
        <w:pStyle w:val="BodyText"/>
        <w:spacing w:line="360" w:lineRule="auto"/>
        <w:ind w:left="0" w:right="131"/>
        <w:jc w:val="both"/>
      </w:pPr>
    </w:p>
    <w:p w14:paraId="642E61F9" w14:textId="77777777" w:rsidR="009A4657" w:rsidRPr="000F026B" w:rsidRDefault="009A4657">
      <w:pPr>
        <w:pStyle w:val="BodyText"/>
        <w:spacing w:line="360" w:lineRule="auto"/>
        <w:ind w:left="0" w:right="131"/>
        <w:jc w:val="both"/>
      </w:pPr>
    </w:p>
    <w:p w14:paraId="62718ACF" w14:textId="77777777" w:rsidR="009A4657" w:rsidRPr="000F026B" w:rsidRDefault="009A4657">
      <w:pPr>
        <w:pStyle w:val="BodyText"/>
        <w:spacing w:line="360" w:lineRule="auto"/>
        <w:ind w:left="0" w:right="131"/>
        <w:jc w:val="both"/>
      </w:pPr>
    </w:p>
    <w:p w14:paraId="38E722FB" w14:textId="77777777" w:rsidR="009A4657" w:rsidRPr="000F026B" w:rsidRDefault="009A4657">
      <w:pPr>
        <w:pStyle w:val="BodyText"/>
        <w:spacing w:line="360" w:lineRule="auto"/>
        <w:ind w:left="0" w:right="131"/>
        <w:jc w:val="both"/>
      </w:pPr>
    </w:p>
    <w:p w14:paraId="1635D3B9" w14:textId="77777777" w:rsidR="009A4657" w:rsidRPr="000F026B" w:rsidRDefault="009A4657">
      <w:pPr>
        <w:pStyle w:val="BodyText"/>
        <w:spacing w:line="360" w:lineRule="auto"/>
        <w:ind w:left="0" w:right="131"/>
        <w:jc w:val="both"/>
      </w:pPr>
    </w:p>
    <w:p w14:paraId="2A082033" w14:textId="77777777" w:rsidR="009A4657" w:rsidRPr="000F026B" w:rsidRDefault="009A4657">
      <w:pPr>
        <w:pStyle w:val="BodyText"/>
        <w:spacing w:line="360" w:lineRule="auto"/>
        <w:ind w:left="0" w:right="131"/>
        <w:jc w:val="both"/>
      </w:pPr>
    </w:p>
    <w:p w14:paraId="14C7FCA7" w14:textId="77777777" w:rsidR="009A4657" w:rsidRPr="000F026B" w:rsidRDefault="009A4657">
      <w:pPr>
        <w:pStyle w:val="BodyText"/>
        <w:spacing w:line="360" w:lineRule="auto"/>
        <w:ind w:left="0" w:right="131"/>
        <w:jc w:val="both"/>
      </w:pPr>
    </w:p>
    <w:p w14:paraId="57344804" w14:textId="77777777" w:rsidR="009A4657" w:rsidRPr="000F026B" w:rsidRDefault="009A4657">
      <w:pPr>
        <w:pStyle w:val="BodyText"/>
        <w:spacing w:line="360" w:lineRule="auto"/>
        <w:ind w:left="0" w:right="131"/>
        <w:jc w:val="both"/>
      </w:pPr>
    </w:p>
    <w:p w14:paraId="0BBBA7E2" w14:textId="77777777" w:rsidR="009A4657" w:rsidRPr="000F026B" w:rsidRDefault="009A4657">
      <w:pPr>
        <w:pStyle w:val="BodyText"/>
        <w:spacing w:line="360" w:lineRule="auto"/>
        <w:ind w:left="0" w:right="131"/>
        <w:jc w:val="both"/>
      </w:pPr>
    </w:p>
    <w:p w14:paraId="39244831" w14:textId="77777777" w:rsidR="009A4657" w:rsidRPr="000F026B" w:rsidRDefault="009A4657">
      <w:pPr>
        <w:pStyle w:val="BodyText"/>
        <w:spacing w:line="360" w:lineRule="auto"/>
        <w:ind w:left="0" w:right="131"/>
        <w:jc w:val="both"/>
      </w:pPr>
    </w:p>
    <w:p w14:paraId="3FF25764" w14:textId="77777777" w:rsidR="009A4657" w:rsidRPr="000F026B" w:rsidRDefault="009A4657">
      <w:pPr>
        <w:pStyle w:val="BodyText"/>
        <w:spacing w:line="360" w:lineRule="auto"/>
        <w:ind w:left="0" w:right="131"/>
        <w:jc w:val="both"/>
      </w:pPr>
    </w:p>
    <w:p w14:paraId="4F0F7E21" w14:textId="77777777" w:rsidR="009A4657" w:rsidRPr="000F026B" w:rsidRDefault="009A4657">
      <w:pPr>
        <w:pStyle w:val="BodyText"/>
        <w:spacing w:line="360" w:lineRule="auto"/>
        <w:ind w:left="0" w:right="131"/>
        <w:jc w:val="both"/>
      </w:pPr>
    </w:p>
    <w:p w14:paraId="206699EC" w14:textId="05A6855D" w:rsidR="009A4657" w:rsidRDefault="009A4657">
      <w:pPr>
        <w:widowControl w:val="0"/>
        <w:autoSpaceDE w:val="0"/>
        <w:spacing w:before="40" w:after="0" w:line="360" w:lineRule="auto"/>
        <w:jc w:val="both"/>
        <w:rPr>
          <w:ins w:id="4474" w:author="Daniel HENRY" w:date="2026-10-06T12:02:00Z"/>
          <w:rFonts w:ascii="Times New Roman" w:hAnsi="Times New Roman"/>
          <w:sz w:val="24"/>
          <w:szCs w:val="24"/>
        </w:rPr>
      </w:pPr>
    </w:p>
    <w:p w14:paraId="6056FC34" w14:textId="0416324F" w:rsidR="00D97216" w:rsidRDefault="00D97216">
      <w:pPr>
        <w:widowControl w:val="0"/>
        <w:autoSpaceDE w:val="0"/>
        <w:spacing w:before="40" w:after="0" w:line="360" w:lineRule="auto"/>
        <w:jc w:val="both"/>
        <w:rPr>
          <w:ins w:id="4475" w:author="Daniel HENRY" w:date="2026-10-06T12:02:00Z"/>
          <w:rFonts w:ascii="Times New Roman" w:hAnsi="Times New Roman"/>
          <w:sz w:val="24"/>
          <w:szCs w:val="24"/>
        </w:rPr>
      </w:pPr>
    </w:p>
    <w:p w14:paraId="6294A4E3" w14:textId="77777777" w:rsidR="00D97216" w:rsidRPr="000F026B" w:rsidRDefault="00D97216">
      <w:pPr>
        <w:widowControl w:val="0"/>
        <w:autoSpaceDE w:val="0"/>
        <w:spacing w:before="40" w:after="0" w:line="360" w:lineRule="auto"/>
        <w:jc w:val="both"/>
        <w:rPr>
          <w:rFonts w:ascii="Times New Roman" w:hAnsi="Times New Roman"/>
          <w:sz w:val="24"/>
          <w:szCs w:val="24"/>
        </w:rPr>
      </w:pPr>
    </w:p>
    <w:p w14:paraId="1B2BB5B9" w14:textId="77777777" w:rsidR="009A4657" w:rsidRPr="000F026B" w:rsidRDefault="009A4657">
      <w:pPr>
        <w:pStyle w:val="BodyText"/>
        <w:spacing w:before="42" w:line="360" w:lineRule="auto"/>
        <w:ind w:left="0" w:right="125"/>
        <w:jc w:val="both"/>
      </w:pPr>
    </w:p>
    <w:p w14:paraId="76E73C84" w14:textId="77777777" w:rsidR="009A4657" w:rsidRPr="000F026B" w:rsidRDefault="001A30E1">
      <w:pPr>
        <w:jc w:val="center"/>
        <w:rPr>
          <w:rFonts w:ascii="Times New Roman" w:hAnsi="Times New Roman"/>
          <w:sz w:val="24"/>
          <w:szCs w:val="24"/>
          <w:rPrChange w:id="4476" w:author="usher" w:date="2026-06-05T05:43:00Z">
            <w:rPr/>
          </w:rPrChange>
        </w:rPr>
      </w:pPr>
      <w:bookmarkStart w:id="4477" w:name="_Hlk237515738"/>
      <w:r w:rsidRPr="000F026B">
        <w:rPr>
          <w:rFonts w:ascii="Times New Roman" w:hAnsi="Times New Roman"/>
          <w:b/>
          <w:sz w:val="24"/>
          <w:szCs w:val="24"/>
          <w:shd w:val="clear" w:color="auto" w:fill="00FF00"/>
        </w:rPr>
        <w:lastRenderedPageBreak/>
        <w:t>EFFECT OF A MENTAL HEALTH TRAINING PROGRAMME ON RELIGIOUS EDUCATORS’ DEPRESSION LITERACY AND REFERRAL COMPETENCE FOR ADOLESCENTS</w:t>
      </w:r>
    </w:p>
    <w:p w14:paraId="20098AA4" w14:textId="77777777" w:rsidR="009A4657" w:rsidRPr="000F026B" w:rsidRDefault="001A30E1">
      <w:pPr>
        <w:spacing w:line="360" w:lineRule="auto"/>
        <w:jc w:val="both"/>
        <w:rPr>
          <w:rFonts w:ascii="Times New Roman" w:hAnsi="Times New Roman"/>
          <w:sz w:val="24"/>
          <w:szCs w:val="24"/>
          <w:rPrChange w:id="4478" w:author="usher" w:date="2026-06-05T05:43:00Z">
            <w:rPr/>
          </w:rPrChange>
        </w:rPr>
      </w:pPr>
      <w:r w:rsidRPr="000F026B">
        <w:rPr>
          <w:rFonts w:ascii="Times New Roman" w:eastAsia="Times New Roman" w:hAnsi="Times New Roman"/>
          <w:b/>
          <w:sz w:val="24"/>
          <w:szCs w:val="24"/>
        </w:rPr>
        <w:t>SECTION 1: Sociodemographic Questionnaire</w:t>
      </w:r>
    </w:p>
    <w:p w14:paraId="291884A1"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Serial No_________                        Date _____________________</w:t>
      </w:r>
    </w:p>
    <w:p w14:paraId="2CA4E02B" w14:textId="77777777" w:rsidR="009A4657" w:rsidRPr="000F026B" w:rsidRDefault="001A30E1">
      <w:pPr>
        <w:spacing w:before="240" w:after="24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Name of Church ________________________________________________________</w:t>
      </w:r>
    </w:p>
    <w:p w14:paraId="4C3896A1" w14:textId="77777777" w:rsidR="009A4657" w:rsidRPr="000F026B" w:rsidRDefault="001A30E1" w:rsidP="00D97216">
      <w:pPr>
        <w:numPr>
          <w:ilvl w:val="0"/>
          <w:numId w:val="17"/>
        </w:numPr>
        <w:spacing w:before="240" w:after="0" w:line="360" w:lineRule="auto"/>
        <w:ind w:left="6379" w:hanging="142"/>
        <w:rPr>
          <w:rFonts w:ascii="Times New Roman" w:eastAsia="Times New Roman" w:hAnsi="Times New Roman"/>
          <w:sz w:val="24"/>
          <w:szCs w:val="24"/>
        </w:rPr>
        <w:pPrChange w:id="4479" w:author="Daniel HENRY" w:date="2026-10-06T12:03:00Z">
          <w:pPr>
            <w:numPr>
              <w:numId w:val="17"/>
            </w:numPr>
            <w:spacing w:before="240" w:after="0" w:line="360" w:lineRule="auto"/>
            <w:ind w:left="6597" w:hanging="360"/>
          </w:pPr>
        </w:pPrChange>
      </w:pPr>
      <w:r w:rsidRPr="000F026B">
        <w:rPr>
          <w:rFonts w:ascii="Times New Roman" w:eastAsia="Times New Roman" w:hAnsi="Times New Roman"/>
          <w:sz w:val="24"/>
          <w:szCs w:val="24"/>
        </w:rPr>
        <w:t>Age</w:t>
      </w:r>
      <w:del w:id="4480" w:author="Daniel HENRY" w:date="2026-10-06T12:02:00Z">
        <w:r w:rsidRPr="000F026B" w:rsidDel="00D97216">
          <w:rPr>
            <w:rFonts w:ascii="Times New Roman" w:eastAsia="Times New Roman" w:hAnsi="Times New Roman"/>
            <w:sz w:val="24"/>
            <w:szCs w:val="24"/>
          </w:rPr>
          <w:delText>_</w:delText>
        </w:r>
      </w:del>
      <w:r w:rsidRPr="000F026B">
        <w:rPr>
          <w:rFonts w:ascii="Times New Roman" w:eastAsia="Times New Roman" w:hAnsi="Times New Roman"/>
          <w:sz w:val="24"/>
          <w:szCs w:val="24"/>
        </w:rPr>
        <w:t>________________________________________________</w:t>
      </w:r>
    </w:p>
    <w:p w14:paraId="31F7837E" w14:textId="77777777" w:rsidR="009A4657" w:rsidRPr="000F026B" w:rsidRDefault="001A30E1" w:rsidP="00D97216">
      <w:pPr>
        <w:numPr>
          <w:ilvl w:val="0"/>
          <w:numId w:val="17"/>
        </w:numPr>
        <w:spacing w:after="0" w:line="360" w:lineRule="auto"/>
        <w:ind w:left="6663" w:hanging="426"/>
        <w:rPr>
          <w:rFonts w:ascii="Times New Roman" w:eastAsia="Times New Roman" w:hAnsi="Times New Roman"/>
          <w:sz w:val="24"/>
          <w:szCs w:val="24"/>
        </w:rPr>
        <w:pPrChange w:id="4481" w:author="Daniel HENRY" w:date="2026-10-06T12:02:00Z">
          <w:pPr>
            <w:numPr>
              <w:numId w:val="17"/>
            </w:numPr>
            <w:spacing w:after="0" w:line="360" w:lineRule="auto"/>
            <w:ind w:left="6597" w:hanging="360"/>
          </w:pPr>
        </w:pPrChange>
      </w:pPr>
      <w:r w:rsidRPr="000F026B">
        <w:rPr>
          <w:rFonts w:ascii="Times New Roman" w:eastAsia="Times New Roman" w:hAnsi="Times New Roman"/>
          <w:sz w:val="24"/>
          <w:szCs w:val="24"/>
        </w:rPr>
        <w:t xml:space="preserve">Gender Male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or Female ( )</w:t>
      </w:r>
    </w:p>
    <w:p w14:paraId="7F7C4CEA"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What is your highest level of education: None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Primary ( ) Secondary ( ) Post-Secondary, Non-degree ( ) please specify ___________________________ Post-secondary, Degree ( ) PGD ( ) Masters ( ) PhD ( ) Others________</w:t>
      </w:r>
    </w:p>
    <w:p w14:paraId="5E9FAC89"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Where do you presently worship? Church Branch ____________________________</w:t>
      </w:r>
    </w:p>
    <w:p w14:paraId="2EAAE39B"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Marital Status: Single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Living together, but not married ( )</w:t>
      </w:r>
      <w:r w:rsidRPr="000F026B">
        <w:rPr>
          <w:rFonts w:ascii="Times New Roman" w:eastAsia="Times New Roman" w:hAnsi="Times New Roman"/>
          <w:sz w:val="24"/>
          <w:szCs w:val="24"/>
        </w:rPr>
        <w:tab/>
        <w:t>Married ( ) Separated () divorced ( ) Widowed/widower ( )</w:t>
      </w:r>
    </w:p>
    <w:p w14:paraId="6CEA70FF"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How long have you been married? </w:t>
      </w:r>
      <w:r w:rsidRPr="000F026B">
        <w:rPr>
          <w:rFonts w:ascii="Times New Roman" w:eastAsia="Times New Roman" w:hAnsi="Times New Roman"/>
          <w:sz w:val="24"/>
          <w:szCs w:val="24"/>
        </w:rPr>
        <w:lastRenderedPageBreak/>
        <w:t>___________________________________</w:t>
      </w:r>
    </w:p>
    <w:p w14:paraId="78FDCF9C"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How many children do you have? ____________________________________</w:t>
      </w:r>
    </w:p>
    <w:p w14:paraId="3C127FF2"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What is your occupation? ________________________________ Please fill these questions if you are an educator. If you are not, go to question 14.</w:t>
      </w:r>
    </w:p>
    <w:p w14:paraId="2CC32C86" w14:textId="77777777" w:rsidR="009A4657" w:rsidRPr="000F026B" w:rsidRDefault="001A30E1">
      <w:pPr>
        <w:numPr>
          <w:ilvl w:val="0"/>
          <w:numId w:val="17"/>
        </w:numPr>
        <w:spacing w:after="24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a. Do you teach in a Public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or Private ( ) school? </w:t>
      </w:r>
    </w:p>
    <w:p w14:paraId="568FE0B4" w14:textId="77777777" w:rsidR="009A4657" w:rsidRPr="000F026B" w:rsidRDefault="001A30E1">
      <w:pPr>
        <w:spacing w:before="240" w:after="240" w:line="360" w:lineRule="auto"/>
        <w:ind w:left="720"/>
        <w:rPr>
          <w:rFonts w:ascii="Times New Roman" w:hAnsi="Times New Roman"/>
          <w:sz w:val="24"/>
          <w:szCs w:val="24"/>
          <w:rPrChange w:id="4482" w:author="usher" w:date="2026-06-05T05:43:00Z">
            <w:rPr/>
          </w:rPrChange>
        </w:rPr>
      </w:pPr>
      <w:bookmarkStart w:id="4483" w:name="_Hlk237515877"/>
      <w:bookmarkStart w:id="4484" w:name="_Hlk237515768"/>
      <w:bookmarkEnd w:id="4477"/>
      <w:r w:rsidRPr="000F026B">
        <w:rPr>
          <w:rFonts w:ascii="Times New Roman" w:eastAsia="Times New Roman" w:hAnsi="Times New Roman"/>
          <w:sz w:val="24"/>
          <w:szCs w:val="24"/>
        </w:rPr>
        <w:t xml:space="preserve">b. What level or class? Nursery / Day Care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Primary 1-6 ( ) JSS 1-3 ( ) SSS 1-3 ( ) c. If teaching in Secondary School, what subjects do you teach?</w:t>
      </w:r>
      <w:bookmarkEnd w:id="4483"/>
      <w:r w:rsidRPr="000F026B">
        <w:rPr>
          <w:rFonts w:ascii="Times New Roman" w:hAnsi="Times New Roman"/>
          <w:noProof/>
          <w:sz w:val="24"/>
          <w:szCs w:val="24"/>
          <w:rPrChange w:id="4485" w:author="usher" w:date="2026-06-05T05:43:00Z">
            <w:rPr>
              <w:noProof/>
            </w:rPr>
          </w:rPrChange>
        </w:rPr>
        <mc:AlternateContent>
          <mc:Choice Requires="wps">
            <w:drawing>
              <wp:inline distT="0" distB="0" distL="0" distR="0" wp14:anchorId="04116D0A" wp14:editId="2B90C97D">
                <wp:extent cx="5274314" cy="0"/>
                <wp:effectExtent l="0" t="0" r="0" b="0"/>
                <wp:docPr id="1" name="Horizontal Line 1"/>
                <wp:cNvGraphicFramePr/>
                <a:graphic xmlns:a="http://schemas.openxmlformats.org/drawingml/2006/main">
                  <a:graphicData uri="http://schemas.microsoft.com/office/word/2010/wordprocessingShape">
                    <wps:wsp>
                      <wps:cNvSpPr/>
                      <wps:spPr>
                        <a:xfrm>
                          <a:off x="0" y="0"/>
                          <a:ext cx="5274314" cy="0"/>
                        </a:xfrm>
                        <a:prstGeom prst="rect">
                          <a:avLst/>
                        </a:prstGeom>
                        <a:noFill/>
                        <a:ln w="9528" cap="flat">
                          <a:solidFill>
                            <a:srgbClr val="A0A0A0"/>
                          </a:solidFill>
                          <a:prstDash val="solid"/>
                          <a:miter/>
                        </a:ln>
                      </wps:spPr>
                      <wps:bodyPr lIns="0" tIns="0" rIns="0" bIns="0"/>
                    </wps:wsp>
                  </a:graphicData>
                </a:graphic>
              </wp:inline>
            </w:drawing>
          </mc:Choice>
          <mc:Fallback xmlns:w16sdtfl="http://schemas.microsoft.com/office/word/2024/wordml/sdtformatlock" xmlns:w16du="http://schemas.microsoft.com/office/word/2023/wordml/word16du" xmlns:oel="http://schemas.microsoft.com/office/2019/extlst">
            <w:pict>
              <v:rect w14:anchorId="36FB41FE" id="Horizontal Line 1" o:spid="_x0000_s1026" style="width:415.3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" filled="f" strokecolor="#a0a0a0" strokeweight=".26467mm">
                <v:textbox inset="0,0,0,0"/>
                <w10:anchorlock/>
              </v:rect>
            </w:pict>
          </mc:Fallback>
        </mc:AlternateContent>
      </w:r>
    </w:p>
    <w:p w14:paraId="68AC32EE" w14:textId="77777777" w:rsidR="009A4657" w:rsidRPr="000F026B" w:rsidRDefault="001A30E1">
      <w:pPr>
        <w:numPr>
          <w:ilvl w:val="0"/>
          <w:numId w:val="17"/>
        </w:numPr>
        <w:spacing w:before="240" w:after="0" w:line="360" w:lineRule="auto"/>
        <w:rPr>
          <w:rFonts w:ascii="Times New Roman" w:eastAsia="Times New Roman" w:hAnsi="Times New Roman"/>
          <w:sz w:val="24"/>
          <w:szCs w:val="24"/>
        </w:rPr>
      </w:pPr>
      <w:bookmarkStart w:id="4486" w:name="_Hlk237515897"/>
      <w:r w:rsidRPr="000F026B">
        <w:rPr>
          <w:rFonts w:ascii="Times New Roman" w:eastAsia="Times New Roman" w:hAnsi="Times New Roman"/>
          <w:sz w:val="24"/>
          <w:szCs w:val="24"/>
        </w:rPr>
        <w:t>Do you work as a counsellor in your church? YES NO</w:t>
      </w:r>
    </w:p>
    <w:bookmarkEnd w:id="4486"/>
    <w:p w14:paraId="312AB0A0"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Is there someone in your church who acts as a counsellor to adolescents? YES NO</w:t>
      </w:r>
    </w:p>
    <w:p w14:paraId="4DC6ADA3"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How many people do you have in your church who work as counsellors to adolescents? </w:t>
      </w:r>
      <w:r w:rsidRPr="000F026B">
        <w:rPr>
          <w:rFonts w:ascii="Times New Roman" w:eastAsia="Times New Roman" w:hAnsi="Times New Roman"/>
          <w:sz w:val="24"/>
          <w:szCs w:val="24"/>
        </w:rPr>
        <w:lastRenderedPageBreak/>
        <w:t>________________________</w:t>
      </w:r>
    </w:p>
    <w:p w14:paraId="5A0012F1"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Is there a clinic within your Church? YES NO</w:t>
      </w:r>
    </w:p>
    <w:p w14:paraId="4FE38164"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If your church has a clinic, who is the most senior medical staff there? A doctor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A Nurse ( ) Auxiliary nurse ( ) Other (Specify) ____________________</w:t>
      </w:r>
    </w:p>
    <w:p w14:paraId="65E7AAFF" w14:textId="77777777" w:rsidR="009A4657" w:rsidRPr="000F026B" w:rsidRDefault="001A30E1">
      <w:pPr>
        <w:numPr>
          <w:ilvl w:val="0"/>
          <w:numId w:val="17"/>
        </w:numPr>
        <w:spacing w:after="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How long have you been a teacher/mentor in your </w:t>
      </w:r>
      <w:proofErr w:type="gramStart"/>
      <w:r w:rsidRPr="000F026B">
        <w:rPr>
          <w:rFonts w:ascii="Times New Roman" w:eastAsia="Times New Roman" w:hAnsi="Times New Roman"/>
          <w:sz w:val="24"/>
          <w:szCs w:val="24"/>
        </w:rPr>
        <w:t>church ______________________</w:t>
      </w:r>
      <w:proofErr w:type="gramEnd"/>
    </w:p>
    <w:p w14:paraId="0397F865" w14:textId="77777777" w:rsidR="009A4657" w:rsidRPr="000F026B" w:rsidRDefault="001A30E1">
      <w:pPr>
        <w:numPr>
          <w:ilvl w:val="0"/>
          <w:numId w:val="17"/>
        </w:numPr>
        <w:spacing w:after="240" w:line="360" w:lineRule="auto"/>
        <w:rPr>
          <w:rFonts w:ascii="Times New Roman" w:eastAsia="Times New Roman" w:hAnsi="Times New Roman"/>
          <w:sz w:val="24"/>
          <w:szCs w:val="24"/>
        </w:rPr>
      </w:pPr>
      <w:r w:rsidRPr="000F026B">
        <w:rPr>
          <w:rFonts w:ascii="Times New Roman" w:eastAsia="Times New Roman" w:hAnsi="Times New Roman"/>
          <w:sz w:val="24"/>
          <w:szCs w:val="24"/>
        </w:rPr>
        <w:t>Have you attended a mental health training before? NO YES If yes, please say what form, when and how ____________________________________________________________________________________________________________________________________________________________________________________________________________________________________________________________________</w:t>
      </w:r>
      <w:r w:rsidRPr="000F026B">
        <w:rPr>
          <w:rFonts w:ascii="Times New Roman" w:eastAsia="Times New Roman" w:hAnsi="Times New Roman"/>
          <w:sz w:val="24"/>
          <w:szCs w:val="24"/>
        </w:rPr>
        <w:lastRenderedPageBreak/>
        <w:t>____________________________</w:t>
      </w:r>
    </w:p>
    <w:p w14:paraId="7820E28D" w14:textId="77777777" w:rsidR="009A4657" w:rsidRPr="000F026B" w:rsidRDefault="001A30E1">
      <w:pPr>
        <w:spacing w:line="360" w:lineRule="auto"/>
        <w:jc w:val="both"/>
        <w:rPr>
          <w:rFonts w:ascii="Times New Roman" w:hAnsi="Times New Roman"/>
          <w:sz w:val="24"/>
          <w:szCs w:val="24"/>
          <w:rPrChange w:id="4487" w:author="usher" w:date="2026-06-05T05:43:00Z">
            <w:rPr/>
          </w:rPrChange>
        </w:rPr>
      </w:pPr>
      <w:r w:rsidRPr="000F026B">
        <w:rPr>
          <w:rFonts w:ascii="Times New Roman" w:eastAsia="Times New Roman" w:hAnsi="Times New Roman"/>
          <w:b/>
          <w:sz w:val="24"/>
          <w:szCs w:val="24"/>
        </w:rPr>
        <w:t>SECTION II: Pre- and Post-Training Assessment</w:t>
      </w:r>
    </w:p>
    <w:p w14:paraId="20A02D57" w14:textId="77777777" w:rsidR="009A4657" w:rsidRPr="000F026B" w:rsidRDefault="001A30E1">
      <w:pPr>
        <w:spacing w:before="240" w:after="240" w:line="360" w:lineRule="auto"/>
        <w:jc w:val="both"/>
        <w:rPr>
          <w:rFonts w:ascii="Times New Roman" w:eastAsia="Times New Roman" w:hAnsi="Times New Roman"/>
          <w:i/>
          <w:sz w:val="24"/>
          <w:szCs w:val="24"/>
        </w:rPr>
      </w:pPr>
      <w:r w:rsidRPr="000F026B">
        <w:rPr>
          <w:rFonts w:ascii="Times New Roman" w:eastAsia="Times New Roman" w:hAnsi="Times New Roman"/>
          <w:i/>
          <w:sz w:val="24"/>
          <w:szCs w:val="24"/>
        </w:rPr>
        <w:t>Instructions: Please respond to the following questions before and after the training. Use the provided scales to indicate your answers.</w:t>
      </w:r>
    </w:p>
    <w:p w14:paraId="3BF82EA9" w14:textId="77777777" w:rsidR="009A4657" w:rsidRPr="000F026B" w:rsidRDefault="001A30E1">
      <w:pPr>
        <w:spacing w:line="360" w:lineRule="auto"/>
        <w:jc w:val="both"/>
        <w:rPr>
          <w:rFonts w:ascii="Times New Roman" w:hAnsi="Times New Roman"/>
          <w:sz w:val="24"/>
          <w:szCs w:val="24"/>
          <w:rPrChange w:id="4488" w:author="usher" w:date="2026-06-05T05:43:00Z">
            <w:rPr/>
          </w:rPrChange>
        </w:rPr>
      </w:pPr>
      <w:r w:rsidRPr="000F026B">
        <w:rPr>
          <w:rFonts w:ascii="Times New Roman" w:eastAsia="Times New Roman" w:hAnsi="Times New Roman"/>
          <w:b/>
          <w:sz w:val="24"/>
          <w:szCs w:val="24"/>
        </w:rPr>
        <w:t>Objective 1: Effectiveness in Identifying and Referring Adolescents with Depression</w:t>
      </w:r>
    </w:p>
    <w:p w14:paraId="3B22CAE2"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17. I can identify symptoms of depression in my students.</w:t>
      </w:r>
    </w:p>
    <w:p w14:paraId="40CE1080"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Not at all confident (b) Not very confident (c) I don’t know (d) A bit confident (e) Very confident</w:t>
      </w:r>
    </w:p>
    <w:p w14:paraId="3C5BD485"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18. I know health facilities where I can refer an adolescent with depression for help.</w:t>
      </w:r>
    </w:p>
    <w:p w14:paraId="29F4B9E0"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I fully disagree (b) I partly disagree (c) I don’t know (d) I partly agree (e) I fully agree</w:t>
      </w:r>
    </w:p>
    <w:p w14:paraId="2C8B8BC3"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19. I will be willing to refer an adolescent with depression to health facilities.</w:t>
      </w:r>
    </w:p>
    <w:p w14:paraId="007D72F6" w14:textId="77777777" w:rsidR="009A4657" w:rsidRPr="000F026B" w:rsidRDefault="001A30E1">
      <w:pPr>
        <w:spacing w:before="240" w:after="24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I fully disagree (b) I partly disagree (c) I don’t know (d) I partly agree (e) I fully agree</w:t>
      </w:r>
    </w:p>
    <w:p w14:paraId="67B006E7" w14:textId="77777777" w:rsidR="009A4657" w:rsidRPr="000F026B" w:rsidRDefault="001A30E1">
      <w:pPr>
        <w:spacing w:line="360" w:lineRule="auto"/>
        <w:jc w:val="both"/>
        <w:rPr>
          <w:rFonts w:ascii="Times New Roman" w:hAnsi="Times New Roman"/>
          <w:sz w:val="24"/>
          <w:szCs w:val="24"/>
          <w:rPrChange w:id="4489" w:author="usher" w:date="2026-06-05T05:43:00Z">
            <w:rPr/>
          </w:rPrChange>
        </w:rPr>
      </w:pPr>
      <w:r w:rsidRPr="000F026B">
        <w:rPr>
          <w:rFonts w:ascii="Times New Roman" w:eastAsia="Times New Roman" w:hAnsi="Times New Roman"/>
          <w:b/>
          <w:sz w:val="24"/>
          <w:szCs w:val="24"/>
        </w:rPr>
        <w:t>Objective 2: Improvement in Understanding of Depression</w:t>
      </w:r>
    </w:p>
    <w:p w14:paraId="6705CD51"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20. Which of these are symptoms of depression? (Select all that apply)</w:t>
      </w:r>
    </w:p>
    <w:p w14:paraId="64A29C54"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a. Loss of appetite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b. Overconfidence ( ) c. Sleeplessness ( ) d. Hyperactivity ( ) e. Loss of interest in activities ( ) f. Irritability ( ) g. Excessive sweating ( )</w:t>
      </w:r>
    </w:p>
    <w:p w14:paraId="4D541EAD"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21. Which of these are not symptoms of depression? (Select all that apply)</w:t>
      </w:r>
    </w:p>
    <w:p w14:paraId="2F29BCB9"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a. Frequent urination </w:t>
      </w:r>
      <w:proofErr w:type="gramStart"/>
      <w:r w:rsidRPr="000F026B">
        <w:rPr>
          <w:rFonts w:ascii="Times New Roman" w:eastAsia="Times New Roman" w:hAnsi="Times New Roman"/>
          <w:sz w:val="24"/>
          <w:szCs w:val="24"/>
        </w:rPr>
        <w:t>( )</w:t>
      </w:r>
      <w:proofErr w:type="gramEnd"/>
      <w:r w:rsidRPr="000F026B">
        <w:rPr>
          <w:rFonts w:ascii="Times New Roman" w:eastAsia="Times New Roman" w:hAnsi="Times New Roman"/>
          <w:sz w:val="24"/>
          <w:szCs w:val="24"/>
        </w:rPr>
        <w:t xml:space="preserve"> b. Hopelessness ( ) c. Interrupting conversations ( ) d. Low energy ( ) e. Inability to sit still in calm surroundings ( ) f. Poor concentration ( ) g. Cheerfulness ( )</w:t>
      </w:r>
    </w:p>
    <w:p w14:paraId="6F39D1EE" w14:textId="77777777" w:rsidR="009A4657" w:rsidRPr="000F026B" w:rsidRDefault="001A30E1">
      <w:pPr>
        <w:spacing w:before="240" w:after="24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22. Depression is a type of mental illness. (a) Agree (b) Disagree (c) Not sure</w:t>
      </w:r>
    </w:p>
    <w:p w14:paraId="183797AA" w14:textId="77777777" w:rsidR="009A4657" w:rsidRPr="000F026B" w:rsidRDefault="001A30E1">
      <w:pPr>
        <w:spacing w:line="360" w:lineRule="auto"/>
        <w:jc w:val="both"/>
        <w:rPr>
          <w:rFonts w:ascii="Times New Roman" w:hAnsi="Times New Roman"/>
          <w:sz w:val="24"/>
          <w:szCs w:val="24"/>
          <w:rPrChange w:id="4490" w:author="usher" w:date="2026-06-05T05:43:00Z">
            <w:rPr/>
          </w:rPrChange>
        </w:rPr>
      </w:pPr>
      <w:r w:rsidRPr="000F026B">
        <w:rPr>
          <w:rFonts w:ascii="Times New Roman" w:eastAsia="Times New Roman" w:hAnsi="Times New Roman"/>
          <w:b/>
          <w:sz w:val="24"/>
          <w:szCs w:val="24"/>
        </w:rPr>
        <w:t>Objective 3: Reduction in Stigma Associated with Mental Health Issues</w:t>
      </w:r>
    </w:p>
    <w:p w14:paraId="27C22682"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23. People with mental health problems are difficult to talk to.</w:t>
      </w:r>
    </w:p>
    <w:p w14:paraId="5E4C0338"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Agree (b) Disagree (c) Not sure</w:t>
      </w:r>
    </w:p>
    <w:p w14:paraId="25246BD0"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24. An adolescent with depression is weak and is the cause of his/her problems.</w:t>
      </w:r>
    </w:p>
    <w:p w14:paraId="0148D6B2"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lastRenderedPageBreak/>
        <w:t>(a) I fully disagree (b) I partly disagree (c) I don’t know (d) I partly agree (e) I fully agree</w:t>
      </w:r>
    </w:p>
    <w:p w14:paraId="62610CC1"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25. I should not allow myself to get too close to a student with depression because I may contact the problem from him or her.</w:t>
      </w:r>
    </w:p>
    <w:p w14:paraId="40333AC1"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I fully disagree (b) I partly disagree (c) I don’t know (d) I partly agree (e) I fully agree</w:t>
      </w:r>
    </w:p>
    <w:p w14:paraId="0861DFF9"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26. </w:t>
      </w:r>
      <w:commentRangeStart w:id="4491"/>
      <w:r w:rsidRPr="000F026B">
        <w:rPr>
          <w:rFonts w:ascii="Times New Roman" w:eastAsia="Times New Roman" w:hAnsi="Times New Roman"/>
          <w:sz w:val="24"/>
          <w:szCs w:val="24"/>
        </w:rPr>
        <w:t>There is a stigma (shame) attached to people living with mental health problems.</w:t>
      </w:r>
    </w:p>
    <w:p w14:paraId="2DDA0F7A"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Agree (b) Disagree (c) Not sure</w:t>
      </w:r>
    </w:p>
    <w:p w14:paraId="219081C1"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27. Would you be upset or distracted to be in the same class with someone who had mental health problems?</w:t>
      </w:r>
      <w:commentRangeEnd w:id="4491"/>
      <w:r w:rsidR="00E644F2" w:rsidRPr="000F026B">
        <w:rPr>
          <w:rStyle w:val="CommentReference"/>
          <w:rFonts w:ascii="Times New Roman" w:eastAsia="Times New Roman" w:hAnsi="Times New Roman"/>
          <w:sz w:val="24"/>
          <w:szCs w:val="24"/>
        </w:rPr>
        <w:commentReference w:id="4491"/>
      </w:r>
    </w:p>
    <w:p w14:paraId="3FCE9910" w14:textId="77777777" w:rsidR="009A4657" w:rsidRPr="000F026B" w:rsidRDefault="001A30E1">
      <w:pPr>
        <w:spacing w:before="240" w:after="24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Definitely (b) Probably (c) Probably not (d) Definitely not (e) Don’t know</w:t>
      </w:r>
    </w:p>
    <w:p w14:paraId="73D2CD61" w14:textId="77777777" w:rsidR="009A4657" w:rsidRPr="000F026B" w:rsidRDefault="001A30E1">
      <w:pPr>
        <w:spacing w:line="360" w:lineRule="auto"/>
        <w:jc w:val="both"/>
        <w:rPr>
          <w:rFonts w:ascii="Times New Roman" w:hAnsi="Times New Roman"/>
          <w:sz w:val="24"/>
          <w:szCs w:val="24"/>
          <w:rPrChange w:id="4492" w:author="usher" w:date="2026-06-05T05:43:00Z">
            <w:rPr/>
          </w:rPrChange>
        </w:rPr>
      </w:pPr>
      <w:r w:rsidRPr="000F026B">
        <w:rPr>
          <w:rFonts w:ascii="Times New Roman" w:eastAsia="Times New Roman" w:hAnsi="Times New Roman"/>
          <w:b/>
          <w:sz w:val="24"/>
          <w:szCs w:val="24"/>
        </w:rPr>
        <w:t xml:space="preserve">Objective 4: </w:t>
      </w:r>
      <w:commentRangeStart w:id="4493"/>
      <w:r w:rsidRPr="000F026B">
        <w:rPr>
          <w:rFonts w:ascii="Times New Roman" w:eastAsia="Times New Roman" w:hAnsi="Times New Roman"/>
          <w:b/>
          <w:sz w:val="24"/>
          <w:szCs w:val="24"/>
        </w:rPr>
        <w:t>Influence on Adolescents’ Reported Willingness to Seek Help</w:t>
      </w:r>
      <w:commentRangeEnd w:id="4493"/>
      <w:r w:rsidR="00E644F2" w:rsidRPr="000F026B">
        <w:rPr>
          <w:rStyle w:val="CommentReference"/>
          <w:rFonts w:ascii="Times New Roman" w:hAnsi="Times New Roman"/>
          <w:sz w:val="24"/>
          <w:szCs w:val="24"/>
          <w:rPrChange w:id="4494" w:author="usher" w:date="2026-06-05T05:43:00Z">
            <w:rPr>
              <w:rStyle w:val="CommentReference"/>
              <w:sz w:val="22"/>
              <w:szCs w:val="22"/>
            </w:rPr>
          </w:rPrChange>
        </w:rPr>
        <w:commentReference w:id="4493"/>
      </w:r>
    </w:p>
    <w:p w14:paraId="791E08E2"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28. </w:t>
      </w:r>
      <w:commentRangeStart w:id="4495"/>
      <w:r w:rsidRPr="000F026B">
        <w:rPr>
          <w:rFonts w:ascii="Times New Roman" w:eastAsia="Times New Roman" w:hAnsi="Times New Roman"/>
          <w:sz w:val="24"/>
          <w:szCs w:val="24"/>
        </w:rPr>
        <w:t>Adolescents with depression can receive the help they need from health facilities.</w:t>
      </w:r>
      <w:commentRangeEnd w:id="4495"/>
      <w:r w:rsidR="00E644F2" w:rsidRPr="000F026B">
        <w:rPr>
          <w:rStyle w:val="CommentReference"/>
          <w:rFonts w:ascii="Times New Roman" w:eastAsia="Times New Roman" w:hAnsi="Times New Roman"/>
          <w:sz w:val="24"/>
          <w:szCs w:val="24"/>
        </w:rPr>
        <w:commentReference w:id="4495"/>
      </w:r>
    </w:p>
    <w:p w14:paraId="1047AFAE"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(a) I fully disagree (b) I partly disagree (c) I don’t know (d) I partly </w:t>
      </w:r>
      <w:bookmarkEnd w:id="4484"/>
      <w:r w:rsidRPr="000F026B">
        <w:rPr>
          <w:rFonts w:ascii="Times New Roman" w:eastAsia="Times New Roman" w:hAnsi="Times New Roman"/>
          <w:sz w:val="24"/>
          <w:szCs w:val="24"/>
        </w:rPr>
        <w:t>agree (e) I fully agree</w:t>
      </w:r>
    </w:p>
    <w:p w14:paraId="292B5724"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29. What sorts of words or phrases might you use to describe someone who experiences mental health problems? ___________________________</w:t>
      </w:r>
    </w:p>
    <w:p w14:paraId="7EBACB01"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30. Where have you obtained most of your understanding and knowledge of mental health problems from?</w:t>
      </w:r>
    </w:p>
    <w:p w14:paraId="5F0AD7C7" w14:textId="77777777" w:rsidR="009A4657" w:rsidRPr="000F026B" w:rsidRDefault="001A30E1">
      <w:pPr>
        <w:spacing w:before="240" w:after="24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Family (b) Friends (c) School (d) Magazines and Newspapers (e) TV and Home videos (f) Other (please specify) _____________________</w:t>
      </w:r>
    </w:p>
    <w:p w14:paraId="3E04D538" w14:textId="77777777" w:rsidR="009A4657" w:rsidRPr="000F026B" w:rsidRDefault="001A30E1">
      <w:pPr>
        <w:spacing w:line="360" w:lineRule="auto"/>
        <w:jc w:val="both"/>
        <w:rPr>
          <w:rFonts w:ascii="Times New Roman" w:hAnsi="Times New Roman"/>
          <w:sz w:val="24"/>
          <w:szCs w:val="24"/>
          <w:rPrChange w:id="4496" w:author="usher" w:date="2026-06-05T05:43:00Z">
            <w:rPr/>
          </w:rPrChange>
        </w:rPr>
      </w:pPr>
      <w:r w:rsidRPr="000F026B">
        <w:rPr>
          <w:rFonts w:ascii="Times New Roman" w:eastAsia="Times New Roman" w:hAnsi="Times New Roman"/>
          <w:b/>
          <w:sz w:val="24"/>
          <w:szCs w:val="24"/>
        </w:rPr>
        <w:t>SECTION III: Satisfaction Questionnaire</w:t>
      </w:r>
    </w:p>
    <w:p w14:paraId="5A749CB5" w14:textId="77777777" w:rsidR="009A4657" w:rsidRPr="000F026B" w:rsidRDefault="001A30E1">
      <w:pPr>
        <w:spacing w:line="360" w:lineRule="auto"/>
        <w:jc w:val="both"/>
        <w:rPr>
          <w:rFonts w:ascii="Times New Roman" w:hAnsi="Times New Roman"/>
          <w:sz w:val="24"/>
          <w:szCs w:val="24"/>
          <w:rPrChange w:id="4497" w:author="usher" w:date="2026-06-05T05:43:00Z">
            <w:rPr/>
          </w:rPrChange>
        </w:rPr>
      </w:pPr>
      <w:r w:rsidRPr="000F026B">
        <w:rPr>
          <w:rFonts w:ascii="Times New Roman" w:eastAsia="Times New Roman" w:hAnsi="Times New Roman"/>
          <w:i/>
          <w:sz w:val="24"/>
          <w:szCs w:val="24"/>
        </w:rPr>
        <w:t>Instructions: Please complete this section after the training to evaluate its effectiveness and acceptability.</w:t>
      </w:r>
    </w:p>
    <w:p w14:paraId="46ACC404"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31. How would you rate the training </w:t>
      </w:r>
      <w:proofErr w:type="spellStart"/>
      <w:r w:rsidRPr="000F026B">
        <w:rPr>
          <w:rFonts w:ascii="Times New Roman" w:eastAsia="Times New Roman" w:hAnsi="Times New Roman"/>
          <w:sz w:val="24"/>
          <w:szCs w:val="24"/>
        </w:rPr>
        <w:t>programme</w:t>
      </w:r>
      <w:proofErr w:type="spellEnd"/>
      <w:r w:rsidRPr="000F026B">
        <w:rPr>
          <w:rFonts w:ascii="Times New Roman" w:eastAsia="Times New Roman" w:hAnsi="Times New Roman"/>
          <w:sz w:val="24"/>
          <w:szCs w:val="24"/>
        </w:rPr>
        <w:t>? (a) Excellent (b) Good (c) Fair (d) Poor</w:t>
      </w:r>
    </w:p>
    <w:p w14:paraId="6CE89562"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32. Did you get the kind of knowledge you expected?</w:t>
      </w:r>
    </w:p>
    <w:p w14:paraId="31B7B8D4"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Not at all (b) Not really (c) Yes somehow (d) Yes definitely</w:t>
      </w:r>
    </w:p>
    <w:p w14:paraId="703A69F7"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33. If a student shows symptoms of depression, would you use the knowledge you gained from the program to help him/her?</w:t>
      </w:r>
    </w:p>
    <w:p w14:paraId="0C00177A"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lastRenderedPageBreak/>
        <w:t>(a) Definitely not (b) No, probably not (c) Yes probably (d) Yes definitely</w:t>
      </w:r>
    </w:p>
    <w:p w14:paraId="7A9168C7"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34. How satisfied are you with the knowledge you received?</w:t>
      </w:r>
    </w:p>
    <w:p w14:paraId="376D82BE"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Very dissatisfied (b) Quite dissatisfied (c) Mostly satisfied (d) Very satisfied</w:t>
      </w:r>
    </w:p>
    <w:p w14:paraId="7F3D94F4"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35. Has the </w:t>
      </w:r>
      <w:proofErr w:type="spellStart"/>
      <w:r w:rsidRPr="000F026B">
        <w:rPr>
          <w:rFonts w:ascii="Times New Roman" w:eastAsia="Times New Roman" w:hAnsi="Times New Roman"/>
          <w:sz w:val="24"/>
          <w:szCs w:val="24"/>
        </w:rPr>
        <w:t>programme</w:t>
      </w:r>
      <w:proofErr w:type="spellEnd"/>
      <w:r w:rsidRPr="000F026B">
        <w:rPr>
          <w:rFonts w:ascii="Times New Roman" w:eastAsia="Times New Roman" w:hAnsi="Times New Roman"/>
          <w:sz w:val="24"/>
          <w:szCs w:val="24"/>
        </w:rPr>
        <w:t xml:space="preserve"> helped you to see depression in adolescents from a different perspective?</w:t>
      </w:r>
    </w:p>
    <w:p w14:paraId="78883DFD"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(a) </w:t>
      </w:r>
      <w:proofErr w:type="gramStart"/>
      <w:r w:rsidRPr="000F026B">
        <w:rPr>
          <w:rFonts w:ascii="Times New Roman" w:eastAsia="Times New Roman" w:hAnsi="Times New Roman"/>
          <w:sz w:val="24"/>
          <w:szCs w:val="24"/>
        </w:rPr>
        <w:t>Yes</w:t>
      </w:r>
      <w:proofErr w:type="gramEnd"/>
      <w:r w:rsidRPr="000F026B">
        <w:rPr>
          <w:rFonts w:ascii="Times New Roman" w:eastAsia="Times New Roman" w:hAnsi="Times New Roman"/>
          <w:sz w:val="24"/>
          <w:szCs w:val="24"/>
        </w:rPr>
        <w:t xml:space="preserve"> a lot (b) Yes a little (c) No it didn’t really help (d) No things even got worse</w:t>
      </w:r>
    </w:p>
    <w:p w14:paraId="1DBEFBBD"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36. If you were to get more knowledge on depression in adolescents, would you come back for another training of this nature?</w:t>
      </w:r>
    </w:p>
    <w:p w14:paraId="42CC39A2" w14:textId="77777777" w:rsidR="009A4657" w:rsidRPr="000F026B" w:rsidRDefault="001A30E1">
      <w:pPr>
        <w:spacing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(a) No definitely not (b) No probably not (c) Yes probably (d) Yes definitely</w:t>
      </w:r>
    </w:p>
    <w:p w14:paraId="2FCBC9A1" w14:textId="77777777" w:rsidR="009A4657" w:rsidRPr="000F026B" w:rsidRDefault="001A30E1">
      <w:pPr>
        <w:spacing w:before="240" w:after="240" w:line="360" w:lineRule="auto"/>
        <w:jc w:val="both"/>
        <w:rPr>
          <w:rFonts w:ascii="Times New Roman" w:eastAsia="Times New Roman" w:hAnsi="Times New Roman"/>
          <w:sz w:val="24"/>
          <w:szCs w:val="24"/>
        </w:rPr>
      </w:pPr>
      <w:r w:rsidRPr="000F026B">
        <w:rPr>
          <w:rFonts w:ascii="Times New Roman" w:eastAsia="Times New Roman" w:hAnsi="Times New Roman"/>
          <w:sz w:val="24"/>
          <w:szCs w:val="24"/>
        </w:rPr>
        <w:t xml:space="preserve">37. What I liked best about the </w:t>
      </w:r>
      <w:proofErr w:type="spellStart"/>
      <w:r w:rsidRPr="000F026B">
        <w:rPr>
          <w:rFonts w:ascii="Times New Roman" w:eastAsia="Times New Roman" w:hAnsi="Times New Roman"/>
          <w:sz w:val="24"/>
          <w:szCs w:val="24"/>
        </w:rPr>
        <w:t>programme</w:t>
      </w:r>
      <w:proofErr w:type="spellEnd"/>
      <w:r w:rsidRPr="000F026B">
        <w:rPr>
          <w:rFonts w:ascii="Times New Roman" w:eastAsia="Times New Roman" w:hAnsi="Times New Roman"/>
          <w:sz w:val="24"/>
          <w:szCs w:val="24"/>
        </w:rPr>
        <w:t xml:space="preserve"> is:</w:t>
      </w:r>
    </w:p>
    <w:p w14:paraId="3802EDCB" w14:textId="77777777" w:rsidR="009A4657" w:rsidRPr="000F026B" w:rsidRDefault="001A30E1">
      <w:pPr>
        <w:spacing w:line="360" w:lineRule="auto"/>
        <w:jc w:val="both"/>
        <w:rPr>
          <w:rFonts w:ascii="Times New Roman" w:hAnsi="Times New Roman"/>
          <w:sz w:val="24"/>
          <w:szCs w:val="24"/>
          <w:rPrChange w:id="4498" w:author="usher" w:date="2026-06-05T05:43:00Z">
            <w:rPr/>
          </w:rPrChange>
        </w:rPr>
      </w:pPr>
      <w:r w:rsidRPr="000F026B">
        <w:rPr>
          <w:rFonts w:ascii="Times New Roman" w:hAnsi="Times New Roman"/>
          <w:noProof/>
          <w:sz w:val="24"/>
          <w:szCs w:val="24"/>
          <w:rPrChange w:id="4499" w:author="usher" w:date="2026-06-05T05:43:00Z">
            <w:rPr>
              <w:noProof/>
            </w:rPr>
          </w:rPrChange>
        </w:rPr>
        <mc:AlternateContent>
          <mc:Choice Requires="wps">
            <w:drawing>
              <wp:inline distT="0" distB="0" distL="0" distR="0" wp14:anchorId="6C8E845E" wp14:editId="327900B0">
                <wp:extent cx="5731514" cy="0"/>
                <wp:effectExtent l="0" t="0" r="0" b="0"/>
                <wp:docPr id="2" name="Horizontal Line 2"/>
                <wp:cNvGraphicFramePr/>
                <a:graphic xmlns:a="http://schemas.openxmlformats.org/drawingml/2006/main">
                  <a:graphicData uri="http://schemas.microsoft.com/office/word/2010/wordprocessingShape">
                    <wps:wsp>
                      <wps:cNvSpPr/>
                      <wps:spPr>
                        <a:xfrm>
                          <a:off x="0" y="0"/>
                          <a:ext cx="5731514" cy="0"/>
                        </a:xfrm>
                        <a:prstGeom prst="rect">
                          <a:avLst/>
                        </a:prstGeom>
                        <a:noFill/>
                        <a:ln w="9528" cap="flat">
                          <a:solidFill>
                            <a:srgbClr val="A0A0A0"/>
                          </a:solidFill>
                          <a:prstDash val="solid"/>
                          <a:miter/>
                        </a:ln>
                      </wps:spPr>
                      <wps:bodyPr lIns="0" tIns="0" rIns="0" bIns="0"/>
                    </wps:wsp>
                  </a:graphicData>
                </a:graphic>
              </wp:inline>
            </w:drawing>
          </mc:Choice>
          <mc:Fallback xmlns:w16sdtfl="http://schemas.microsoft.com/office/word/2024/wordml/sdtformatlock" xmlns:w16du="http://schemas.microsoft.com/office/word/2023/wordml/word16du" xmlns:oel="http://schemas.microsoft.com/office/2019/extlst">
            <w:pict>
              <v:rect w14:anchorId="7C9B841E" id="Horizontal Line 2" o:spid="_x0000_s1026" style="width:451.3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" filled="f" strokecolor="#a0a0a0" strokeweight=".26467mm">
                <v:textbox inset="0,0,0,0"/>
                <w10:anchorlock/>
              </v:rect>
            </w:pict>
          </mc:Fallback>
        </mc:AlternateContent>
      </w:r>
    </w:p>
    <w:p w14:paraId="63696973" w14:textId="77777777" w:rsidR="009A4657" w:rsidRPr="000F026B" w:rsidRDefault="001A30E1">
      <w:pPr>
        <w:numPr>
          <w:ilvl w:val="0"/>
          <w:numId w:val="18"/>
        </w:numPr>
        <w:spacing w:before="240" w:after="0" w:line="360" w:lineRule="auto"/>
        <w:rPr>
          <w:rFonts w:ascii="Times New Roman" w:hAnsi="Times New Roman"/>
          <w:sz w:val="24"/>
          <w:szCs w:val="24"/>
          <w:rPrChange w:id="4500" w:author="usher" w:date="2026-06-05T05:43:00Z">
            <w:rPr/>
          </w:rPrChange>
        </w:rPr>
      </w:pPr>
      <w:r w:rsidRPr="000F026B">
        <w:rPr>
          <w:rFonts w:ascii="Times New Roman" w:eastAsia="Times New Roman" w:hAnsi="Times New Roman"/>
          <w:sz w:val="24"/>
          <w:szCs w:val="24"/>
        </w:rPr>
        <w:t xml:space="preserve">What I didn’t like about the </w:t>
      </w:r>
      <w:proofErr w:type="spellStart"/>
      <w:r w:rsidRPr="000F026B">
        <w:rPr>
          <w:rFonts w:ascii="Times New Roman" w:eastAsia="Times New Roman" w:hAnsi="Times New Roman"/>
          <w:sz w:val="24"/>
          <w:szCs w:val="24"/>
        </w:rPr>
        <w:t>programme</w:t>
      </w:r>
      <w:proofErr w:type="spellEnd"/>
      <w:r w:rsidRPr="000F026B">
        <w:rPr>
          <w:rFonts w:ascii="Times New Roman" w:eastAsia="Times New Roman" w:hAnsi="Times New Roman"/>
          <w:sz w:val="24"/>
          <w:szCs w:val="24"/>
        </w:rPr>
        <w:t xml:space="preserve"> is:</w:t>
      </w:r>
      <w:r w:rsidRPr="000F026B">
        <w:rPr>
          <w:rFonts w:ascii="Times New Roman" w:hAnsi="Times New Roman"/>
          <w:noProof/>
          <w:sz w:val="24"/>
          <w:szCs w:val="24"/>
          <w:rPrChange w:id="4501" w:author="usher" w:date="2026-06-05T05:43:00Z">
            <w:rPr>
              <w:noProof/>
            </w:rPr>
          </w:rPrChange>
        </w:rPr>
        <mc:AlternateContent>
          <mc:Choice Requires="wps">
            <w:drawing>
              <wp:inline distT="0" distB="0" distL="0" distR="0" wp14:anchorId="671C2133" wp14:editId="3D328362">
                <wp:extent cx="2951482" cy="0"/>
                <wp:effectExtent l="0" t="0" r="0" b="0"/>
                <wp:docPr id="3" name="Horizontal Line 3"/>
                <wp:cNvGraphicFramePr/>
                <a:graphic xmlns:a="http://schemas.openxmlformats.org/drawingml/2006/main">
                  <a:graphicData uri="http://schemas.microsoft.com/office/word/2010/wordprocessingShape">
                    <wps:wsp>
                      <wps:cNvSpPr/>
                      <wps:spPr>
                        <a:xfrm>
                          <a:off x="0" y="0"/>
                          <a:ext cx="2951482" cy="0"/>
                        </a:xfrm>
                        <a:prstGeom prst="rect">
                          <a:avLst/>
                        </a:prstGeom>
                        <a:noFill/>
                        <a:ln w="9528" cap="flat">
                          <a:solidFill>
                            <a:srgbClr val="A0A0A0"/>
                          </a:solidFill>
                          <a:prstDash val="solid"/>
                          <a:miter/>
                        </a:ln>
                      </wps:spPr>
                      <wps:bodyPr lIns="0" tIns="0" rIns="0" bIns="0"/>
                    </wps:wsp>
                  </a:graphicData>
                </a:graphic>
              </wp:inline>
            </w:drawing>
          </mc:Choice>
          <mc:Fallback xmlns:w16sdtfl="http://schemas.microsoft.com/office/word/2024/wordml/sdtformatlock" xmlns:w16du="http://schemas.microsoft.com/office/word/2023/wordml/word16du" xmlns:oel="http://schemas.microsoft.com/office/2019/extlst">
            <w:pict>
              <v:rect w14:anchorId="52D74291" id="Horizontal Line 3" o:spid="_x0000_s1026" style="width:232.4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" filled="f" strokecolor="#a0a0a0" strokeweight=".26467mm">
                <v:textbox inset="0,0,0,0"/>
                <w10:anchorlock/>
              </v:rect>
            </w:pict>
          </mc:Fallback>
        </mc:AlternateContent>
      </w:r>
    </w:p>
    <w:p w14:paraId="5DFF3F69" w14:textId="77777777" w:rsidR="009A4657" w:rsidRPr="000F026B" w:rsidRDefault="001A30E1">
      <w:pPr>
        <w:numPr>
          <w:ilvl w:val="0"/>
          <w:numId w:val="18"/>
        </w:numPr>
        <w:spacing w:after="0" w:line="360" w:lineRule="auto"/>
        <w:rPr>
          <w:rFonts w:ascii="Times New Roman" w:hAnsi="Times New Roman"/>
          <w:sz w:val="24"/>
          <w:szCs w:val="24"/>
          <w:rPrChange w:id="4502" w:author="usher" w:date="2026-06-05T05:43:00Z">
            <w:rPr/>
          </w:rPrChange>
        </w:rPr>
      </w:pPr>
      <w:r w:rsidRPr="000F026B">
        <w:rPr>
          <w:rFonts w:ascii="Times New Roman" w:eastAsia="Times New Roman" w:hAnsi="Times New Roman"/>
          <w:sz w:val="24"/>
          <w:szCs w:val="24"/>
        </w:rPr>
        <w:t>The topic(s) that I liked best are:</w:t>
      </w:r>
      <w:r w:rsidRPr="000F026B">
        <w:rPr>
          <w:rFonts w:ascii="Times New Roman" w:hAnsi="Times New Roman"/>
          <w:noProof/>
          <w:sz w:val="24"/>
          <w:szCs w:val="24"/>
          <w:rPrChange w:id="4503" w:author="usher" w:date="2026-06-05T05:43:00Z">
            <w:rPr>
              <w:noProof/>
            </w:rPr>
          </w:rPrChange>
        </w:rPr>
        <mc:AlternateContent>
          <mc:Choice Requires="wps">
            <w:drawing>
              <wp:inline distT="0" distB="0" distL="0" distR="0" wp14:anchorId="55E728FB" wp14:editId="201C11FB">
                <wp:extent cx="2951482" cy="0"/>
                <wp:effectExtent l="0" t="0" r="0" b="0"/>
                <wp:docPr id="4" name="Horizontal Line 4"/>
                <wp:cNvGraphicFramePr/>
                <a:graphic xmlns:a="http://schemas.openxmlformats.org/drawingml/2006/main">
                  <a:graphicData uri="http://schemas.microsoft.com/office/word/2010/wordprocessingShape">
                    <wps:wsp>
                      <wps:cNvSpPr/>
                      <wps:spPr>
                        <a:xfrm>
                          <a:off x="0" y="0"/>
                          <a:ext cx="2951482" cy="0"/>
                        </a:xfrm>
                        <a:prstGeom prst="rect">
                          <a:avLst/>
                        </a:prstGeom>
                        <a:noFill/>
                        <a:ln w="9528" cap="flat">
                          <a:solidFill>
                            <a:srgbClr val="A0A0A0"/>
                          </a:solidFill>
                          <a:prstDash val="solid"/>
                          <a:miter/>
                        </a:ln>
                      </wps:spPr>
                      <wps:bodyPr lIns="0" tIns="0" rIns="0" bIns="0"/>
                    </wps:wsp>
                  </a:graphicData>
                </a:graphic>
              </wp:inline>
            </w:drawing>
          </mc:Choice>
          <mc:Fallback xmlns:w16sdtfl="http://schemas.microsoft.com/office/word/2024/wordml/sdtformatlock" xmlns:w16du="http://schemas.microsoft.com/office/word/2023/wordml/word16du" xmlns:oel="http://schemas.microsoft.com/office/2019/extlst">
            <w:pict>
              <v:rect w14:anchorId="5702F465" id="Horizontal Line 4" o:spid="_x0000_s1026" style="width:232.4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" filled="f" strokecolor="#a0a0a0" strokeweight=".26467mm">
                <v:textbox inset="0,0,0,0"/>
                <w10:anchorlock/>
              </v:rect>
            </w:pict>
          </mc:Fallback>
        </mc:AlternateContent>
      </w:r>
    </w:p>
    <w:p w14:paraId="243088CC" w14:textId="77777777" w:rsidR="009A4657" w:rsidRPr="000F026B" w:rsidRDefault="001A30E1">
      <w:pPr>
        <w:numPr>
          <w:ilvl w:val="0"/>
          <w:numId w:val="18"/>
        </w:numPr>
        <w:spacing w:after="0" w:line="360" w:lineRule="auto"/>
        <w:rPr>
          <w:rFonts w:ascii="Times New Roman" w:hAnsi="Times New Roman"/>
          <w:sz w:val="24"/>
          <w:szCs w:val="24"/>
          <w:rPrChange w:id="4504" w:author="usher" w:date="2026-06-05T05:43:00Z">
            <w:rPr/>
          </w:rPrChange>
        </w:rPr>
      </w:pPr>
      <w:r w:rsidRPr="000F026B">
        <w:rPr>
          <w:rFonts w:ascii="Times New Roman" w:eastAsia="Times New Roman" w:hAnsi="Times New Roman"/>
          <w:sz w:val="24"/>
          <w:szCs w:val="24"/>
        </w:rPr>
        <w:t>The topic(s) that I didn’t really like are:</w:t>
      </w:r>
      <w:r w:rsidRPr="000F026B">
        <w:rPr>
          <w:rFonts w:ascii="Times New Roman" w:hAnsi="Times New Roman"/>
          <w:noProof/>
          <w:sz w:val="24"/>
          <w:szCs w:val="24"/>
          <w:rPrChange w:id="4505" w:author="usher" w:date="2026-06-05T05:43:00Z">
            <w:rPr>
              <w:noProof/>
            </w:rPr>
          </w:rPrChange>
        </w:rPr>
        <mc:AlternateContent>
          <mc:Choice Requires="wps">
            <w:drawing>
              <wp:inline distT="0" distB="0" distL="0" distR="0" wp14:anchorId="6FEA9A21" wp14:editId="1627DCED">
                <wp:extent cx="2951482" cy="0"/>
                <wp:effectExtent l="0" t="0" r="0" b="0"/>
                <wp:docPr id="5" name="Horizontal Line 5"/>
                <wp:cNvGraphicFramePr/>
                <a:graphic xmlns:a="http://schemas.openxmlformats.org/drawingml/2006/main">
                  <a:graphicData uri="http://schemas.microsoft.com/office/word/2010/wordprocessingShape">
                    <wps:wsp>
                      <wps:cNvSpPr/>
                      <wps:spPr>
                        <a:xfrm>
                          <a:off x="0" y="0"/>
                          <a:ext cx="2951482" cy="0"/>
                        </a:xfrm>
                        <a:prstGeom prst="rect">
                          <a:avLst/>
                        </a:prstGeom>
                        <a:noFill/>
                        <a:ln w="9528" cap="flat">
                          <a:solidFill>
                            <a:srgbClr val="A0A0A0"/>
                          </a:solidFill>
                          <a:prstDash val="solid"/>
                          <a:miter/>
                        </a:ln>
                      </wps:spPr>
                      <wps:bodyPr lIns="0" tIns="0" rIns="0" bIns="0"/>
                    </wps:wsp>
                  </a:graphicData>
                </a:graphic>
              </wp:inline>
            </w:drawing>
          </mc:Choice>
          <mc:Fallback xmlns:w16sdtfl="http://schemas.microsoft.com/office/word/2024/wordml/sdtformatlock" xmlns:w16du="http://schemas.microsoft.com/office/word/2023/wordml/word16du" xmlns:oel="http://schemas.microsoft.com/office/2019/extlst">
            <w:pict>
              <v:rect w14:anchorId="4934BDE5" id="Horizontal Line 5" o:spid="_x0000_s1026" style="width:232.4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" filled="f" strokecolor="#a0a0a0" strokeweight=".26467mm">
                <v:textbox inset="0,0,0,0"/>
                <w10:anchorlock/>
              </v:rect>
            </w:pict>
          </mc:Fallback>
        </mc:AlternateContent>
      </w:r>
    </w:p>
    <w:p w14:paraId="74FCB1EE" w14:textId="77777777" w:rsidR="009A4657" w:rsidRPr="000F026B" w:rsidRDefault="001A30E1">
      <w:pPr>
        <w:numPr>
          <w:ilvl w:val="0"/>
          <w:numId w:val="18"/>
        </w:numPr>
        <w:spacing w:after="240" w:line="360" w:lineRule="auto"/>
        <w:rPr>
          <w:rFonts w:ascii="Times New Roman" w:eastAsia="Times New Roman" w:hAnsi="Times New Roman"/>
          <w:sz w:val="24"/>
          <w:szCs w:val="24"/>
        </w:rPr>
      </w:pPr>
      <w:r w:rsidRPr="000F026B">
        <w:rPr>
          <w:rFonts w:ascii="Times New Roman" w:eastAsia="Times New Roman" w:hAnsi="Times New Roman"/>
          <w:sz w:val="24"/>
          <w:szCs w:val="24"/>
        </w:rPr>
        <w:t xml:space="preserve">My suggestions to improve the </w:t>
      </w:r>
      <w:proofErr w:type="spellStart"/>
      <w:r w:rsidRPr="000F026B">
        <w:rPr>
          <w:rFonts w:ascii="Times New Roman" w:eastAsia="Times New Roman" w:hAnsi="Times New Roman"/>
          <w:sz w:val="24"/>
          <w:szCs w:val="24"/>
        </w:rPr>
        <w:t>programme</w:t>
      </w:r>
      <w:proofErr w:type="spellEnd"/>
      <w:r w:rsidRPr="000F026B">
        <w:rPr>
          <w:rFonts w:ascii="Times New Roman" w:eastAsia="Times New Roman" w:hAnsi="Times New Roman"/>
          <w:sz w:val="24"/>
          <w:szCs w:val="24"/>
        </w:rPr>
        <w:t xml:space="preserve"> are: </w:t>
      </w:r>
    </w:p>
    <w:p w14:paraId="1D42DDAA" w14:textId="77777777" w:rsidR="009A4657" w:rsidRPr="000F026B" w:rsidRDefault="009A4657">
      <w:pPr>
        <w:tabs>
          <w:tab w:val="left" w:pos="640"/>
        </w:tabs>
        <w:spacing w:before="42" w:line="360" w:lineRule="auto"/>
        <w:jc w:val="both"/>
        <w:rPr>
          <w:rFonts w:ascii="Times New Roman" w:hAnsi="Times New Roman"/>
          <w:sz w:val="24"/>
          <w:szCs w:val="24"/>
        </w:rPr>
      </w:pPr>
    </w:p>
    <w:p w14:paraId="293E934F" w14:textId="77777777" w:rsidR="009A4657" w:rsidRPr="000F026B" w:rsidRDefault="009A4657">
      <w:pPr>
        <w:tabs>
          <w:tab w:val="left" w:pos="640"/>
        </w:tabs>
        <w:spacing w:before="42" w:line="360" w:lineRule="auto"/>
        <w:jc w:val="both"/>
        <w:rPr>
          <w:rFonts w:ascii="Times New Roman" w:hAnsi="Times New Roman"/>
          <w:sz w:val="24"/>
          <w:szCs w:val="24"/>
        </w:rPr>
      </w:pPr>
    </w:p>
    <w:p w14:paraId="60A5FB4A" w14:textId="77777777" w:rsidR="009A4657" w:rsidRPr="000F026B" w:rsidRDefault="009A4657">
      <w:pPr>
        <w:tabs>
          <w:tab w:val="left" w:pos="640"/>
        </w:tabs>
        <w:spacing w:before="42" w:line="360" w:lineRule="auto"/>
        <w:jc w:val="both"/>
        <w:rPr>
          <w:rFonts w:ascii="Times New Roman" w:hAnsi="Times New Roman"/>
          <w:b/>
          <w:sz w:val="24"/>
          <w:szCs w:val="24"/>
        </w:rPr>
      </w:pPr>
    </w:p>
    <w:p w14:paraId="5AA62B8F" w14:textId="77777777" w:rsidR="009A4657" w:rsidRPr="000F026B" w:rsidRDefault="009A4657">
      <w:pPr>
        <w:spacing w:line="360" w:lineRule="auto"/>
        <w:jc w:val="both"/>
        <w:rPr>
          <w:rFonts w:ascii="Times New Roman" w:hAnsi="Times New Roman"/>
          <w:sz w:val="24"/>
          <w:szCs w:val="24"/>
        </w:rPr>
      </w:pPr>
    </w:p>
    <w:p w14:paraId="33E1F972" w14:textId="77777777" w:rsidR="009A4657" w:rsidRPr="000F026B" w:rsidRDefault="001A30E1">
      <w:pPr>
        <w:spacing w:line="360" w:lineRule="auto"/>
        <w:ind w:left="4320" w:firstLine="720"/>
        <w:jc w:val="both"/>
        <w:rPr>
          <w:rFonts w:ascii="Times New Roman" w:eastAsia="Times New Roman" w:hAnsi="Times New Roman"/>
          <w:b/>
          <w:sz w:val="24"/>
          <w:szCs w:val="24"/>
        </w:rPr>
      </w:pPr>
      <w:r w:rsidRPr="000F026B">
        <w:rPr>
          <w:rFonts w:ascii="Times New Roman" w:eastAsia="Times New Roman" w:hAnsi="Times New Roman"/>
          <w:b/>
          <w:sz w:val="24"/>
          <w:szCs w:val="24"/>
        </w:rPr>
        <w:t>APPENDIX</w:t>
      </w:r>
    </w:p>
    <w:p w14:paraId="7F2B64D9" w14:textId="77777777" w:rsidR="009A4657" w:rsidRPr="000F026B" w:rsidRDefault="001A30E1">
      <w:pPr>
        <w:spacing w:line="360" w:lineRule="auto"/>
        <w:ind w:left="3600"/>
        <w:jc w:val="both"/>
        <w:rPr>
          <w:rFonts w:ascii="Times New Roman" w:eastAsia="Times New Roman" w:hAnsi="Times New Roman"/>
          <w:b/>
          <w:sz w:val="24"/>
          <w:szCs w:val="24"/>
        </w:rPr>
      </w:pPr>
      <w:r w:rsidRPr="000F026B">
        <w:rPr>
          <w:rFonts w:ascii="Times New Roman" w:eastAsia="Times New Roman" w:hAnsi="Times New Roman"/>
          <w:b/>
          <w:sz w:val="24"/>
          <w:szCs w:val="24"/>
        </w:rPr>
        <w:t xml:space="preserve">          </w:t>
      </w:r>
      <w:r w:rsidRPr="000F026B">
        <w:rPr>
          <w:rFonts w:ascii="Times New Roman" w:eastAsia="Times New Roman" w:hAnsi="Times New Roman"/>
          <w:b/>
          <w:sz w:val="24"/>
          <w:szCs w:val="24"/>
        </w:rPr>
        <w:tab/>
        <w:t xml:space="preserve">          DATA TABLE</w:t>
      </w:r>
    </w:p>
    <w:tbl>
      <w:tblPr>
        <w:tblW w:w="12855" w:type="dxa"/>
        <w:tblLayout w:type="fixed"/>
        <w:tblCellMar>
          <w:left w:w="10" w:type="dxa"/>
          <w:right w:w="10" w:type="dxa"/>
        </w:tblCellMar>
        <w:tblLook w:val="0000" w:firstRow="0" w:lastRow="0" w:firstColumn="0" w:lastColumn="0" w:noHBand="0" w:noVBand="0"/>
      </w:tblPr>
      <w:tblGrid>
        <w:gridCol w:w="555"/>
        <w:gridCol w:w="435"/>
        <w:gridCol w:w="540"/>
        <w:gridCol w:w="795"/>
        <w:gridCol w:w="690"/>
        <w:gridCol w:w="510"/>
        <w:gridCol w:w="540"/>
        <w:gridCol w:w="480"/>
        <w:gridCol w:w="465"/>
        <w:gridCol w:w="885"/>
        <w:gridCol w:w="1095"/>
        <w:gridCol w:w="1155"/>
        <w:gridCol w:w="1035"/>
        <w:gridCol w:w="1080"/>
        <w:gridCol w:w="1245"/>
        <w:gridCol w:w="1350"/>
      </w:tblGrid>
      <w:tr w:rsidR="009A4657" w:rsidRPr="000F026B" w14:paraId="4FE5B2A0" w14:textId="77777777">
        <w:trPr>
          <w:trHeight w:val="750"/>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8E240" w14:textId="77777777" w:rsidR="009A4657" w:rsidRPr="000F026B" w:rsidRDefault="001A30E1">
            <w:pPr>
              <w:spacing w:line="360" w:lineRule="auto"/>
              <w:jc w:val="right"/>
              <w:rPr>
                <w:rFonts w:ascii="Times New Roman" w:hAnsi="Times New Roman"/>
                <w:sz w:val="24"/>
                <w:szCs w:val="24"/>
                <w:rPrChange w:id="4506" w:author="usher" w:date="2026-06-05T05:43:00Z">
                  <w:rPr/>
                </w:rPrChange>
              </w:rPr>
            </w:pPr>
            <w:r w:rsidRPr="000F026B">
              <w:rPr>
                <w:rFonts w:ascii="Times New Roman" w:hAnsi="Times New Roman"/>
                <w:b/>
                <w:sz w:val="24"/>
                <w:szCs w:val="24"/>
              </w:rPr>
              <w:t>Respon</w:t>
            </w:r>
            <w:r w:rsidRPr="000F026B">
              <w:rPr>
                <w:rFonts w:ascii="Times New Roman" w:hAnsi="Times New Roman"/>
                <w:b/>
                <w:sz w:val="24"/>
                <w:szCs w:val="24"/>
              </w:rPr>
              <w:lastRenderedPageBreak/>
              <w:t>dent ID</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9C902F" w14:textId="77777777" w:rsidR="009A4657" w:rsidRPr="000F026B" w:rsidRDefault="001A30E1">
            <w:pPr>
              <w:spacing w:line="360" w:lineRule="auto"/>
              <w:jc w:val="right"/>
              <w:rPr>
                <w:rFonts w:ascii="Times New Roman" w:hAnsi="Times New Roman"/>
                <w:sz w:val="24"/>
                <w:szCs w:val="24"/>
                <w:rPrChange w:id="4507" w:author="usher" w:date="2026-06-05T05:43:00Z">
                  <w:rPr/>
                </w:rPrChange>
              </w:rPr>
            </w:pPr>
            <w:r w:rsidRPr="000F026B">
              <w:rPr>
                <w:rFonts w:ascii="Times New Roman" w:hAnsi="Times New Roman"/>
                <w:b/>
                <w:sz w:val="24"/>
                <w:szCs w:val="24"/>
              </w:rPr>
              <w:lastRenderedPageBreak/>
              <w:t>Gender</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543A3D" w14:textId="77777777" w:rsidR="009A4657" w:rsidRPr="000F026B" w:rsidRDefault="001A30E1">
            <w:pPr>
              <w:spacing w:line="360" w:lineRule="auto"/>
              <w:jc w:val="right"/>
              <w:rPr>
                <w:rFonts w:ascii="Times New Roman" w:hAnsi="Times New Roman"/>
                <w:sz w:val="24"/>
                <w:szCs w:val="24"/>
                <w:rPrChange w:id="4508" w:author="usher" w:date="2026-06-05T05:43:00Z">
                  <w:rPr/>
                </w:rPrChange>
              </w:rPr>
            </w:pPr>
            <w:r w:rsidRPr="000F026B">
              <w:rPr>
                <w:rFonts w:ascii="Times New Roman" w:hAnsi="Times New Roman"/>
                <w:b/>
                <w:sz w:val="24"/>
                <w:szCs w:val="24"/>
              </w:rPr>
              <w:t>Age</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4ADD80" w14:textId="77777777" w:rsidR="009A4657" w:rsidRPr="000F026B" w:rsidRDefault="001A30E1">
            <w:pPr>
              <w:spacing w:line="360" w:lineRule="auto"/>
              <w:jc w:val="right"/>
              <w:rPr>
                <w:rFonts w:ascii="Times New Roman" w:hAnsi="Times New Roman"/>
                <w:sz w:val="24"/>
                <w:szCs w:val="24"/>
                <w:rPrChange w:id="4509" w:author="usher" w:date="2026-06-05T05:43:00Z">
                  <w:rPr/>
                </w:rPrChange>
              </w:rPr>
            </w:pPr>
            <w:r w:rsidRPr="000F026B">
              <w:rPr>
                <w:rFonts w:ascii="Times New Roman" w:hAnsi="Times New Roman"/>
                <w:b/>
                <w:sz w:val="24"/>
                <w:szCs w:val="24"/>
              </w:rPr>
              <w:t>Education Level</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2038D6" w14:textId="77777777" w:rsidR="009A4657" w:rsidRPr="000F026B" w:rsidRDefault="001A30E1">
            <w:pPr>
              <w:spacing w:line="360" w:lineRule="auto"/>
              <w:jc w:val="right"/>
              <w:rPr>
                <w:rFonts w:ascii="Times New Roman" w:hAnsi="Times New Roman"/>
                <w:sz w:val="24"/>
                <w:szCs w:val="24"/>
                <w:rPrChange w:id="4510" w:author="usher" w:date="2026-06-05T05:43:00Z">
                  <w:rPr/>
                </w:rPrChange>
              </w:rPr>
            </w:pPr>
            <w:r w:rsidRPr="000F026B">
              <w:rPr>
                <w:rFonts w:ascii="Times New Roman" w:hAnsi="Times New Roman"/>
                <w:b/>
                <w:sz w:val="24"/>
                <w:szCs w:val="24"/>
              </w:rPr>
              <w:t>Prior MH Train</w:t>
            </w:r>
            <w:r w:rsidRPr="000F026B">
              <w:rPr>
                <w:rFonts w:ascii="Times New Roman" w:hAnsi="Times New Roman"/>
                <w:b/>
                <w:sz w:val="24"/>
                <w:szCs w:val="24"/>
              </w:rPr>
              <w:lastRenderedPageBreak/>
              <w:t>ing (Yes/No)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3160F5" w14:textId="77777777" w:rsidR="009A4657" w:rsidRPr="000F026B" w:rsidRDefault="001A30E1">
            <w:pPr>
              <w:spacing w:line="360" w:lineRule="auto"/>
              <w:jc w:val="right"/>
              <w:rPr>
                <w:rFonts w:ascii="Times New Roman" w:hAnsi="Times New Roman"/>
                <w:sz w:val="24"/>
                <w:szCs w:val="24"/>
                <w:rPrChange w:id="4511" w:author="usher" w:date="2026-06-05T05:43:00Z">
                  <w:rPr/>
                </w:rPrChange>
              </w:rPr>
            </w:pPr>
            <w:r w:rsidRPr="000F026B">
              <w:rPr>
                <w:rFonts w:ascii="Times New Roman" w:hAnsi="Times New Roman"/>
                <w:b/>
                <w:sz w:val="24"/>
                <w:szCs w:val="24"/>
              </w:rPr>
              <w:lastRenderedPageBreak/>
              <w:t>Pre-Tes</w:t>
            </w:r>
            <w:r w:rsidRPr="000F026B">
              <w:rPr>
                <w:rFonts w:ascii="Times New Roman" w:hAnsi="Times New Roman"/>
                <w:b/>
                <w:sz w:val="24"/>
                <w:szCs w:val="24"/>
              </w:rPr>
              <w:lastRenderedPageBreak/>
              <w:t>t Score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614A1B" w14:textId="77777777" w:rsidR="009A4657" w:rsidRPr="000F026B" w:rsidRDefault="001A30E1">
            <w:pPr>
              <w:spacing w:line="360" w:lineRule="auto"/>
              <w:jc w:val="right"/>
              <w:rPr>
                <w:rFonts w:ascii="Times New Roman" w:hAnsi="Times New Roman"/>
                <w:sz w:val="24"/>
                <w:szCs w:val="24"/>
                <w:rPrChange w:id="4512" w:author="usher" w:date="2026-06-05T05:43:00Z">
                  <w:rPr/>
                </w:rPrChange>
              </w:rPr>
            </w:pPr>
            <w:r w:rsidRPr="000F026B">
              <w:rPr>
                <w:rFonts w:ascii="Times New Roman" w:hAnsi="Times New Roman"/>
                <w:b/>
                <w:sz w:val="24"/>
                <w:szCs w:val="24"/>
              </w:rPr>
              <w:lastRenderedPageBreak/>
              <w:t xml:space="preserve">Post-Test </w:t>
            </w:r>
            <w:r w:rsidRPr="000F026B">
              <w:rPr>
                <w:rFonts w:ascii="Times New Roman" w:hAnsi="Times New Roman"/>
                <w:b/>
                <w:sz w:val="24"/>
                <w:szCs w:val="24"/>
              </w:rPr>
              <w:lastRenderedPageBreak/>
              <w:t>Score</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64C301" w14:textId="77777777" w:rsidR="009A4657" w:rsidRPr="000F026B" w:rsidRDefault="001A30E1">
            <w:pPr>
              <w:spacing w:line="360" w:lineRule="auto"/>
              <w:jc w:val="right"/>
              <w:rPr>
                <w:rFonts w:ascii="Times New Roman" w:hAnsi="Times New Roman"/>
                <w:sz w:val="24"/>
                <w:szCs w:val="24"/>
                <w:rPrChange w:id="4513" w:author="usher" w:date="2026-06-05T05:43:00Z">
                  <w:rPr/>
                </w:rPrChange>
              </w:rPr>
            </w:pPr>
            <w:r w:rsidRPr="000F026B">
              <w:rPr>
                <w:rFonts w:ascii="Times New Roman" w:hAnsi="Times New Roman"/>
                <w:b/>
                <w:sz w:val="24"/>
                <w:szCs w:val="24"/>
              </w:rPr>
              <w:lastRenderedPageBreak/>
              <w:t xml:space="preserve">Change in </w:t>
            </w:r>
            <w:r w:rsidRPr="000F026B">
              <w:rPr>
                <w:rFonts w:ascii="Times New Roman" w:hAnsi="Times New Roman"/>
                <w:b/>
                <w:sz w:val="24"/>
                <w:szCs w:val="24"/>
              </w:rPr>
              <w:lastRenderedPageBreak/>
              <w:t>Score</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99C4FF" w14:textId="77777777" w:rsidR="009A4657" w:rsidRPr="000F026B" w:rsidRDefault="001A30E1">
            <w:pPr>
              <w:spacing w:line="360" w:lineRule="auto"/>
              <w:jc w:val="right"/>
              <w:rPr>
                <w:rFonts w:ascii="Times New Roman" w:hAnsi="Times New Roman"/>
                <w:sz w:val="24"/>
                <w:szCs w:val="24"/>
                <w:rPrChange w:id="4514" w:author="usher" w:date="2026-06-05T05:43:00Z">
                  <w:rPr/>
                </w:rPrChange>
              </w:rPr>
            </w:pPr>
            <w:r w:rsidRPr="000F026B">
              <w:rPr>
                <w:rFonts w:ascii="Times New Roman" w:hAnsi="Times New Roman"/>
                <w:b/>
                <w:sz w:val="24"/>
                <w:szCs w:val="24"/>
              </w:rPr>
              <w:lastRenderedPageBreak/>
              <w:t>Confiden</w:t>
            </w:r>
            <w:r w:rsidRPr="000F026B">
              <w:rPr>
                <w:rFonts w:ascii="Times New Roman" w:hAnsi="Times New Roman"/>
                <w:b/>
                <w:sz w:val="24"/>
                <w:szCs w:val="24"/>
              </w:rPr>
              <w:lastRenderedPageBreak/>
              <w:t>ce(pre)</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2736FE" w14:textId="77777777" w:rsidR="009A4657" w:rsidRPr="000F026B" w:rsidRDefault="001A30E1">
            <w:pPr>
              <w:spacing w:line="360" w:lineRule="auto"/>
              <w:jc w:val="right"/>
              <w:rPr>
                <w:rFonts w:ascii="Times New Roman" w:hAnsi="Times New Roman"/>
                <w:sz w:val="24"/>
                <w:szCs w:val="24"/>
                <w:rPrChange w:id="4515" w:author="usher" w:date="2026-06-05T05:43:00Z">
                  <w:rPr/>
                </w:rPrChange>
              </w:rPr>
            </w:pPr>
            <w:r w:rsidRPr="000F026B">
              <w:rPr>
                <w:rFonts w:ascii="Times New Roman" w:hAnsi="Times New Roman"/>
                <w:b/>
                <w:sz w:val="24"/>
                <w:szCs w:val="24"/>
              </w:rPr>
              <w:lastRenderedPageBreak/>
              <w:t>Confidence(post)</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756545" w14:textId="77777777" w:rsidR="009A4657" w:rsidRPr="000F026B" w:rsidRDefault="001A30E1">
            <w:pPr>
              <w:spacing w:line="360" w:lineRule="auto"/>
              <w:jc w:val="right"/>
              <w:rPr>
                <w:rFonts w:ascii="Times New Roman" w:hAnsi="Times New Roman"/>
                <w:sz w:val="24"/>
                <w:szCs w:val="24"/>
                <w:rPrChange w:id="4516" w:author="usher" w:date="2026-06-05T05:43:00Z">
                  <w:rPr/>
                </w:rPrChange>
              </w:rPr>
            </w:pPr>
            <w:r w:rsidRPr="000F026B">
              <w:rPr>
                <w:rFonts w:ascii="Times New Roman" w:hAnsi="Times New Roman"/>
                <w:b/>
                <w:sz w:val="24"/>
                <w:szCs w:val="24"/>
              </w:rPr>
              <w:t>Referral Willingness (Pre)</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BAEE58" w14:textId="77777777" w:rsidR="009A4657" w:rsidRPr="000F026B" w:rsidRDefault="001A30E1">
            <w:pPr>
              <w:spacing w:line="360" w:lineRule="auto"/>
              <w:jc w:val="right"/>
              <w:rPr>
                <w:rFonts w:ascii="Times New Roman" w:hAnsi="Times New Roman"/>
                <w:sz w:val="24"/>
                <w:szCs w:val="24"/>
                <w:rPrChange w:id="4517" w:author="usher" w:date="2026-06-05T05:43:00Z">
                  <w:rPr/>
                </w:rPrChange>
              </w:rPr>
            </w:pPr>
            <w:r w:rsidRPr="000F026B">
              <w:rPr>
                <w:rFonts w:ascii="Times New Roman" w:hAnsi="Times New Roman"/>
                <w:b/>
                <w:sz w:val="24"/>
                <w:szCs w:val="24"/>
              </w:rPr>
              <w:t>Referral Willingness (Post)</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67D8F" w14:textId="77777777" w:rsidR="009A4657" w:rsidRPr="000F026B" w:rsidRDefault="001A30E1">
            <w:pPr>
              <w:spacing w:line="360" w:lineRule="auto"/>
              <w:jc w:val="right"/>
              <w:rPr>
                <w:rFonts w:ascii="Times New Roman" w:hAnsi="Times New Roman"/>
                <w:sz w:val="24"/>
                <w:szCs w:val="24"/>
                <w:rPrChange w:id="4518" w:author="usher" w:date="2026-06-05T05:43:00Z">
                  <w:rPr/>
                </w:rPrChange>
              </w:rPr>
            </w:pPr>
            <w:r w:rsidRPr="000F026B">
              <w:rPr>
                <w:rFonts w:ascii="Times New Roman" w:hAnsi="Times New Roman"/>
                <w:b/>
                <w:sz w:val="24"/>
                <w:szCs w:val="24"/>
              </w:rPr>
              <w:t>Stigma Believe (pre-test)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BBDC1" w14:textId="77777777" w:rsidR="009A4657" w:rsidRPr="000F026B" w:rsidRDefault="001A30E1">
            <w:pPr>
              <w:spacing w:line="360" w:lineRule="auto"/>
              <w:jc w:val="right"/>
              <w:rPr>
                <w:rFonts w:ascii="Times New Roman" w:hAnsi="Times New Roman"/>
                <w:sz w:val="24"/>
                <w:szCs w:val="24"/>
                <w:rPrChange w:id="4519" w:author="usher" w:date="2026-06-05T05:43:00Z">
                  <w:rPr/>
                </w:rPrChange>
              </w:rPr>
            </w:pPr>
            <w:r w:rsidRPr="000F026B">
              <w:rPr>
                <w:rFonts w:ascii="Times New Roman" w:hAnsi="Times New Roman"/>
                <w:b/>
                <w:sz w:val="24"/>
                <w:szCs w:val="24"/>
              </w:rPr>
              <w:t xml:space="preserve">Stigma Believe </w:t>
            </w:r>
            <w:r w:rsidRPr="000F026B">
              <w:rPr>
                <w:rFonts w:ascii="Times New Roman" w:hAnsi="Times New Roman"/>
                <w:b/>
                <w:sz w:val="24"/>
                <w:szCs w:val="24"/>
              </w:rPr>
              <w:lastRenderedPageBreak/>
              <w:t>(post-test)</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4B50AE" w14:textId="77777777" w:rsidR="009A4657" w:rsidRPr="000F026B" w:rsidRDefault="001A30E1">
            <w:pPr>
              <w:spacing w:line="360" w:lineRule="auto"/>
              <w:jc w:val="right"/>
              <w:rPr>
                <w:rFonts w:ascii="Times New Roman" w:hAnsi="Times New Roman"/>
                <w:sz w:val="24"/>
                <w:szCs w:val="24"/>
                <w:rPrChange w:id="4520" w:author="usher" w:date="2026-06-05T05:43:00Z">
                  <w:rPr/>
                </w:rPrChange>
              </w:rPr>
            </w:pPr>
            <w:r w:rsidRPr="000F026B">
              <w:rPr>
                <w:rFonts w:ascii="Times New Roman" w:hAnsi="Times New Roman"/>
                <w:b/>
                <w:sz w:val="24"/>
                <w:szCs w:val="24"/>
              </w:rPr>
              <w:lastRenderedPageBreak/>
              <w:t>Training Satisfaction</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630C90" w14:textId="77777777" w:rsidR="009A4657" w:rsidRPr="000F026B" w:rsidRDefault="001A30E1">
            <w:pPr>
              <w:spacing w:line="360" w:lineRule="auto"/>
              <w:jc w:val="right"/>
              <w:rPr>
                <w:rFonts w:ascii="Times New Roman" w:hAnsi="Times New Roman"/>
                <w:sz w:val="24"/>
                <w:szCs w:val="24"/>
                <w:rPrChange w:id="4521" w:author="usher" w:date="2026-06-05T05:43:00Z">
                  <w:rPr/>
                </w:rPrChange>
              </w:rPr>
            </w:pPr>
            <w:r w:rsidRPr="000F026B">
              <w:rPr>
                <w:rFonts w:ascii="Times New Roman" w:hAnsi="Times New Roman"/>
                <w:b/>
                <w:sz w:val="24"/>
                <w:szCs w:val="24"/>
              </w:rPr>
              <w:t>Suggestions</w:t>
            </w:r>
          </w:p>
        </w:tc>
      </w:tr>
      <w:tr w:rsidR="009A4657" w:rsidRPr="000F026B" w14:paraId="07870ED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0274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3A3A4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DB12E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128F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3C9D8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737D0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61</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8FAE6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23CA1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32</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0BBDA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7864F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C6771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D407B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381D0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BEFF9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13B5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2D9A5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40EE66B9"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1250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063CA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08E6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74F6A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27B66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8D03F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81</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DE6C2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107</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E8084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26</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93870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F16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EE68D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37B6D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6E810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585CB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EA49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10A09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0AA0A9F7"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E7B02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5EC0E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1B693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54</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A009C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48E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Yes</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E9A83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E7219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106</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0189E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16</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15600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10D97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3483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A5BF8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B20A7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76DD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4C997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7EFA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2A5E7EB2"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A51E3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58B6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42FE8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24</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2BA6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905FE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BD0CB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95</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9CDD5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E3E97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8016B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F3D22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D1148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0E59E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9B2C4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FDD52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E7896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8EB91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53F98EC3"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2F2B0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1DC5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BEF60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F1777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819D1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3B14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94</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63CBC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122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8E525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FA79E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243F2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97B4F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07A82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CBA4D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7F5B1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D667C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58491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None</w:t>
            </w:r>
          </w:p>
        </w:tc>
      </w:tr>
      <w:tr w:rsidR="009A4657" w:rsidRPr="000F026B" w14:paraId="19143B13"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E6B5A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3368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DF029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72AA1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F3919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251CE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85</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D2BBF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81918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B8B4B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F8E38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3DD49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10715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D8754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176BB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8B7C4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2BB03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2AB0F55B"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2AFC8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25A7F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9BD6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D39F8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9C2E6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ADD58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81</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E666C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94</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01B0F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13</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EFCBC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A54E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8358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3A4F6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065BE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0042B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C87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BA007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6ACBCC62"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15DF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3F295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20FF0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E4EAB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Others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0D3E4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1B14D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92</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FC51C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108</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DA2F7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16</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5B987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F5A5F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EDA5B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FA356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E0139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5CCA9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D51D4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D13AD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70C91C31"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6CA9F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02A0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1990E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32</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8F4D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36A1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D9803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19B65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97</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75366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B588A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84A1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4ED22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E224A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A4CA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FB395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D2DE2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A2209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3DF53E32"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4B6DB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lastRenderedPageBreak/>
              <w:t>10</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BE329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A7D4F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32</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13F0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FCA83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CE45A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84</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32BA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BE759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B3010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3BEA4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96584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C4F95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9DD01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444A7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E9576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9D4C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None</w:t>
            </w:r>
          </w:p>
        </w:tc>
      </w:tr>
      <w:tr w:rsidR="009A4657" w:rsidRPr="000F026B" w14:paraId="67505A7F"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5FE4D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DA324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C73CB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29</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70DC1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HND</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B7831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2D006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68</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75D47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81</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650A5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13</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4B548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F752A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29C75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D0970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3E427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88395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0D0A0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46DB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1C721A7F"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ACA31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12</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FA555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9DC1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6CB87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ECA45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69568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86</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2A3AD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101</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20E96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15</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A617C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EC5DC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D6859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D0CE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919E8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B01D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03B2A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E8DCF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79CA9739"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6F2C0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13</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F9546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8967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20336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610C2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1AFE5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88</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9B495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98</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592EE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69126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F40C5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ABA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2566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88A66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6464C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7A27D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563F6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33B0820F"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1852E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14</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304E3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36658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25</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E1F77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E02B2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E498F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84</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CC0F3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71B8A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C4E30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46B55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A7F2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0CD47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3F6C8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34A4E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A734F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A7DC0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2BD5B6DF"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A55E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15</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EAB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340E2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35</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0FA32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F2860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0C8E3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B98FE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78</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D17CC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D00E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07E4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D3DD6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E1992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BD33D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7A0A8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F1E36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AEFAB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None</w:t>
            </w:r>
          </w:p>
        </w:tc>
      </w:tr>
      <w:tr w:rsidR="009A4657" w:rsidRPr="000F026B" w14:paraId="5C96ACDC" w14:textId="77777777">
        <w:trPr>
          <w:trHeight w:val="52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541C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16</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4A6FE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B3B24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CA50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NOT SPECIFIED</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7CB6F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34F1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68</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7DCB6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96</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F1AC3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6802C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3EAB5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FDA6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ABA62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11C0C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1D0B9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53CCA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DFAA5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None</w:t>
            </w:r>
          </w:p>
        </w:tc>
      </w:tr>
      <w:tr w:rsidR="009A4657" w:rsidRPr="000F026B" w14:paraId="2C608300"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726B4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17</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8A909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D88AE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18</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55884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Non-Degree</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5AB74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361FC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72</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6CAD0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89</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648F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17</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B479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1717F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FE64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6058D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3CC10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C6786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068E5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8F87F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None</w:t>
            </w:r>
          </w:p>
        </w:tc>
      </w:tr>
      <w:tr w:rsidR="009A4657" w:rsidRPr="000F026B" w14:paraId="11F2EA09"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8E502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18</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A6722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76885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25</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59CF6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76225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105CD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C679E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3F459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13</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5CD1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BB6F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05FBB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957B5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AA4BE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2E510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E671C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A78DA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322E6224"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0919F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lastRenderedPageBreak/>
              <w:t>19</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36B3A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972F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28</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03BBB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4662F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5013C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24</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1440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EAA68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66</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03E69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2A67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AA15F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19E8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F4421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98C52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CF22C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7546E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None</w:t>
            </w:r>
          </w:p>
        </w:tc>
      </w:tr>
      <w:tr w:rsidR="009A4657" w:rsidRPr="000F026B" w14:paraId="20F54929"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77BE7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20</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D2CEB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5058F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55</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72789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Secondary</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9FA4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54189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52</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4030A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980BD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21</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A999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B2D39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6C990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388D5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92577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32073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4C599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15088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660D538D"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04783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21</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83E8E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8A145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3A6F0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C2F08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917A3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91</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09E1C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2659D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50835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A6C7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B06B0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07865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B8E56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45BD0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71346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F4D14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4E20741B"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B425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22</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3D79B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74625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45</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EC6D4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2A25C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F8E27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94</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15DE6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97</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010A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FF935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C4B76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C4D1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E7774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7B08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9C7E7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AD71E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F690D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15F828C5"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13196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23</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C19BD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38B4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49</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81E66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NCE</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71A4B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C8AE0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77</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C979E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104</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560BE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27</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1267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14569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49D53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855EF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992E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9CCAF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3CDE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A01FF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786F166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0CAB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24</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AD63F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E1997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38</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C9E2D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Secondary</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10465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66871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58516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3785B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1127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357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E2577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43817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ACCC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1FF0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5C126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3B21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110BE4CD"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BB803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25</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321E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C6767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BBB3E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F0BA3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24DD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85</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4D55F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96</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E8818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BE283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193F0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93340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40A82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80647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9B2A2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E17B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D02AF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0E61C4C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5350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26</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DF71D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1EC5A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9095B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OND</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CD753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1674B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88004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80347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6945F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AE104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B3AE8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3ACA4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6FEFB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4B65F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92A6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F9BA0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7CCE6A5B"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C6EF4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27</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D5EFE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12F7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47</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67753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NCE</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08E92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E4F75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F0FE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6221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13</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9B6BB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7FD31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D33A5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71A23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6857C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FBE0D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EE058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57E3E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10FBFAFF"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D31EA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lastRenderedPageBreak/>
              <w:t>28</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4C587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EABEF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66</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D25F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Secondary</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95F72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367FA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CB51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88</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F337D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B16A4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6EA5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99604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0E644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298FF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85F6E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5D46B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6EDC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4854044D" w14:textId="77777777">
        <w:trPr>
          <w:trHeight w:val="52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D8C52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29</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11468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CB56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36</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5878D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2118C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BFDB5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4D6A2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97</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EEF93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DBAE0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AF8CA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B4655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9FD58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CF74A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BC32D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F757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D415C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Not properly planned</w:t>
            </w:r>
          </w:p>
        </w:tc>
      </w:tr>
      <w:tr w:rsidR="009A4657" w:rsidRPr="000F026B" w14:paraId="6C32A6E3"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35E0B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30</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FB28D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5AC82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37</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BE3AC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E24C6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9A9A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67</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236DF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91</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3D735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24</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7DD02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A841F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F75EA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F5D4F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F74A4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E9D4D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96514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B82A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1FA44F4D"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39551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8137B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3D09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29</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A5C13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F13F3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12A44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72</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35115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E6C60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4857A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57A2B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09584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8BD4C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6E1AB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02AC1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90427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51FEA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0B3D058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82FAA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32</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D62BD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5D7F7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EF212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D81F8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3F2F2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78</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0B73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97</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81C73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C3999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E6FF5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DE27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9BB9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17C90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87AAB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AD2FE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12BF2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05FC53B0"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09E04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33</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ED4A7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4EDF8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37</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E1C9F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0D914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AF9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80703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67</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5DAC5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A8A46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B8ACE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CD384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F52EB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0E3FC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B0B31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D278D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732FC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0A4F132C"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23467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34</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53915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FC448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54</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DCA05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FF17A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3AF51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D8B57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25</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B685B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24</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34EED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BB5F6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4806B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35ECC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C9496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2270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0D26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4612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36A7AE6B"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9F2CE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35</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8AF4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3AD9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838F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HND</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DE999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7670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53</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99A8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AA962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4EE68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EDAD4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1CF1B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7164B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2015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6A7BC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1BC0A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BAE9C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2FD232F3"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DB160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36</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E8547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FC6DB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099FD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466C0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AA14D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53</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EF4C7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550D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E48E2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2EB46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CCAB4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D32F3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C8016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EB19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40DC9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5C666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7C9EECC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F9558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37</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5370F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27C4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070FA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F1562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83357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78</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A6F68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94</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4BE91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16</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39E79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76ED6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DE52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CBF60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A98E7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CAEF4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4A494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EA753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649CF762"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EEAAE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lastRenderedPageBreak/>
              <w:t>38</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EDEF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5BB5F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60AC9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PGD</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C9A08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20310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06FA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88</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FD3F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33B9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61EB4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8BDE3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D861C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2D11C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0FAF0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BA47B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5DAC0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15A045B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CB53F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39</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6079F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33560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7893A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C5353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97B77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63</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65BEC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76</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547F6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13</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A88B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FF7BA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380CD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52478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8F371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419C3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13A80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22D70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74EE1B4E"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9F685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72391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058B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36</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C31E3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6B8F6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6957A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65</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55925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84</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DAFAA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19</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FA31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B0F7A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18DDD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4433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93B6A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D3E41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E206B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289BC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1ACF9D90"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9A67A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41</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86AC0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39F2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27</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7E787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E0FF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B850C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57</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0102D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78</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D6022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21</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DD0D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E26C5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62954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05989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BAA90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F232E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98845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9DA1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3141E4C9"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DC598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42</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477E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5982A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43</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F7474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PGD</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75F7D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B28BF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75</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AF47E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93</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677C2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18</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13E12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B26DD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2C998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0BF59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D9786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ECB30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9CE27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A7ED2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24071A19"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F2B0E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43</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79B5D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41886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42</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1A404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2045A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DB09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84</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0BD01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3BEB2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26</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B8683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820EE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83358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A91B9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94356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D1066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EEBB4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92D52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20592F4B"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80F30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44</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F7DAA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8C690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62</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A6E18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26CEA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3025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0D680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74</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5C6C4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15</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3695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DCFE4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2E0A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42174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82DA4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FBA79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8F34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7966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4F6D61F8"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780F7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45</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F6ED9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04FEF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31</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B6060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Secondary</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12DCA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A84B9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688D8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0B9F8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F322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D64A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BB02A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62A6E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A9AFA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C47B4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BB067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F33CB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2B5C1C6F"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543BF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46</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E2B0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5AEB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50</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DD8AE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25F47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20567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89</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A1056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114</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58AD2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25</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F7E40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F383C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12918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66B38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020BB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879AB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6F31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E86AF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More training</w:t>
            </w:r>
          </w:p>
        </w:tc>
      </w:tr>
      <w:tr w:rsidR="009A4657" w:rsidRPr="000F026B" w14:paraId="0AD411B2"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BA9A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lastRenderedPageBreak/>
              <w:t>47</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68A25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Female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28DDA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29</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CC987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0252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1EB61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76</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3C774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96</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B9E92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20</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31E2F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DC21E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C5E8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94085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109F2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B6D28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B6FE0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3B1CF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5F443355"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B78FD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48</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15EB1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E8D63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39</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6E649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Bachelors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164E5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C977F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0C1653"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80</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C12E9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40</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2538C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00605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7DDED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DA150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6669B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F3659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8CCA9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44C4F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r w:rsidR="009A4657" w:rsidRPr="000F026B" w14:paraId="54490810"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72364B"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49</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99C31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DE667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42</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0E52C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Masters</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8A6AD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30BB8D"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80</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97F22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112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31AB85"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32</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8DCFA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6323D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10</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61B19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E79FB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E6F47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3E446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9</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36AA8"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AF61D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Time not enough</w:t>
            </w:r>
          </w:p>
        </w:tc>
      </w:tr>
      <w:tr w:rsidR="009A4657" w:rsidRPr="000F026B" w14:paraId="3328E801" w14:textId="77777777">
        <w:trPr>
          <w:trHeight w:val="315"/>
        </w:trPr>
        <w:tc>
          <w:tcPr>
            <w:tcW w:w="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C725EE"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50</w:t>
            </w:r>
          </w:p>
        </w:tc>
        <w:tc>
          <w:tcPr>
            <w:tcW w:w="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06E65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Male</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BE768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67</w:t>
            </w:r>
          </w:p>
        </w:tc>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D54532"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Secondary</w:t>
            </w:r>
          </w:p>
        </w:tc>
        <w:tc>
          <w:tcPr>
            <w:tcW w:w="6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CC85A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No</w:t>
            </w:r>
          </w:p>
        </w:tc>
        <w:tc>
          <w:tcPr>
            <w:tcW w:w="5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2F2BB6"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68</w:t>
            </w:r>
          </w:p>
        </w:tc>
        <w:tc>
          <w:tcPr>
            <w:tcW w:w="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AC9DC4"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72</w:t>
            </w:r>
          </w:p>
        </w:tc>
        <w:tc>
          <w:tcPr>
            <w:tcW w:w="4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2D27F7"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4</w:t>
            </w:r>
          </w:p>
        </w:tc>
        <w:tc>
          <w:tcPr>
            <w:tcW w:w="4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632D0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3</w:t>
            </w:r>
          </w:p>
        </w:tc>
        <w:tc>
          <w:tcPr>
            <w:tcW w:w="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C47BE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7</w:t>
            </w:r>
          </w:p>
        </w:tc>
        <w:tc>
          <w:tcPr>
            <w:tcW w:w="1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D14201"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DDDCFC"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1</w:t>
            </w:r>
          </w:p>
        </w:tc>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36100"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0</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5D1259"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6</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958F8A"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5</w:t>
            </w:r>
          </w:p>
        </w:tc>
        <w:tc>
          <w:tcPr>
            <w:tcW w:w="1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B0653F" w14:textId="77777777" w:rsidR="009A4657" w:rsidRPr="000F026B" w:rsidRDefault="001A30E1">
            <w:pPr>
              <w:spacing w:line="360" w:lineRule="auto"/>
              <w:jc w:val="right"/>
              <w:rPr>
                <w:rFonts w:ascii="Times New Roman" w:hAnsi="Times New Roman"/>
                <w:sz w:val="24"/>
                <w:szCs w:val="24"/>
              </w:rPr>
            </w:pPr>
            <w:r w:rsidRPr="000F026B">
              <w:rPr>
                <w:rFonts w:ascii="Times New Roman" w:hAnsi="Times New Roman"/>
                <w:sz w:val="24"/>
                <w:szCs w:val="24"/>
              </w:rPr>
              <w:t>NILL</w:t>
            </w:r>
          </w:p>
        </w:tc>
      </w:tr>
    </w:tbl>
    <w:p w14:paraId="43592A4E" w14:textId="77777777" w:rsidR="009A4657" w:rsidRPr="000F026B" w:rsidRDefault="009A4657">
      <w:pPr>
        <w:spacing w:line="360" w:lineRule="auto"/>
        <w:jc w:val="both"/>
        <w:rPr>
          <w:rFonts w:ascii="Times New Roman" w:eastAsia="Times New Roman" w:hAnsi="Times New Roman"/>
          <w:sz w:val="24"/>
          <w:szCs w:val="24"/>
        </w:rPr>
      </w:pPr>
    </w:p>
    <w:p w14:paraId="4EB8D82A" w14:textId="77777777" w:rsidR="009A4657" w:rsidRPr="000F026B" w:rsidRDefault="009A4657">
      <w:pPr>
        <w:spacing w:line="360" w:lineRule="auto"/>
        <w:jc w:val="center"/>
        <w:rPr>
          <w:rFonts w:ascii="Times New Roman" w:eastAsia="Times New Roman" w:hAnsi="Times New Roman"/>
          <w:b/>
          <w:sz w:val="24"/>
          <w:szCs w:val="24"/>
        </w:rPr>
      </w:pPr>
    </w:p>
    <w:p w14:paraId="24499754" w14:textId="77777777" w:rsidR="009A4657" w:rsidRPr="000F026B" w:rsidRDefault="001A30E1">
      <w:pPr>
        <w:spacing w:line="360" w:lineRule="auto"/>
        <w:jc w:val="center"/>
        <w:rPr>
          <w:rFonts w:ascii="Times New Roman" w:eastAsia="Times New Roman" w:hAnsi="Times New Roman"/>
          <w:b/>
          <w:sz w:val="24"/>
          <w:szCs w:val="24"/>
        </w:rPr>
      </w:pPr>
      <w:r w:rsidRPr="000F026B">
        <w:rPr>
          <w:rFonts w:ascii="Times New Roman" w:eastAsia="Times New Roman" w:hAnsi="Times New Roman"/>
          <w:b/>
          <w:sz w:val="24"/>
          <w:szCs w:val="24"/>
        </w:rPr>
        <w:t>SUMMARY STATISTICS</w:t>
      </w:r>
    </w:p>
    <w:p w14:paraId="363F43B6" w14:textId="77777777" w:rsidR="009A4657" w:rsidRPr="000F026B" w:rsidRDefault="009A4657">
      <w:pPr>
        <w:spacing w:line="360" w:lineRule="auto"/>
        <w:jc w:val="center"/>
        <w:rPr>
          <w:rFonts w:ascii="Times New Roman" w:eastAsia="Times New Roman" w:hAnsi="Times New Roman"/>
          <w:b/>
          <w:sz w:val="24"/>
          <w:szCs w:val="24"/>
        </w:rPr>
      </w:pPr>
    </w:p>
    <w:p w14:paraId="341580EC" w14:textId="77777777" w:rsidR="009A4657" w:rsidRPr="000F026B" w:rsidRDefault="009A4657">
      <w:pPr>
        <w:spacing w:line="360" w:lineRule="auto"/>
        <w:jc w:val="both"/>
        <w:rPr>
          <w:rFonts w:ascii="Times New Roman" w:eastAsia="Times New Roman" w:hAnsi="Times New Roman"/>
          <w:sz w:val="24"/>
          <w:szCs w:val="24"/>
        </w:rPr>
      </w:pPr>
    </w:p>
    <w:tbl>
      <w:tblPr>
        <w:tblW w:w="12960" w:type="dxa"/>
        <w:tblLayout w:type="fixed"/>
        <w:tblCellMar>
          <w:left w:w="10" w:type="dxa"/>
          <w:right w:w="10" w:type="dxa"/>
        </w:tblCellMar>
        <w:tblLook w:val="0000" w:firstRow="0" w:lastRow="0" w:firstColumn="0" w:lastColumn="0" w:noHBand="0" w:noVBand="0"/>
      </w:tblPr>
      <w:tblGrid>
        <w:gridCol w:w="723"/>
        <w:gridCol w:w="723"/>
        <w:gridCol w:w="434"/>
        <w:gridCol w:w="281"/>
        <w:gridCol w:w="722"/>
        <w:gridCol w:w="1048"/>
        <w:gridCol w:w="722"/>
        <w:gridCol w:w="722"/>
        <w:gridCol w:w="722"/>
        <w:gridCol w:w="722"/>
        <w:gridCol w:w="722"/>
        <w:gridCol w:w="729"/>
        <w:gridCol w:w="889"/>
        <w:gridCol w:w="1106"/>
        <w:gridCol w:w="1019"/>
        <w:gridCol w:w="954"/>
        <w:gridCol w:w="722"/>
      </w:tblGrid>
      <w:tr w:rsidR="009A4657" w:rsidRPr="000F026B" w14:paraId="5D3C2145" w14:textId="77777777">
        <w:trPr>
          <w:trHeight w:val="330"/>
        </w:trPr>
        <w:tc>
          <w:tcPr>
            <w:tcW w:w="723" w:type="dxa"/>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bottom"/>
          </w:tcPr>
          <w:p w14:paraId="37FFB57A" w14:textId="77777777" w:rsidR="009A4657" w:rsidRPr="000F026B" w:rsidRDefault="001A30E1">
            <w:pPr>
              <w:widowControl w:val="0"/>
              <w:rPr>
                <w:rFonts w:ascii="Times New Roman" w:eastAsia="Roboto" w:hAnsi="Times New Roman"/>
                <w:color w:val="1F1F1F"/>
                <w:sz w:val="24"/>
                <w:szCs w:val="24"/>
              </w:rPr>
            </w:pPr>
            <w:r w:rsidRPr="000F026B">
              <w:rPr>
                <w:rFonts w:ascii="Times New Roman" w:eastAsia="Roboto" w:hAnsi="Times New Roman"/>
                <w:color w:val="1F1F1F"/>
                <w:sz w:val="24"/>
                <w:szCs w:val="24"/>
              </w:rPr>
              <w:t>Summary Statistics:</w:t>
            </w:r>
          </w:p>
        </w:tc>
        <w:tc>
          <w:tcPr>
            <w:tcW w:w="72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E1D7B1" w14:textId="77777777" w:rsidR="009A4657" w:rsidRPr="000F026B" w:rsidRDefault="009A4657">
            <w:pPr>
              <w:widowControl w:val="0"/>
              <w:rPr>
                <w:rFonts w:ascii="Times New Roman" w:hAnsi="Times New Roman"/>
                <w:sz w:val="24"/>
                <w:szCs w:val="24"/>
              </w:rPr>
            </w:pPr>
          </w:p>
        </w:tc>
        <w:tc>
          <w:tcPr>
            <w:tcW w:w="4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1CA15A"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66E3CC"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3DC462"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A38AB7"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0D6146"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59AF9D"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31D88"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80E238"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7342D4" w14:textId="77777777" w:rsidR="009A4657" w:rsidRPr="000F026B" w:rsidRDefault="009A4657">
            <w:pPr>
              <w:widowControl w:val="0"/>
              <w:rPr>
                <w:rFonts w:ascii="Times New Roman" w:hAnsi="Times New Roman"/>
                <w:sz w:val="24"/>
                <w:szCs w:val="24"/>
              </w:rPr>
            </w:pPr>
          </w:p>
        </w:tc>
        <w:tc>
          <w:tcPr>
            <w:tcW w:w="72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D7999B" w14:textId="77777777" w:rsidR="009A4657" w:rsidRPr="000F026B" w:rsidRDefault="009A4657">
            <w:pPr>
              <w:widowControl w:val="0"/>
              <w:rPr>
                <w:rFonts w:ascii="Times New Roman" w:hAnsi="Times New Roman"/>
                <w:sz w:val="24"/>
                <w:szCs w:val="24"/>
              </w:rPr>
            </w:pPr>
          </w:p>
        </w:tc>
        <w:tc>
          <w:tcPr>
            <w:tcW w:w="8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2C99EF" w14:textId="77777777" w:rsidR="009A4657" w:rsidRPr="000F026B" w:rsidRDefault="009A4657">
            <w:pPr>
              <w:widowControl w:val="0"/>
              <w:rPr>
                <w:rFonts w:ascii="Times New Roman" w:hAnsi="Times New Roman"/>
                <w:sz w:val="24"/>
                <w:szCs w:val="24"/>
              </w:rPr>
            </w:pPr>
          </w:p>
        </w:tc>
        <w:tc>
          <w:tcPr>
            <w:tcW w:w="11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1A62BA" w14:textId="77777777" w:rsidR="009A4657" w:rsidRPr="000F026B" w:rsidRDefault="009A4657">
            <w:pPr>
              <w:widowControl w:val="0"/>
              <w:rPr>
                <w:rFonts w:ascii="Times New Roman" w:hAnsi="Times New Roman"/>
                <w:sz w:val="24"/>
                <w:szCs w:val="24"/>
              </w:rPr>
            </w:pPr>
          </w:p>
        </w:tc>
        <w:tc>
          <w:tcPr>
            <w:tcW w:w="10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4A71FC" w14:textId="77777777" w:rsidR="009A4657" w:rsidRPr="000F026B" w:rsidRDefault="009A4657">
            <w:pPr>
              <w:widowControl w:val="0"/>
              <w:rPr>
                <w:rFonts w:ascii="Times New Roman" w:hAnsi="Times New Roman"/>
                <w:sz w:val="24"/>
                <w:szCs w:val="24"/>
              </w:rPr>
            </w:pPr>
          </w:p>
        </w:tc>
        <w:tc>
          <w:tcPr>
            <w:tcW w:w="9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038021"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573293" w14:textId="77777777" w:rsidR="009A4657" w:rsidRPr="000F026B" w:rsidRDefault="009A4657">
            <w:pPr>
              <w:widowControl w:val="0"/>
              <w:rPr>
                <w:rFonts w:ascii="Times New Roman" w:hAnsi="Times New Roman"/>
                <w:sz w:val="24"/>
                <w:szCs w:val="24"/>
              </w:rPr>
            </w:pPr>
          </w:p>
        </w:tc>
      </w:tr>
      <w:tr w:rsidR="009A4657" w:rsidRPr="000F026B" w14:paraId="54D20C7B" w14:textId="77777777">
        <w:trPr>
          <w:trHeight w:val="84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6D5352C" w14:textId="77777777" w:rsidR="009A4657" w:rsidRPr="000F026B" w:rsidRDefault="009A4657">
            <w:pPr>
              <w:widowControl w:val="0"/>
              <w:rPr>
                <w:rFonts w:ascii="Times New Roman" w:hAnsi="Times New Roman"/>
                <w:sz w:val="24"/>
                <w:szCs w:val="24"/>
              </w:rPr>
            </w:pP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C65C269" w14:textId="77777777" w:rsidR="009A4657" w:rsidRPr="000F026B" w:rsidRDefault="001A30E1">
            <w:pPr>
              <w:widowControl w:val="0"/>
              <w:jc w:val="right"/>
              <w:rPr>
                <w:rFonts w:ascii="Times New Roman" w:hAnsi="Times New Roman"/>
                <w:sz w:val="24"/>
                <w:szCs w:val="24"/>
                <w:rPrChange w:id="4522" w:author="usher" w:date="2026-06-05T05:43:00Z">
                  <w:rPr/>
                </w:rPrChange>
              </w:rPr>
            </w:pPr>
            <w:r w:rsidRPr="000F026B">
              <w:rPr>
                <w:rFonts w:ascii="Times New Roman" w:eastAsia="Roboto" w:hAnsi="Times New Roman"/>
                <w:b/>
                <w:color w:val="1F1F1F"/>
                <w:sz w:val="24"/>
                <w:szCs w:val="24"/>
              </w:rPr>
              <w:t>Respondent ID</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6DFFF6E" w14:textId="77777777" w:rsidR="009A4657" w:rsidRPr="000F026B" w:rsidRDefault="001A30E1">
            <w:pPr>
              <w:widowControl w:val="0"/>
              <w:jc w:val="right"/>
              <w:rPr>
                <w:rFonts w:ascii="Times New Roman" w:hAnsi="Times New Roman"/>
                <w:sz w:val="24"/>
                <w:szCs w:val="24"/>
                <w:rPrChange w:id="4523" w:author="usher" w:date="2026-06-05T05:43:00Z">
                  <w:rPr/>
                </w:rPrChange>
              </w:rPr>
            </w:pPr>
            <w:r w:rsidRPr="000F026B">
              <w:rPr>
                <w:rFonts w:ascii="Times New Roman" w:eastAsia="Roboto" w:hAnsi="Times New Roman"/>
                <w:b/>
                <w:color w:val="1F1F1F"/>
                <w:sz w:val="24"/>
                <w:szCs w:val="24"/>
              </w:rPr>
              <w:t>Gender</w:t>
            </w: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A56C4CC" w14:textId="77777777" w:rsidR="009A4657" w:rsidRPr="000F026B" w:rsidRDefault="001A30E1">
            <w:pPr>
              <w:widowControl w:val="0"/>
              <w:jc w:val="right"/>
              <w:rPr>
                <w:rFonts w:ascii="Times New Roman" w:hAnsi="Times New Roman"/>
                <w:sz w:val="24"/>
                <w:szCs w:val="24"/>
                <w:rPrChange w:id="4524" w:author="usher" w:date="2026-06-05T05:43:00Z">
                  <w:rPr/>
                </w:rPrChange>
              </w:rPr>
            </w:pPr>
            <w:r w:rsidRPr="000F026B">
              <w:rPr>
                <w:rFonts w:ascii="Times New Roman" w:eastAsia="Roboto" w:hAnsi="Times New Roman"/>
                <w:b/>
                <w:color w:val="1F1F1F"/>
                <w:sz w:val="24"/>
                <w:szCs w:val="24"/>
              </w:rPr>
              <w:t>Age</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DC8BBE5" w14:textId="77777777" w:rsidR="009A4657" w:rsidRPr="000F026B" w:rsidRDefault="001A30E1">
            <w:pPr>
              <w:widowControl w:val="0"/>
              <w:jc w:val="right"/>
              <w:rPr>
                <w:rFonts w:ascii="Times New Roman" w:hAnsi="Times New Roman"/>
                <w:sz w:val="24"/>
                <w:szCs w:val="24"/>
                <w:rPrChange w:id="4525" w:author="usher" w:date="2026-06-05T05:43:00Z">
                  <w:rPr/>
                </w:rPrChange>
              </w:rPr>
            </w:pPr>
            <w:r w:rsidRPr="000F026B">
              <w:rPr>
                <w:rFonts w:ascii="Times New Roman" w:eastAsia="Roboto" w:hAnsi="Times New Roman"/>
                <w:b/>
                <w:color w:val="1F1F1F"/>
                <w:sz w:val="24"/>
                <w:szCs w:val="24"/>
              </w:rPr>
              <w:t>Education Level</w:t>
            </w: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8DD2EB6" w14:textId="77777777" w:rsidR="009A4657" w:rsidRPr="000F026B" w:rsidRDefault="001A30E1">
            <w:pPr>
              <w:widowControl w:val="0"/>
              <w:jc w:val="right"/>
              <w:rPr>
                <w:rFonts w:ascii="Times New Roman" w:hAnsi="Times New Roman"/>
                <w:sz w:val="24"/>
                <w:szCs w:val="24"/>
                <w:rPrChange w:id="4526" w:author="usher" w:date="2026-06-05T05:43:00Z">
                  <w:rPr/>
                </w:rPrChange>
              </w:rPr>
            </w:pPr>
            <w:r w:rsidRPr="000F026B">
              <w:rPr>
                <w:rFonts w:ascii="Times New Roman" w:eastAsia="Roboto" w:hAnsi="Times New Roman"/>
                <w:b/>
                <w:color w:val="1F1F1F"/>
                <w:sz w:val="24"/>
                <w:szCs w:val="24"/>
              </w:rPr>
              <w:t>Prior MH Training (Yes/No)</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855D2E2" w14:textId="77777777" w:rsidR="009A4657" w:rsidRPr="000F026B" w:rsidRDefault="001A30E1">
            <w:pPr>
              <w:widowControl w:val="0"/>
              <w:jc w:val="right"/>
              <w:rPr>
                <w:rFonts w:ascii="Times New Roman" w:hAnsi="Times New Roman"/>
                <w:sz w:val="24"/>
                <w:szCs w:val="24"/>
                <w:rPrChange w:id="4527" w:author="usher" w:date="2026-06-05T05:43:00Z">
                  <w:rPr/>
                </w:rPrChange>
              </w:rPr>
            </w:pPr>
            <w:r w:rsidRPr="000F026B">
              <w:rPr>
                <w:rFonts w:ascii="Times New Roman" w:eastAsia="Roboto" w:hAnsi="Times New Roman"/>
                <w:b/>
                <w:color w:val="1F1F1F"/>
                <w:sz w:val="24"/>
                <w:szCs w:val="24"/>
              </w:rPr>
              <w:t>Pre-Test Score</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F880EFB" w14:textId="77777777" w:rsidR="009A4657" w:rsidRPr="000F026B" w:rsidRDefault="001A30E1">
            <w:pPr>
              <w:widowControl w:val="0"/>
              <w:jc w:val="right"/>
              <w:rPr>
                <w:rFonts w:ascii="Times New Roman" w:hAnsi="Times New Roman"/>
                <w:sz w:val="24"/>
                <w:szCs w:val="24"/>
                <w:rPrChange w:id="4528" w:author="usher" w:date="2026-06-05T05:43:00Z">
                  <w:rPr/>
                </w:rPrChange>
              </w:rPr>
            </w:pPr>
            <w:r w:rsidRPr="000F026B">
              <w:rPr>
                <w:rFonts w:ascii="Times New Roman" w:eastAsia="Roboto" w:hAnsi="Times New Roman"/>
                <w:b/>
                <w:color w:val="1F1F1F"/>
                <w:sz w:val="24"/>
                <w:szCs w:val="24"/>
              </w:rPr>
              <w:t>Post-Test Score</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1B375B8" w14:textId="77777777" w:rsidR="009A4657" w:rsidRPr="000F026B" w:rsidRDefault="001A30E1">
            <w:pPr>
              <w:widowControl w:val="0"/>
              <w:jc w:val="right"/>
              <w:rPr>
                <w:rFonts w:ascii="Times New Roman" w:hAnsi="Times New Roman"/>
                <w:sz w:val="24"/>
                <w:szCs w:val="24"/>
                <w:rPrChange w:id="4529" w:author="usher" w:date="2026-06-05T05:43:00Z">
                  <w:rPr/>
                </w:rPrChange>
              </w:rPr>
            </w:pPr>
            <w:r w:rsidRPr="000F026B">
              <w:rPr>
                <w:rFonts w:ascii="Times New Roman" w:eastAsia="Roboto" w:hAnsi="Times New Roman"/>
                <w:b/>
                <w:color w:val="1F1F1F"/>
                <w:sz w:val="24"/>
                <w:szCs w:val="24"/>
              </w:rPr>
              <w:t>Change in Score</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CB7F913" w14:textId="77777777" w:rsidR="009A4657" w:rsidRPr="000F026B" w:rsidRDefault="001A30E1">
            <w:pPr>
              <w:widowControl w:val="0"/>
              <w:jc w:val="right"/>
              <w:rPr>
                <w:rFonts w:ascii="Times New Roman" w:hAnsi="Times New Roman"/>
                <w:sz w:val="24"/>
                <w:szCs w:val="24"/>
                <w:rPrChange w:id="4530" w:author="usher" w:date="2026-06-05T05:43:00Z">
                  <w:rPr/>
                </w:rPrChange>
              </w:rPr>
            </w:pPr>
            <w:r w:rsidRPr="000F026B">
              <w:rPr>
                <w:rFonts w:ascii="Times New Roman" w:eastAsia="Roboto" w:hAnsi="Times New Roman"/>
                <w:b/>
                <w:color w:val="1F1F1F"/>
                <w:sz w:val="24"/>
                <w:szCs w:val="24"/>
              </w:rPr>
              <w:t>Confidence(pre)</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8DB1096" w14:textId="77777777" w:rsidR="009A4657" w:rsidRPr="000F026B" w:rsidRDefault="001A30E1">
            <w:pPr>
              <w:widowControl w:val="0"/>
              <w:jc w:val="right"/>
              <w:rPr>
                <w:rFonts w:ascii="Times New Roman" w:hAnsi="Times New Roman"/>
                <w:sz w:val="24"/>
                <w:szCs w:val="24"/>
                <w:rPrChange w:id="4531" w:author="usher" w:date="2026-06-05T05:43:00Z">
                  <w:rPr/>
                </w:rPrChange>
              </w:rPr>
            </w:pPr>
            <w:r w:rsidRPr="000F026B">
              <w:rPr>
                <w:rFonts w:ascii="Times New Roman" w:eastAsia="Roboto" w:hAnsi="Times New Roman"/>
                <w:b/>
                <w:color w:val="1F1F1F"/>
                <w:sz w:val="24"/>
                <w:szCs w:val="24"/>
              </w:rPr>
              <w:t>Confidence(post)</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7183DA8" w14:textId="77777777" w:rsidR="009A4657" w:rsidRPr="000F026B" w:rsidRDefault="001A30E1">
            <w:pPr>
              <w:widowControl w:val="0"/>
              <w:jc w:val="right"/>
              <w:rPr>
                <w:rFonts w:ascii="Times New Roman" w:hAnsi="Times New Roman"/>
                <w:sz w:val="24"/>
                <w:szCs w:val="24"/>
                <w:rPrChange w:id="4532" w:author="usher" w:date="2026-06-05T05:43:00Z">
                  <w:rPr/>
                </w:rPrChange>
              </w:rPr>
            </w:pPr>
            <w:r w:rsidRPr="000F026B">
              <w:rPr>
                <w:rFonts w:ascii="Times New Roman" w:eastAsia="Roboto" w:hAnsi="Times New Roman"/>
                <w:b/>
                <w:color w:val="1F1F1F"/>
                <w:sz w:val="24"/>
                <w:szCs w:val="24"/>
              </w:rPr>
              <w:t>Referral Willingness (Pre)</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80236D7" w14:textId="77777777" w:rsidR="009A4657" w:rsidRPr="000F026B" w:rsidRDefault="001A30E1">
            <w:pPr>
              <w:widowControl w:val="0"/>
              <w:jc w:val="right"/>
              <w:rPr>
                <w:rFonts w:ascii="Times New Roman" w:hAnsi="Times New Roman"/>
                <w:sz w:val="24"/>
                <w:szCs w:val="24"/>
                <w:rPrChange w:id="4533" w:author="usher" w:date="2026-06-05T05:43:00Z">
                  <w:rPr/>
                </w:rPrChange>
              </w:rPr>
            </w:pPr>
            <w:r w:rsidRPr="000F026B">
              <w:rPr>
                <w:rFonts w:ascii="Times New Roman" w:eastAsia="Roboto" w:hAnsi="Times New Roman"/>
                <w:b/>
                <w:color w:val="1F1F1F"/>
                <w:sz w:val="24"/>
                <w:szCs w:val="24"/>
              </w:rPr>
              <w:t>Referral Willingness (Post)</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7FEA3A7" w14:textId="77777777" w:rsidR="009A4657" w:rsidRPr="000F026B" w:rsidRDefault="001A30E1">
            <w:pPr>
              <w:widowControl w:val="0"/>
              <w:jc w:val="right"/>
              <w:rPr>
                <w:rFonts w:ascii="Times New Roman" w:hAnsi="Times New Roman"/>
                <w:sz w:val="24"/>
                <w:szCs w:val="24"/>
                <w:rPrChange w:id="4534" w:author="usher" w:date="2026-06-05T05:43:00Z">
                  <w:rPr/>
                </w:rPrChange>
              </w:rPr>
            </w:pPr>
            <w:r w:rsidRPr="000F026B">
              <w:rPr>
                <w:rFonts w:ascii="Times New Roman" w:eastAsia="Roboto" w:hAnsi="Times New Roman"/>
                <w:b/>
                <w:color w:val="1F1F1F"/>
                <w:sz w:val="24"/>
                <w:szCs w:val="24"/>
              </w:rPr>
              <w:t>Stigma Believe (pre-test)</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ED93DCB" w14:textId="77777777" w:rsidR="009A4657" w:rsidRPr="000F026B" w:rsidRDefault="001A30E1">
            <w:pPr>
              <w:widowControl w:val="0"/>
              <w:jc w:val="right"/>
              <w:rPr>
                <w:rFonts w:ascii="Times New Roman" w:hAnsi="Times New Roman"/>
                <w:sz w:val="24"/>
                <w:szCs w:val="24"/>
                <w:rPrChange w:id="4535" w:author="usher" w:date="2026-06-05T05:43:00Z">
                  <w:rPr/>
                </w:rPrChange>
              </w:rPr>
            </w:pPr>
            <w:r w:rsidRPr="000F026B">
              <w:rPr>
                <w:rFonts w:ascii="Times New Roman" w:eastAsia="Roboto" w:hAnsi="Times New Roman"/>
                <w:b/>
                <w:color w:val="1F1F1F"/>
                <w:sz w:val="24"/>
                <w:szCs w:val="24"/>
              </w:rPr>
              <w:t>Stigma Believe (post-test)</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F2485F6" w14:textId="77777777" w:rsidR="009A4657" w:rsidRPr="000F026B" w:rsidRDefault="001A30E1">
            <w:pPr>
              <w:widowControl w:val="0"/>
              <w:jc w:val="right"/>
              <w:rPr>
                <w:rFonts w:ascii="Times New Roman" w:hAnsi="Times New Roman"/>
                <w:sz w:val="24"/>
                <w:szCs w:val="24"/>
                <w:rPrChange w:id="4536" w:author="usher" w:date="2026-06-05T05:43:00Z">
                  <w:rPr/>
                </w:rPrChange>
              </w:rPr>
            </w:pPr>
            <w:r w:rsidRPr="000F026B">
              <w:rPr>
                <w:rFonts w:ascii="Times New Roman" w:eastAsia="Roboto" w:hAnsi="Times New Roman"/>
                <w:b/>
                <w:color w:val="1F1F1F"/>
                <w:sz w:val="24"/>
                <w:szCs w:val="24"/>
              </w:rPr>
              <w:t>Training Satisfaction</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73419E3" w14:textId="77777777" w:rsidR="009A4657" w:rsidRPr="000F026B" w:rsidRDefault="001A30E1">
            <w:pPr>
              <w:widowControl w:val="0"/>
              <w:jc w:val="right"/>
              <w:rPr>
                <w:rFonts w:ascii="Times New Roman" w:hAnsi="Times New Roman"/>
                <w:sz w:val="24"/>
                <w:szCs w:val="24"/>
                <w:rPrChange w:id="4537" w:author="usher" w:date="2026-06-05T05:43:00Z">
                  <w:rPr/>
                </w:rPrChange>
              </w:rPr>
            </w:pPr>
            <w:r w:rsidRPr="000F026B">
              <w:rPr>
                <w:rFonts w:ascii="Times New Roman" w:eastAsia="Roboto" w:hAnsi="Times New Roman"/>
                <w:b/>
                <w:color w:val="1F1F1F"/>
                <w:sz w:val="24"/>
                <w:szCs w:val="24"/>
              </w:rPr>
              <w:t>Suggestions</w:t>
            </w:r>
          </w:p>
        </w:tc>
      </w:tr>
      <w:tr w:rsidR="009A4657" w:rsidRPr="000F026B" w14:paraId="7E812221"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359D8F" w14:textId="77777777" w:rsidR="009A4657" w:rsidRPr="000F026B" w:rsidRDefault="001A30E1">
            <w:pPr>
              <w:widowControl w:val="0"/>
              <w:jc w:val="center"/>
              <w:rPr>
                <w:rFonts w:ascii="Times New Roman" w:hAnsi="Times New Roman"/>
                <w:sz w:val="24"/>
                <w:szCs w:val="24"/>
                <w:rPrChange w:id="4538" w:author="usher" w:date="2026-06-05T05:43:00Z">
                  <w:rPr/>
                </w:rPrChange>
              </w:rPr>
            </w:pPr>
            <w:proofErr w:type="spellStart"/>
            <w:r w:rsidRPr="000F026B">
              <w:rPr>
                <w:rFonts w:ascii="Times New Roman" w:eastAsia="Roboto" w:hAnsi="Times New Roman"/>
                <w:b/>
                <w:color w:val="1F1F1F"/>
                <w:sz w:val="24"/>
                <w:szCs w:val="24"/>
              </w:rPr>
              <w:t>Respd</w:t>
            </w:r>
            <w:proofErr w:type="spellEnd"/>
            <w:r w:rsidRPr="000F026B">
              <w:rPr>
                <w:rFonts w:ascii="Times New Roman" w:eastAsia="Roboto" w:hAnsi="Times New Roman"/>
                <w:b/>
                <w:color w:val="1F1F1F"/>
                <w:sz w:val="24"/>
                <w:szCs w:val="24"/>
              </w:rPr>
              <w:t xml:space="preserve"> count</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8EA2661" w14:textId="77777777" w:rsidR="009A4657" w:rsidRPr="000F026B" w:rsidRDefault="001A30E1">
            <w:pPr>
              <w:widowControl w:val="0"/>
              <w:jc w:val="right"/>
              <w:rPr>
                <w:rFonts w:ascii="Times New Roman" w:hAnsi="Times New Roman"/>
                <w:sz w:val="24"/>
                <w:szCs w:val="24"/>
                <w:rPrChange w:id="4539" w:author="usher" w:date="2026-06-05T05:43:00Z">
                  <w:rPr/>
                </w:rPrChange>
              </w:rPr>
            </w:pPr>
            <w:r w:rsidRPr="000F026B">
              <w:rPr>
                <w:rFonts w:ascii="Times New Roman" w:eastAsia="Roboto" w:hAnsi="Times New Roman"/>
                <w:color w:val="1F1F1F"/>
                <w:sz w:val="24"/>
                <w:szCs w:val="24"/>
              </w:rPr>
              <w:t>50</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9CF3042" w14:textId="77777777" w:rsidR="009A4657" w:rsidRPr="000F026B" w:rsidRDefault="001A30E1">
            <w:pPr>
              <w:widowControl w:val="0"/>
              <w:jc w:val="right"/>
              <w:rPr>
                <w:rFonts w:ascii="Times New Roman" w:hAnsi="Times New Roman"/>
                <w:sz w:val="24"/>
                <w:szCs w:val="24"/>
                <w:rPrChange w:id="4540" w:author="usher" w:date="2026-06-05T05:43:00Z">
                  <w:rPr/>
                </w:rPrChange>
              </w:rPr>
            </w:pPr>
            <w:r w:rsidRPr="000F026B">
              <w:rPr>
                <w:rFonts w:ascii="Times New Roman" w:eastAsia="Roboto" w:hAnsi="Times New Roman"/>
                <w:color w:val="1F1F1F"/>
                <w:sz w:val="24"/>
                <w:szCs w:val="24"/>
              </w:rPr>
              <w:t>50</w:t>
            </w: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C7AFF5C" w14:textId="77777777" w:rsidR="009A4657" w:rsidRPr="000F026B" w:rsidRDefault="001A30E1">
            <w:pPr>
              <w:widowControl w:val="0"/>
              <w:jc w:val="right"/>
              <w:rPr>
                <w:rFonts w:ascii="Times New Roman" w:hAnsi="Times New Roman"/>
                <w:sz w:val="24"/>
                <w:szCs w:val="24"/>
                <w:rPrChange w:id="4541"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5A34CC8" w14:textId="77777777" w:rsidR="009A4657" w:rsidRPr="000F026B" w:rsidRDefault="001A30E1">
            <w:pPr>
              <w:widowControl w:val="0"/>
              <w:jc w:val="right"/>
              <w:rPr>
                <w:rFonts w:ascii="Times New Roman" w:hAnsi="Times New Roman"/>
                <w:sz w:val="24"/>
                <w:szCs w:val="24"/>
                <w:rPrChange w:id="4542" w:author="usher" w:date="2026-06-05T05:43:00Z">
                  <w:rPr/>
                </w:rPrChange>
              </w:rPr>
            </w:pPr>
            <w:r w:rsidRPr="000F026B">
              <w:rPr>
                <w:rFonts w:ascii="Times New Roman" w:eastAsia="Roboto" w:hAnsi="Times New Roman"/>
                <w:color w:val="1F1F1F"/>
                <w:sz w:val="24"/>
                <w:szCs w:val="24"/>
              </w:rPr>
              <w:t>50</w:t>
            </w: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4C55EEA" w14:textId="77777777" w:rsidR="009A4657" w:rsidRPr="000F026B" w:rsidRDefault="001A30E1">
            <w:pPr>
              <w:widowControl w:val="0"/>
              <w:jc w:val="right"/>
              <w:rPr>
                <w:rFonts w:ascii="Times New Roman" w:hAnsi="Times New Roman"/>
                <w:sz w:val="24"/>
                <w:szCs w:val="24"/>
                <w:rPrChange w:id="4543"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2D6EAB5" w14:textId="77777777" w:rsidR="009A4657" w:rsidRPr="000F026B" w:rsidRDefault="001A30E1">
            <w:pPr>
              <w:widowControl w:val="0"/>
              <w:jc w:val="right"/>
              <w:rPr>
                <w:rFonts w:ascii="Times New Roman" w:hAnsi="Times New Roman"/>
                <w:sz w:val="24"/>
                <w:szCs w:val="24"/>
                <w:rPrChange w:id="4544"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9F70855" w14:textId="77777777" w:rsidR="009A4657" w:rsidRPr="000F026B" w:rsidRDefault="001A30E1">
            <w:pPr>
              <w:widowControl w:val="0"/>
              <w:jc w:val="right"/>
              <w:rPr>
                <w:rFonts w:ascii="Times New Roman" w:hAnsi="Times New Roman"/>
                <w:sz w:val="24"/>
                <w:szCs w:val="24"/>
                <w:rPrChange w:id="4545"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50771E8" w14:textId="77777777" w:rsidR="009A4657" w:rsidRPr="000F026B" w:rsidRDefault="001A30E1">
            <w:pPr>
              <w:widowControl w:val="0"/>
              <w:jc w:val="right"/>
              <w:rPr>
                <w:rFonts w:ascii="Times New Roman" w:hAnsi="Times New Roman"/>
                <w:sz w:val="24"/>
                <w:szCs w:val="24"/>
                <w:rPrChange w:id="4546"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9A9A0A2" w14:textId="77777777" w:rsidR="009A4657" w:rsidRPr="000F026B" w:rsidRDefault="001A30E1">
            <w:pPr>
              <w:widowControl w:val="0"/>
              <w:jc w:val="right"/>
              <w:rPr>
                <w:rFonts w:ascii="Times New Roman" w:hAnsi="Times New Roman"/>
                <w:sz w:val="24"/>
                <w:szCs w:val="24"/>
                <w:rPrChange w:id="4547"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B842809" w14:textId="77777777" w:rsidR="009A4657" w:rsidRPr="000F026B" w:rsidRDefault="001A30E1">
            <w:pPr>
              <w:widowControl w:val="0"/>
              <w:jc w:val="right"/>
              <w:rPr>
                <w:rFonts w:ascii="Times New Roman" w:hAnsi="Times New Roman"/>
                <w:sz w:val="24"/>
                <w:szCs w:val="24"/>
                <w:rPrChange w:id="4548" w:author="usher" w:date="2026-06-05T05:43:00Z">
                  <w:rPr/>
                </w:rPrChange>
              </w:rPr>
            </w:pPr>
            <w:r w:rsidRPr="000F026B">
              <w:rPr>
                <w:rFonts w:ascii="Times New Roman" w:eastAsia="Roboto" w:hAnsi="Times New Roman"/>
                <w:color w:val="1F1F1F"/>
                <w:sz w:val="24"/>
                <w:szCs w:val="24"/>
              </w:rPr>
              <w:t>50</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800E285" w14:textId="77777777" w:rsidR="009A4657" w:rsidRPr="000F026B" w:rsidRDefault="001A30E1">
            <w:pPr>
              <w:widowControl w:val="0"/>
              <w:jc w:val="right"/>
              <w:rPr>
                <w:rFonts w:ascii="Times New Roman" w:hAnsi="Times New Roman"/>
                <w:sz w:val="24"/>
                <w:szCs w:val="24"/>
                <w:rPrChange w:id="4549" w:author="usher" w:date="2026-06-05T05:43:00Z">
                  <w:rPr/>
                </w:rPrChange>
              </w:rPr>
            </w:pPr>
            <w:r w:rsidRPr="000F026B">
              <w:rPr>
                <w:rFonts w:ascii="Times New Roman" w:eastAsia="Roboto" w:hAnsi="Times New Roman"/>
                <w:color w:val="1F1F1F"/>
                <w:sz w:val="24"/>
                <w:szCs w:val="24"/>
              </w:rPr>
              <w:t>50</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4FEEEE4" w14:textId="77777777" w:rsidR="009A4657" w:rsidRPr="000F026B" w:rsidRDefault="001A30E1">
            <w:pPr>
              <w:widowControl w:val="0"/>
              <w:jc w:val="right"/>
              <w:rPr>
                <w:rFonts w:ascii="Times New Roman" w:hAnsi="Times New Roman"/>
                <w:sz w:val="24"/>
                <w:szCs w:val="24"/>
                <w:rPrChange w:id="4550" w:author="usher" w:date="2026-06-05T05:43:00Z">
                  <w:rPr/>
                </w:rPrChange>
              </w:rPr>
            </w:pPr>
            <w:r w:rsidRPr="000F026B">
              <w:rPr>
                <w:rFonts w:ascii="Times New Roman" w:eastAsia="Roboto" w:hAnsi="Times New Roman"/>
                <w:color w:val="1F1F1F"/>
                <w:sz w:val="24"/>
                <w:szCs w:val="24"/>
              </w:rPr>
              <w:t>50</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31F9438" w14:textId="77777777" w:rsidR="009A4657" w:rsidRPr="000F026B" w:rsidRDefault="001A30E1">
            <w:pPr>
              <w:widowControl w:val="0"/>
              <w:jc w:val="right"/>
              <w:rPr>
                <w:rFonts w:ascii="Times New Roman" w:hAnsi="Times New Roman"/>
                <w:sz w:val="24"/>
                <w:szCs w:val="24"/>
                <w:rPrChange w:id="4551" w:author="usher" w:date="2026-06-05T05:43:00Z">
                  <w:rPr/>
                </w:rPrChange>
              </w:rPr>
            </w:pPr>
            <w:r w:rsidRPr="000F026B">
              <w:rPr>
                <w:rFonts w:ascii="Times New Roman" w:eastAsia="Roboto" w:hAnsi="Times New Roman"/>
                <w:color w:val="1F1F1F"/>
                <w:sz w:val="24"/>
                <w:szCs w:val="24"/>
              </w:rPr>
              <w:t>50</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D85F7B2" w14:textId="77777777" w:rsidR="009A4657" w:rsidRPr="000F026B" w:rsidRDefault="001A30E1">
            <w:pPr>
              <w:widowControl w:val="0"/>
              <w:jc w:val="right"/>
              <w:rPr>
                <w:rFonts w:ascii="Times New Roman" w:hAnsi="Times New Roman"/>
                <w:sz w:val="24"/>
                <w:szCs w:val="24"/>
                <w:rPrChange w:id="4552" w:author="usher" w:date="2026-06-05T05:43:00Z">
                  <w:rPr/>
                </w:rPrChange>
              </w:rPr>
            </w:pPr>
            <w:r w:rsidRPr="000F026B">
              <w:rPr>
                <w:rFonts w:ascii="Times New Roman" w:eastAsia="Roboto" w:hAnsi="Times New Roman"/>
                <w:color w:val="1F1F1F"/>
                <w:sz w:val="24"/>
                <w:szCs w:val="24"/>
              </w:rPr>
              <w:t>50</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77C28D9" w14:textId="77777777" w:rsidR="009A4657" w:rsidRPr="000F026B" w:rsidRDefault="001A30E1">
            <w:pPr>
              <w:widowControl w:val="0"/>
              <w:jc w:val="right"/>
              <w:rPr>
                <w:rFonts w:ascii="Times New Roman" w:hAnsi="Times New Roman"/>
                <w:sz w:val="24"/>
                <w:szCs w:val="24"/>
                <w:rPrChange w:id="4553" w:author="usher" w:date="2026-06-05T05:43:00Z">
                  <w:rPr/>
                </w:rPrChange>
              </w:rPr>
            </w:pPr>
            <w:r w:rsidRPr="000F026B">
              <w:rPr>
                <w:rFonts w:ascii="Times New Roman" w:eastAsia="Roboto" w:hAnsi="Times New Roman"/>
                <w:color w:val="1F1F1F"/>
                <w:sz w:val="24"/>
                <w:szCs w:val="24"/>
              </w:rPr>
              <w:t>50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1380E16" w14:textId="77777777" w:rsidR="009A4657" w:rsidRPr="000F026B" w:rsidRDefault="001A30E1">
            <w:pPr>
              <w:widowControl w:val="0"/>
              <w:jc w:val="right"/>
              <w:rPr>
                <w:rFonts w:ascii="Times New Roman" w:hAnsi="Times New Roman"/>
                <w:sz w:val="24"/>
                <w:szCs w:val="24"/>
                <w:rPrChange w:id="4554" w:author="usher" w:date="2026-06-05T05:43:00Z">
                  <w:rPr/>
                </w:rPrChange>
              </w:rPr>
            </w:pPr>
            <w:r w:rsidRPr="000F026B">
              <w:rPr>
                <w:rFonts w:ascii="Times New Roman" w:eastAsia="Roboto" w:hAnsi="Times New Roman"/>
                <w:color w:val="1F1F1F"/>
                <w:sz w:val="24"/>
                <w:szCs w:val="24"/>
              </w:rPr>
              <w:t>44</w:t>
            </w:r>
          </w:p>
        </w:tc>
      </w:tr>
      <w:tr w:rsidR="009A4657" w:rsidRPr="000F026B" w14:paraId="0DFD5846"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B073869" w14:textId="77777777" w:rsidR="009A4657" w:rsidRPr="000F026B" w:rsidRDefault="001A30E1">
            <w:pPr>
              <w:widowControl w:val="0"/>
              <w:jc w:val="center"/>
              <w:rPr>
                <w:rFonts w:ascii="Times New Roman" w:hAnsi="Times New Roman"/>
                <w:sz w:val="24"/>
                <w:szCs w:val="24"/>
                <w:rPrChange w:id="4555" w:author="usher" w:date="2026-06-05T05:43:00Z">
                  <w:rPr/>
                </w:rPrChange>
              </w:rPr>
            </w:pPr>
            <w:r w:rsidRPr="000F026B">
              <w:rPr>
                <w:rFonts w:ascii="Times New Roman" w:eastAsia="Roboto" w:hAnsi="Times New Roman"/>
                <w:b/>
                <w:color w:val="1F1F1F"/>
                <w:sz w:val="24"/>
                <w:szCs w:val="24"/>
              </w:rPr>
              <w:t>unique</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F0BE7B1" w14:textId="77777777" w:rsidR="009A4657" w:rsidRPr="000F026B" w:rsidRDefault="009A4657">
            <w:pPr>
              <w:widowControl w:val="0"/>
              <w:rPr>
                <w:rFonts w:ascii="Times New Roman" w:hAnsi="Times New Roman"/>
                <w:sz w:val="24"/>
                <w:szCs w:val="24"/>
              </w:rPr>
            </w:pP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6C43915" w14:textId="77777777" w:rsidR="009A4657" w:rsidRPr="000F026B" w:rsidRDefault="001A30E1">
            <w:pPr>
              <w:widowControl w:val="0"/>
              <w:jc w:val="right"/>
              <w:rPr>
                <w:rFonts w:ascii="Times New Roman" w:hAnsi="Times New Roman"/>
                <w:sz w:val="24"/>
                <w:szCs w:val="24"/>
                <w:rPrChange w:id="4556" w:author="usher" w:date="2026-06-05T05:43:00Z">
                  <w:rPr/>
                </w:rPrChange>
              </w:rPr>
            </w:pPr>
            <w:r w:rsidRPr="000F026B">
              <w:rPr>
                <w:rFonts w:ascii="Times New Roman" w:eastAsia="Roboto" w:hAnsi="Times New Roman"/>
                <w:color w:val="1F1F1F"/>
                <w:sz w:val="24"/>
                <w:szCs w:val="24"/>
              </w:rPr>
              <w:t>2</w:t>
            </w: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0CEB4EB"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4FF707E" w14:textId="77777777" w:rsidR="009A4657" w:rsidRPr="000F026B" w:rsidRDefault="001A30E1">
            <w:pPr>
              <w:widowControl w:val="0"/>
              <w:jc w:val="right"/>
              <w:rPr>
                <w:rFonts w:ascii="Times New Roman" w:hAnsi="Times New Roman"/>
                <w:sz w:val="24"/>
                <w:szCs w:val="24"/>
                <w:rPrChange w:id="4557" w:author="usher" w:date="2026-06-05T05:43:00Z">
                  <w:rPr/>
                </w:rPrChange>
              </w:rPr>
            </w:pPr>
            <w:r w:rsidRPr="000F026B">
              <w:rPr>
                <w:rFonts w:ascii="Times New Roman" w:eastAsia="Roboto" w:hAnsi="Times New Roman"/>
                <w:color w:val="1F1F1F"/>
                <w:sz w:val="24"/>
                <w:szCs w:val="24"/>
              </w:rPr>
              <w:t>10</w:t>
            </w: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68B526F" w14:textId="77777777" w:rsidR="009A4657" w:rsidRPr="000F026B" w:rsidRDefault="001A30E1">
            <w:pPr>
              <w:widowControl w:val="0"/>
              <w:jc w:val="right"/>
              <w:rPr>
                <w:rFonts w:ascii="Times New Roman" w:hAnsi="Times New Roman"/>
                <w:sz w:val="24"/>
                <w:szCs w:val="24"/>
                <w:rPrChange w:id="4558" w:author="usher" w:date="2026-06-05T05:43:00Z">
                  <w:rPr/>
                </w:rPrChange>
              </w:rPr>
            </w:pPr>
            <w:r w:rsidRPr="000F026B">
              <w:rPr>
                <w:rFonts w:ascii="Times New Roman" w:eastAsia="Roboto" w:hAnsi="Times New Roman"/>
                <w:color w:val="1F1F1F"/>
                <w:sz w:val="24"/>
                <w:szCs w:val="24"/>
              </w:rPr>
              <w:t>2</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9E66329"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676F907"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D3C7947"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4057CD3"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19270F0" w14:textId="77777777" w:rsidR="009A4657" w:rsidRPr="000F026B" w:rsidRDefault="009A4657">
            <w:pPr>
              <w:widowControl w:val="0"/>
              <w:rPr>
                <w:rFonts w:ascii="Times New Roman" w:hAnsi="Times New Roman"/>
                <w:sz w:val="24"/>
                <w:szCs w:val="24"/>
              </w:rPr>
            </w:pP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A036932" w14:textId="77777777" w:rsidR="009A4657" w:rsidRPr="000F026B" w:rsidRDefault="009A4657">
            <w:pPr>
              <w:widowControl w:val="0"/>
              <w:rPr>
                <w:rFonts w:ascii="Times New Roman" w:hAnsi="Times New Roman"/>
                <w:sz w:val="24"/>
                <w:szCs w:val="24"/>
              </w:rPr>
            </w:pP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FE7A458" w14:textId="77777777" w:rsidR="009A4657" w:rsidRPr="000F026B" w:rsidRDefault="009A4657">
            <w:pPr>
              <w:widowControl w:val="0"/>
              <w:rPr>
                <w:rFonts w:ascii="Times New Roman" w:hAnsi="Times New Roman"/>
                <w:sz w:val="24"/>
                <w:szCs w:val="24"/>
              </w:rPr>
            </w:pP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498889B" w14:textId="77777777" w:rsidR="009A4657" w:rsidRPr="000F026B" w:rsidRDefault="009A4657">
            <w:pPr>
              <w:widowControl w:val="0"/>
              <w:rPr>
                <w:rFonts w:ascii="Times New Roman" w:hAnsi="Times New Roman"/>
                <w:sz w:val="24"/>
                <w:szCs w:val="24"/>
              </w:rPr>
            </w:pP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ABD6479" w14:textId="77777777" w:rsidR="009A4657" w:rsidRPr="000F026B" w:rsidRDefault="009A4657">
            <w:pPr>
              <w:widowControl w:val="0"/>
              <w:rPr>
                <w:rFonts w:ascii="Times New Roman" w:hAnsi="Times New Roman"/>
                <w:sz w:val="24"/>
                <w:szCs w:val="24"/>
              </w:rPr>
            </w:pP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EC43859"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8B25F43" w14:textId="77777777" w:rsidR="009A4657" w:rsidRPr="000F026B" w:rsidRDefault="001A30E1">
            <w:pPr>
              <w:widowControl w:val="0"/>
              <w:jc w:val="right"/>
              <w:rPr>
                <w:rFonts w:ascii="Times New Roman" w:hAnsi="Times New Roman"/>
                <w:sz w:val="24"/>
                <w:szCs w:val="24"/>
                <w:rPrChange w:id="4559" w:author="usher" w:date="2026-06-05T05:43:00Z">
                  <w:rPr/>
                </w:rPrChange>
              </w:rPr>
            </w:pPr>
            <w:r w:rsidRPr="000F026B">
              <w:rPr>
                <w:rFonts w:ascii="Times New Roman" w:eastAsia="Roboto" w:hAnsi="Times New Roman"/>
                <w:color w:val="1F1F1F"/>
                <w:sz w:val="24"/>
                <w:szCs w:val="24"/>
              </w:rPr>
              <w:t>4</w:t>
            </w:r>
          </w:p>
        </w:tc>
      </w:tr>
      <w:tr w:rsidR="009A4657" w:rsidRPr="000F026B" w14:paraId="1785AC96"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B301B1E" w14:textId="77777777" w:rsidR="009A4657" w:rsidRPr="000F026B" w:rsidRDefault="001A30E1">
            <w:pPr>
              <w:widowControl w:val="0"/>
              <w:jc w:val="center"/>
              <w:rPr>
                <w:rFonts w:ascii="Times New Roman" w:hAnsi="Times New Roman"/>
                <w:sz w:val="24"/>
                <w:szCs w:val="24"/>
                <w:rPrChange w:id="4560" w:author="usher" w:date="2026-06-05T05:43:00Z">
                  <w:rPr/>
                </w:rPrChange>
              </w:rPr>
            </w:pPr>
            <w:r w:rsidRPr="000F026B">
              <w:rPr>
                <w:rFonts w:ascii="Times New Roman" w:eastAsia="Roboto" w:hAnsi="Times New Roman"/>
                <w:b/>
                <w:color w:val="1F1F1F"/>
                <w:sz w:val="24"/>
                <w:szCs w:val="24"/>
              </w:rPr>
              <w:t>top</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F8D35C1" w14:textId="77777777" w:rsidR="009A4657" w:rsidRPr="000F026B" w:rsidRDefault="009A4657">
            <w:pPr>
              <w:widowControl w:val="0"/>
              <w:rPr>
                <w:rFonts w:ascii="Times New Roman" w:hAnsi="Times New Roman"/>
                <w:sz w:val="24"/>
                <w:szCs w:val="24"/>
              </w:rPr>
            </w:pP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753D726" w14:textId="77777777" w:rsidR="009A4657" w:rsidRPr="000F026B" w:rsidRDefault="001A30E1">
            <w:pPr>
              <w:widowControl w:val="0"/>
              <w:jc w:val="right"/>
              <w:rPr>
                <w:rFonts w:ascii="Times New Roman" w:hAnsi="Times New Roman"/>
                <w:sz w:val="24"/>
                <w:szCs w:val="24"/>
                <w:rPrChange w:id="4561" w:author="usher" w:date="2026-06-05T05:43:00Z">
                  <w:rPr/>
                </w:rPrChange>
              </w:rPr>
            </w:pPr>
            <w:r w:rsidRPr="000F026B">
              <w:rPr>
                <w:rFonts w:ascii="Times New Roman" w:eastAsia="Roboto" w:hAnsi="Times New Roman"/>
                <w:color w:val="1F1F1F"/>
                <w:sz w:val="24"/>
                <w:szCs w:val="24"/>
              </w:rPr>
              <w:t>Female</w:t>
            </w: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671A2D3"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0804035" w14:textId="77777777" w:rsidR="009A4657" w:rsidRPr="000F026B" w:rsidRDefault="001A30E1">
            <w:pPr>
              <w:widowControl w:val="0"/>
              <w:jc w:val="right"/>
              <w:rPr>
                <w:rFonts w:ascii="Times New Roman" w:hAnsi="Times New Roman"/>
                <w:sz w:val="24"/>
                <w:szCs w:val="24"/>
                <w:rPrChange w:id="4562" w:author="usher" w:date="2026-06-05T05:43:00Z">
                  <w:rPr/>
                </w:rPrChange>
              </w:rPr>
            </w:pPr>
            <w:r w:rsidRPr="000F026B">
              <w:rPr>
                <w:rFonts w:ascii="Times New Roman" w:eastAsia="Roboto" w:hAnsi="Times New Roman"/>
                <w:color w:val="1F1F1F"/>
                <w:sz w:val="24"/>
                <w:szCs w:val="24"/>
              </w:rPr>
              <w:t>Bachelors</w:t>
            </w: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32C1D01" w14:textId="77777777" w:rsidR="009A4657" w:rsidRPr="000F026B" w:rsidRDefault="001A30E1">
            <w:pPr>
              <w:widowControl w:val="0"/>
              <w:jc w:val="right"/>
              <w:rPr>
                <w:rFonts w:ascii="Times New Roman" w:hAnsi="Times New Roman"/>
                <w:sz w:val="24"/>
                <w:szCs w:val="24"/>
                <w:rPrChange w:id="4563" w:author="usher" w:date="2026-06-05T05:43:00Z">
                  <w:rPr/>
                </w:rPrChange>
              </w:rPr>
            </w:pPr>
            <w:r w:rsidRPr="000F026B">
              <w:rPr>
                <w:rFonts w:ascii="Times New Roman" w:eastAsia="Roboto" w:hAnsi="Times New Roman"/>
                <w:color w:val="1F1F1F"/>
                <w:sz w:val="24"/>
                <w:szCs w:val="24"/>
              </w:rPr>
              <w:t>No</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616AA2"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A449655"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447FE51"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8F42F2F"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AC2FC09" w14:textId="77777777" w:rsidR="009A4657" w:rsidRPr="000F026B" w:rsidRDefault="009A4657">
            <w:pPr>
              <w:widowControl w:val="0"/>
              <w:rPr>
                <w:rFonts w:ascii="Times New Roman" w:hAnsi="Times New Roman"/>
                <w:sz w:val="24"/>
                <w:szCs w:val="24"/>
              </w:rPr>
            </w:pP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54BB692" w14:textId="77777777" w:rsidR="009A4657" w:rsidRPr="000F026B" w:rsidRDefault="009A4657">
            <w:pPr>
              <w:widowControl w:val="0"/>
              <w:rPr>
                <w:rFonts w:ascii="Times New Roman" w:hAnsi="Times New Roman"/>
                <w:sz w:val="24"/>
                <w:szCs w:val="24"/>
              </w:rPr>
            </w:pP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4A7B597" w14:textId="77777777" w:rsidR="009A4657" w:rsidRPr="000F026B" w:rsidRDefault="009A4657">
            <w:pPr>
              <w:widowControl w:val="0"/>
              <w:rPr>
                <w:rFonts w:ascii="Times New Roman" w:hAnsi="Times New Roman"/>
                <w:sz w:val="24"/>
                <w:szCs w:val="24"/>
              </w:rPr>
            </w:pP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0EE1E54" w14:textId="77777777" w:rsidR="009A4657" w:rsidRPr="000F026B" w:rsidRDefault="009A4657">
            <w:pPr>
              <w:widowControl w:val="0"/>
              <w:rPr>
                <w:rFonts w:ascii="Times New Roman" w:hAnsi="Times New Roman"/>
                <w:sz w:val="24"/>
                <w:szCs w:val="24"/>
              </w:rPr>
            </w:pP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A0E2008" w14:textId="77777777" w:rsidR="009A4657" w:rsidRPr="000F026B" w:rsidRDefault="009A4657">
            <w:pPr>
              <w:widowControl w:val="0"/>
              <w:rPr>
                <w:rFonts w:ascii="Times New Roman" w:hAnsi="Times New Roman"/>
                <w:sz w:val="24"/>
                <w:szCs w:val="24"/>
              </w:rPr>
            </w:pPr>
          </w:p>
        </w:tc>
        <w:tc>
          <w:tcPr>
            <w:tcW w:w="954"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bottom"/>
          </w:tcPr>
          <w:p w14:paraId="1AEFB07F"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0" w:type="dxa"/>
              <w:bottom w:w="40" w:type="dxa"/>
              <w:right w:w="0" w:type="dxa"/>
            </w:tcMar>
            <w:vAlign w:val="bottom"/>
          </w:tcPr>
          <w:p w14:paraId="7852B20E" w14:textId="77777777" w:rsidR="009A4657" w:rsidRPr="000F026B" w:rsidRDefault="001A30E1">
            <w:pPr>
              <w:widowControl w:val="0"/>
              <w:rPr>
                <w:rFonts w:ascii="Times New Roman" w:eastAsia="Roboto" w:hAnsi="Times New Roman"/>
                <w:color w:val="1F1F1F"/>
                <w:sz w:val="24"/>
                <w:szCs w:val="24"/>
              </w:rPr>
            </w:pPr>
            <w:r w:rsidRPr="000F026B">
              <w:rPr>
                <w:rFonts w:ascii="Times New Roman" w:eastAsia="Roboto" w:hAnsi="Times New Roman"/>
                <w:color w:val="1F1F1F"/>
                <w:sz w:val="24"/>
                <w:szCs w:val="24"/>
              </w:rPr>
              <w:t xml:space="preserve">Time not </w:t>
            </w:r>
            <w:proofErr w:type="spellStart"/>
            <w:r w:rsidRPr="000F026B">
              <w:rPr>
                <w:rFonts w:ascii="Times New Roman" w:eastAsia="Roboto" w:hAnsi="Times New Roman"/>
                <w:color w:val="1F1F1F"/>
                <w:sz w:val="24"/>
                <w:szCs w:val="24"/>
              </w:rPr>
              <w:t>enoug</w:t>
            </w:r>
            <w:proofErr w:type="spellEnd"/>
          </w:p>
        </w:tc>
      </w:tr>
      <w:tr w:rsidR="009A4657" w:rsidRPr="000F026B" w14:paraId="5F974EBA"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E3AC6BD" w14:textId="77777777" w:rsidR="009A4657" w:rsidRPr="000F026B" w:rsidRDefault="001A30E1">
            <w:pPr>
              <w:widowControl w:val="0"/>
              <w:jc w:val="center"/>
              <w:rPr>
                <w:rFonts w:ascii="Times New Roman" w:hAnsi="Times New Roman"/>
                <w:sz w:val="24"/>
                <w:szCs w:val="24"/>
                <w:rPrChange w:id="4564" w:author="usher" w:date="2026-06-05T05:43:00Z">
                  <w:rPr/>
                </w:rPrChange>
              </w:rPr>
            </w:pPr>
            <w:proofErr w:type="spellStart"/>
            <w:r w:rsidRPr="000F026B">
              <w:rPr>
                <w:rFonts w:ascii="Times New Roman" w:eastAsia="Roboto" w:hAnsi="Times New Roman"/>
                <w:b/>
                <w:color w:val="1F1F1F"/>
                <w:sz w:val="24"/>
                <w:szCs w:val="24"/>
              </w:rPr>
              <w:lastRenderedPageBreak/>
              <w:t>freq</w:t>
            </w:r>
            <w:proofErr w:type="spellEnd"/>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FE72F1B" w14:textId="77777777" w:rsidR="009A4657" w:rsidRPr="000F026B" w:rsidRDefault="009A4657">
            <w:pPr>
              <w:widowControl w:val="0"/>
              <w:rPr>
                <w:rFonts w:ascii="Times New Roman" w:hAnsi="Times New Roman"/>
                <w:sz w:val="24"/>
                <w:szCs w:val="24"/>
              </w:rPr>
            </w:pP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306EEC2" w14:textId="77777777" w:rsidR="009A4657" w:rsidRPr="000F026B" w:rsidRDefault="001A30E1">
            <w:pPr>
              <w:widowControl w:val="0"/>
              <w:jc w:val="right"/>
              <w:rPr>
                <w:rFonts w:ascii="Times New Roman" w:hAnsi="Times New Roman"/>
                <w:sz w:val="24"/>
                <w:szCs w:val="24"/>
                <w:rPrChange w:id="4565" w:author="usher" w:date="2026-06-05T05:43:00Z">
                  <w:rPr/>
                </w:rPrChange>
              </w:rPr>
            </w:pPr>
            <w:r w:rsidRPr="000F026B">
              <w:rPr>
                <w:rFonts w:ascii="Times New Roman" w:eastAsia="Roboto" w:hAnsi="Times New Roman"/>
                <w:color w:val="1F1F1F"/>
                <w:sz w:val="24"/>
                <w:szCs w:val="24"/>
              </w:rPr>
              <w:t>39</w:t>
            </w: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C025B0C"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16BBBA5" w14:textId="77777777" w:rsidR="009A4657" w:rsidRPr="000F026B" w:rsidRDefault="001A30E1">
            <w:pPr>
              <w:widowControl w:val="0"/>
              <w:jc w:val="right"/>
              <w:rPr>
                <w:rFonts w:ascii="Times New Roman" w:hAnsi="Times New Roman"/>
                <w:sz w:val="24"/>
                <w:szCs w:val="24"/>
                <w:rPrChange w:id="4566" w:author="usher" w:date="2026-06-05T05:43:00Z">
                  <w:rPr/>
                </w:rPrChange>
              </w:rPr>
            </w:pPr>
            <w:r w:rsidRPr="000F026B">
              <w:rPr>
                <w:rFonts w:ascii="Times New Roman" w:eastAsia="Roboto" w:hAnsi="Times New Roman"/>
                <w:color w:val="1F1F1F"/>
                <w:sz w:val="24"/>
                <w:szCs w:val="24"/>
              </w:rPr>
              <w:t>26</w:t>
            </w: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D0A6C13" w14:textId="77777777" w:rsidR="009A4657" w:rsidRPr="000F026B" w:rsidRDefault="001A30E1">
            <w:pPr>
              <w:widowControl w:val="0"/>
              <w:jc w:val="right"/>
              <w:rPr>
                <w:rFonts w:ascii="Times New Roman" w:hAnsi="Times New Roman"/>
                <w:sz w:val="24"/>
                <w:szCs w:val="24"/>
                <w:rPrChange w:id="4567" w:author="usher" w:date="2026-06-05T05:43:00Z">
                  <w:rPr/>
                </w:rPrChange>
              </w:rPr>
            </w:pPr>
            <w:r w:rsidRPr="000F026B">
              <w:rPr>
                <w:rFonts w:ascii="Times New Roman" w:eastAsia="Roboto" w:hAnsi="Times New Roman"/>
                <w:color w:val="1F1F1F"/>
                <w:sz w:val="24"/>
                <w:szCs w:val="24"/>
              </w:rPr>
              <w:t>49</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3E10B84"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B838F1C"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115FBF0"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36F0D10"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65507CA" w14:textId="77777777" w:rsidR="009A4657" w:rsidRPr="000F026B" w:rsidRDefault="009A4657">
            <w:pPr>
              <w:widowControl w:val="0"/>
              <w:rPr>
                <w:rFonts w:ascii="Times New Roman" w:hAnsi="Times New Roman"/>
                <w:sz w:val="24"/>
                <w:szCs w:val="24"/>
              </w:rPr>
            </w:pP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18964B" w14:textId="77777777" w:rsidR="009A4657" w:rsidRPr="000F026B" w:rsidRDefault="009A4657">
            <w:pPr>
              <w:widowControl w:val="0"/>
              <w:rPr>
                <w:rFonts w:ascii="Times New Roman" w:hAnsi="Times New Roman"/>
                <w:sz w:val="24"/>
                <w:szCs w:val="24"/>
              </w:rPr>
            </w:pP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54A80C7" w14:textId="77777777" w:rsidR="009A4657" w:rsidRPr="000F026B" w:rsidRDefault="009A4657">
            <w:pPr>
              <w:widowControl w:val="0"/>
              <w:rPr>
                <w:rFonts w:ascii="Times New Roman" w:hAnsi="Times New Roman"/>
                <w:sz w:val="24"/>
                <w:szCs w:val="24"/>
              </w:rPr>
            </w:pP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63B41B7" w14:textId="77777777" w:rsidR="009A4657" w:rsidRPr="000F026B" w:rsidRDefault="009A4657">
            <w:pPr>
              <w:widowControl w:val="0"/>
              <w:rPr>
                <w:rFonts w:ascii="Times New Roman" w:hAnsi="Times New Roman"/>
                <w:sz w:val="24"/>
                <w:szCs w:val="24"/>
              </w:rPr>
            </w:pP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A54C0C7" w14:textId="77777777" w:rsidR="009A4657" w:rsidRPr="000F026B" w:rsidRDefault="009A4657">
            <w:pPr>
              <w:widowControl w:val="0"/>
              <w:rPr>
                <w:rFonts w:ascii="Times New Roman" w:hAnsi="Times New Roman"/>
                <w:sz w:val="24"/>
                <w:szCs w:val="24"/>
              </w:rPr>
            </w:pP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0746E15"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DAFE2A8" w14:textId="77777777" w:rsidR="009A4657" w:rsidRPr="000F026B" w:rsidRDefault="001A30E1">
            <w:pPr>
              <w:widowControl w:val="0"/>
              <w:jc w:val="right"/>
              <w:rPr>
                <w:rFonts w:ascii="Times New Roman" w:hAnsi="Times New Roman"/>
                <w:sz w:val="24"/>
                <w:szCs w:val="24"/>
                <w:rPrChange w:id="4568" w:author="usher" w:date="2026-06-05T05:43:00Z">
                  <w:rPr/>
                </w:rPrChange>
              </w:rPr>
            </w:pPr>
            <w:r w:rsidRPr="000F026B">
              <w:rPr>
                <w:rFonts w:ascii="Times New Roman" w:eastAsia="Roboto" w:hAnsi="Times New Roman"/>
                <w:color w:val="1F1F1F"/>
                <w:sz w:val="24"/>
                <w:szCs w:val="24"/>
              </w:rPr>
              <w:t>25</w:t>
            </w:r>
          </w:p>
        </w:tc>
      </w:tr>
      <w:tr w:rsidR="009A4657" w:rsidRPr="000F026B" w14:paraId="71B1C1AD"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AB40D9C" w14:textId="77777777" w:rsidR="009A4657" w:rsidRPr="000F026B" w:rsidRDefault="001A30E1">
            <w:pPr>
              <w:widowControl w:val="0"/>
              <w:jc w:val="center"/>
              <w:rPr>
                <w:rFonts w:ascii="Times New Roman" w:hAnsi="Times New Roman"/>
                <w:sz w:val="24"/>
                <w:szCs w:val="24"/>
                <w:rPrChange w:id="4569" w:author="usher" w:date="2026-06-05T05:43:00Z">
                  <w:rPr/>
                </w:rPrChange>
              </w:rPr>
            </w:pPr>
            <w:r w:rsidRPr="000F026B">
              <w:rPr>
                <w:rFonts w:ascii="Times New Roman" w:eastAsia="Roboto" w:hAnsi="Times New Roman"/>
                <w:b/>
                <w:color w:val="1F1F1F"/>
                <w:sz w:val="24"/>
                <w:szCs w:val="24"/>
              </w:rPr>
              <w:t>mean</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87B03EB" w14:textId="77777777" w:rsidR="009A4657" w:rsidRPr="000F026B" w:rsidRDefault="001A30E1">
            <w:pPr>
              <w:widowControl w:val="0"/>
              <w:jc w:val="right"/>
              <w:rPr>
                <w:rFonts w:ascii="Times New Roman" w:hAnsi="Times New Roman"/>
                <w:sz w:val="24"/>
                <w:szCs w:val="24"/>
                <w:rPrChange w:id="4570" w:author="usher" w:date="2026-06-05T05:43:00Z">
                  <w:rPr/>
                </w:rPrChange>
              </w:rPr>
            </w:pPr>
            <w:r w:rsidRPr="000F026B">
              <w:rPr>
                <w:rFonts w:ascii="Times New Roman" w:eastAsia="Roboto" w:hAnsi="Times New Roman"/>
                <w:color w:val="1F1F1F"/>
                <w:sz w:val="24"/>
                <w:szCs w:val="24"/>
              </w:rPr>
              <w:t>25.5</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2523DF1"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81F0BDC" w14:textId="77777777" w:rsidR="009A4657" w:rsidRPr="000F026B" w:rsidRDefault="001A30E1">
            <w:pPr>
              <w:widowControl w:val="0"/>
              <w:jc w:val="right"/>
              <w:rPr>
                <w:rFonts w:ascii="Times New Roman" w:hAnsi="Times New Roman"/>
                <w:sz w:val="24"/>
                <w:szCs w:val="24"/>
                <w:rPrChange w:id="4571" w:author="usher" w:date="2026-06-05T05:43:00Z">
                  <w:rPr/>
                </w:rPrChange>
              </w:rPr>
            </w:pPr>
            <w:r w:rsidRPr="000F026B">
              <w:rPr>
                <w:rFonts w:ascii="Times New Roman" w:eastAsia="Roboto" w:hAnsi="Times New Roman"/>
                <w:color w:val="1F1F1F"/>
                <w:sz w:val="24"/>
                <w:szCs w:val="24"/>
              </w:rPr>
              <w:t>39.02</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A16D16F"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86D795A"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AD525FE" w14:textId="77777777" w:rsidR="009A4657" w:rsidRPr="000F026B" w:rsidRDefault="001A30E1">
            <w:pPr>
              <w:widowControl w:val="0"/>
              <w:jc w:val="right"/>
              <w:rPr>
                <w:rFonts w:ascii="Times New Roman" w:hAnsi="Times New Roman"/>
                <w:sz w:val="24"/>
                <w:szCs w:val="24"/>
                <w:rPrChange w:id="4572" w:author="usher" w:date="2026-06-05T05:43:00Z">
                  <w:rPr/>
                </w:rPrChange>
              </w:rPr>
            </w:pPr>
            <w:r w:rsidRPr="000F026B">
              <w:rPr>
                <w:rFonts w:ascii="Times New Roman" w:eastAsia="Roboto" w:hAnsi="Times New Roman"/>
                <w:color w:val="1F1F1F"/>
                <w:sz w:val="24"/>
                <w:szCs w:val="24"/>
              </w:rPr>
              <w:t>71.32</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E1F793D" w14:textId="77777777" w:rsidR="009A4657" w:rsidRPr="000F026B" w:rsidRDefault="001A30E1">
            <w:pPr>
              <w:widowControl w:val="0"/>
              <w:jc w:val="right"/>
              <w:rPr>
                <w:rFonts w:ascii="Times New Roman" w:hAnsi="Times New Roman"/>
                <w:sz w:val="24"/>
                <w:szCs w:val="24"/>
                <w:rPrChange w:id="4573" w:author="usher" w:date="2026-06-05T05:43:00Z">
                  <w:rPr/>
                </w:rPrChange>
              </w:rPr>
            </w:pPr>
            <w:r w:rsidRPr="000F026B">
              <w:rPr>
                <w:rFonts w:ascii="Times New Roman" w:eastAsia="Roboto" w:hAnsi="Times New Roman"/>
                <w:color w:val="1F1F1F"/>
                <w:sz w:val="24"/>
                <w:szCs w:val="24"/>
              </w:rPr>
              <w:t>89.16</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87AC54A" w14:textId="77777777" w:rsidR="009A4657" w:rsidRPr="000F026B" w:rsidRDefault="001A30E1">
            <w:pPr>
              <w:widowControl w:val="0"/>
              <w:jc w:val="right"/>
              <w:rPr>
                <w:rFonts w:ascii="Times New Roman" w:hAnsi="Times New Roman"/>
                <w:sz w:val="24"/>
                <w:szCs w:val="24"/>
                <w:rPrChange w:id="4574" w:author="usher" w:date="2026-06-05T05:43:00Z">
                  <w:rPr/>
                </w:rPrChange>
              </w:rPr>
            </w:pPr>
            <w:r w:rsidRPr="000F026B">
              <w:rPr>
                <w:rFonts w:ascii="Times New Roman" w:eastAsia="Roboto" w:hAnsi="Times New Roman"/>
                <w:color w:val="1F1F1F"/>
                <w:sz w:val="24"/>
                <w:szCs w:val="24"/>
              </w:rPr>
              <w:t>17.88</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8EFA78F" w14:textId="77777777" w:rsidR="009A4657" w:rsidRPr="000F026B" w:rsidRDefault="001A30E1">
            <w:pPr>
              <w:widowControl w:val="0"/>
              <w:jc w:val="right"/>
              <w:rPr>
                <w:rFonts w:ascii="Times New Roman" w:hAnsi="Times New Roman"/>
                <w:sz w:val="24"/>
                <w:szCs w:val="24"/>
                <w:rPrChange w:id="4575" w:author="usher" w:date="2026-06-05T05:43:00Z">
                  <w:rPr/>
                </w:rPrChange>
              </w:rPr>
            </w:pPr>
            <w:r w:rsidRPr="000F026B">
              <w:rPr>
                <w:rFonts w:ascii="Times New Roman" w:eastAsia="Roboto" w:hAnsi="Times New Roman"/>
                <w:color w:val="1F1F1F"/>
                <w:sz w:val="24"/>
                <w:szCs w:val="24"/>
              </w:rPr>
              <w:t>5.04</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CFC0692" w14:textId="77777777" w:rsidR="009A4657" w:rsidRPr="000F026B" w:rsidRDefault="001A30E1">
            <w:pPr>
              <w:widowControl w:val="0"/>
              <w:jc w:val="right"/>
              <w:rPr>
                <w:rFonts w:ascii="Times New Roman" w:hAnsi="Times New Roman"/>
                <w:sz w:val="24"/>
                <w:szCs w:val="24"/>
                <w:rPrChange w:id="4576" w:author="usher" w:date="2026-06-05T05:43:00Z">
                  <w:rPr/>
                </w:rPrChange>
              </w:rPr>
            </w:pPr>
            <w:r w:rsidRPr="000F026B">
              <w:rPr>
                <w:rFonts w:ascii="Times New Roman" w:eastAsia="Roboto" w:hAnsi="Times New Roman"/>
                <w:color w:val="1F1F1F"/>
                <w:sz w:val="24"/>
                <w:szCs w:val="24"/>
              </w:rPr>
              <w:t>7.58</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B94DEE9" w14:textId="77777777" w:rsidR="009A4657" w:rsidRPr="000F026B" w:rsidRDefault="001A30E1">
            <w:pPr>
              <w:widowControl w:val="0"/>
              <w:jc w:val="right"/>
              <w:rPr>
                <w:rFonts w:ascii="Times New Roman" w:hAnsi="Times New Roman"/>
                <w:sz w:val="24"/>
                <w:szCs w:val="24"/>
                <w:rPrChange w:id="4577" w:author="usher" w:date="2026-06-05T05:43:00Z">
                  <w:rPr/>
                </w:rPrChange>
              </w:rPr>
            </w:pPr>
            <w:r w:rsidRPr="000F026B">
              <w:rPr>
                <w:rFonts w:ascii="Times New Roman" w:eastAsia="Roboto" w:hAnsi="Times New Roman"/>
                <w:color w:val="1F1F1F"/>
                <w:sz w:val="24"/>
                <w:szCs w:val="24"/>
              </w:rPr>
              <w:t>3.36</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938829B" w14:textId="77777777" w:rsidR="009A4657" w:rsidRPr="000F026B" w:rsidRDefault="001A30E1">
            <w:pPr>
              <w:widowControl w:val="0"/>
              <w:jc w:val="right"/>
              <w:rPr>
                <w:rFonts w:ascii="Times New Roman" w:hAnsi="Times New Roman"/>
                <w:sz w:val="24"/>
                <w:szCs w:val="24"/>
                <w:rPrChange w:id="4578" w:author="usher" w:date="2026-06-05T05:43:00Z">
                  <w:rPr/>
                </w:rPrChange>
              </w:rPr>
            </w:pPr>
            <w:r w:rsidRPr="000F026B">
              <w:rPr>
                <w:rFonts w:ascii="Times New Roman" w:eastAsia="Roboto" w:hAnsi="Times New Roman"/>
                <w:color w:val="1F1F1F"/>
                <w:sz w:val="24"/>
                <w:szCs w:val="24"/>
              </w:rPr>
              <w:t>4</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F77F14" w14:textId="77777777" w:rsidR="009A4657" w:rsidRPr="000F026B" w:rsidRDefault="001A30E1">
            <w:pPr>
              <w:widowControl w:val="0"/>
              <w:jc w:val="right"/>
              <w:rPr>
                <w:rFonts w:ascii="Times New Roman" w:hAnsi="Times New Roman"/>
                <w:sz w:val="24"/>
                <w:szCs w:val="24"/>
                <w:rPrChange w:id="4579" w:author="usher" w:date="2026-06-05T05:43:00Z">
                  <w:rPr/>
                </w:rPrChange>
              </w:rPr>
            </w:pPr>
            <w:r w:rsidRPr="000F026B">
              <w:rPr>
                <w:rFonts w:ascii="Times New Roman" w:eastAsia="Roboto" w:hAnsi="Times New Roman"/>
                <w:color w:val="1F1F1F"/>
                <w:sz w:val="24"/>
                <w:szCs w:val="24"/>
              </w:rPr>
              <w:t>5.66</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CD2E507" w14:textId="77777777" w:rsidR="009A4657" w:rsidRPr="000F026B" w:rsidRDefault="001A30E1">
            <w:pPr>
              <w:widowControl w:val="0"/>
              <w:jc w:val="right"/>
              <w:rPr>
                <w:rFonts w:ascii="Times New Roman" w:hAnsi="Times New Roman"/>
                <w:sz w:val="24"/>
                <w:szCs w:val="24"/>
                <w:rPrChange w:id="4580" w:author="usher" w:date="2026-06-05T05:43:00Z">
                  <w:rPr/>
                </w:rPrChange>
              </w:rPr>
            </w:pPr>
            <w:r w:rsidRPr="000F026B">
              <w:rPr>
                <w:rFonts w:ascii="Times New Roman" w:eastAsia="Roboto" w:hAnsi="Times New Roman"/>
                <w:color w:val="1F1F1F"/>
                <w:sz w:val="24"/>
                <w:szCs w:val="24"/>
              </w:rPr>
              <w:t>7.94</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1A91151" w14:textId="77777777" w:rsidR="009A4657" w:rsidRPr="000F026B" w:rsidRDefault="001A30E1">
            <w:pPr>
              <w:widowControl w:val="0"/>
              <w:jc w:val="right"/>
              <w:rPr>
                <w:rFonts w:ascii="Times New Roman" w:hAnsi="Times New Roman"/>
                <w:sz w:val="24"/>
                <w:szCs w:val="24"/>
                <w:rPrChange w:id="4581" w:author="usher" w:date="2026-06-05T05:43:00Z">
                  <w:rPr/>
                </w:rPrChange>
              </w:rPr>
            </w:pPr>
            <w:r w:rsidRPr="000F026B">
              <w:rPr>
                <w:rFonts w:ascii="Times New Roman" w:eastAsia="Roboto" w:hAnsi="Times New Roman"/>
                <w:color w:val="1F1F1F"/>
                <w:sz w:val="24"/>
                <w:szCs w:val="24"/>
              </w:rPr>
              <w:t>6.9</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0A06C0" w14:textId="77777777" w:rsidR="009A4657" w:rsidRPr="000F026B" w:rsidRDefault="009A4657">
            <w:pPr>
              <w:widowControl w:val="0"/>
              <w:rPr>
                <w:rFonts w:ascii="Times New Roman" w:hAnsi="Times New Roman"/>
                <w:sz w:val="24"/>
                <w:szCs w:val="24"/>
              </w:rPr>
            </w:pPr>
          </w:p>
        </w:tc>
      </w:tr>
      <w:tr w:rsidR="009A4657" w:rsidRPr="000F026B" w14:paraId="7601F01F"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B5FEB8E" w14:textId="77777777" w:rsidR="009A4657" w:rsidRPr="000F026B" w:rsidRDefault="001A30E1">
            <w:pPr>
              <w:widowControl w:val="0"/>
              <w:jc w:val="center"/>
              <w:rPr>
                <w:rFonts w:ascii="Times New Roman" w:hAnsi="Times New Roman"/>
                <w:sz w:val="24"/>
                <w:szCs w:val="24"/>
                <w:rPrChange w:id="4582" w:author="usher" w:date="2026-06-05T05:43:00Z">
                  <w:rPr/>
                </w:rPrChange>
              </w:rPr>
            </w:pPr>
            <w:r w:rsidRPr="000F026B">
              <w:rPr>
                <w:rFonts w:ascii="Times New Roman" w:eastAsia="Roboto" w:hAnsi="Times New Roman"/>
                <w:b/>
                <w:color w:val="1F1F1F"/>
                <w:sz w:val="24"/>
                <w:szCs w:val="24"/>
              </w:rPr>
              <w:t>std</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9DC7B08" w14:textId="77777777" w:rsidR="009A4657" w:rsidRPr="000F026B" w:rsidRDefault="001A30E1">
            <w:pPr>
              <w:widowControl w:val="0"/>
              <w:jc w:val="right"/>
              <w:rPr>
                <w:rFonts w:ascii="Times New Roman" w:hAnsi="Times New Roman"/>
                <w:sz w:val="24"/>
                <w:szCs w:val="24"/>
                <w:rPrChange w:id="4583" w:author="usher" w:date="2026-06-05T05:43:00Z">
                  <w:rPr/>
                </w:rPrChange>
              </w:rPr>
            </w:pPr>
            <w:r w:rsidRPr="000F026B">
              <w:rPr>
                <w:rFonts w:ascii="Times New Roman" w:eastAsia="Roboto" w:hAnsi="Times New Roman"/>
                <w:color w:val="1F1F1F"/>
                <w:sz w:val="24"/>
                <w:szCs w:val="24"/>
              </w:rPr>
              <w:t>14.57738</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A68B094"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D4B1353" w14:textId="77777777" w:rsidR="009A4657" w:rsidRPr="000F026B" w:rsidRDefault="001A30E1">
            <w:pPr>
              <w:widowControl w:val="0"/>
              <w:jc w:val="right"/>
              <w:rPr>
                <w:rFonts w:ascii="Times New Roman" w:hAnsi="Times New Roman"/>
                <w:sz w:val="24"/>
                <w:szCs w:val="24"/>
                <w:rPrChange w:id="4584" w:author="usher" w:date="2026-06-05T05:43:00Z">
                  <w:rPr/>
                </w:rPrChange>
              </w:rPr>
            </w:pPr>
            <w:r w:rsidRPr="000F026B">
              <w:rPr>
                <w:rFonts w:ascii="Times New Roman" w:eastAsia="Roboto" w:hAnsi="Times New Roman"/>
                <w:color w:val="1F1F1F"/>
                <w:sz w:val="24"/>
                <w:szCs w:val="24"/>
              </w:rPr>
              <w:t>11.278461</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4315721"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3E8701F"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72214A6" w14:textId="77777777" w:rsidR="009A4657" w:rsidRPr="000F026B" w:rsidRDefault="001A30E1">
            <w:pPr>
              <w:widowControl w:val="0"/>
              <w:jc w:val="right"/>
              <w:rPr>
                <w:rFonts w:ascii="Times New Roman" w:hAnsi="Times New Roman"/>
                <w:sz w:val="24"/>
                <w:szCs w:val="24"/>
                <w:rPrChange w:id="4585" w:author="usher" w:date="2026-06-05T05:43:00Z">
                  <w:rPr/>
                </w:rPrChange>
              </w:rPr>
            </w:pPr>
            <w:r w:rsidRPr="000F026B">
              <w:rPr>
                <w:rFonts w:ascii="Times New Roman" w:eastAsia="Roboto" w:hAnsi="Times New Roman"/>
                <w:color w:val="1F1F1F"/>
                <w:sz w:val="24"/>
                <w:szCs w:val="24"/>
              </w:rPr>
              <w:t>20.432507</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17F17C4" w14:textId="77777777" w:rsidR="009A4657" w:rsidRPr="000F026B" w:rsidRDefault="001A30E1">
            <w:pPr>
              <w:widowControl w:val="0"/>
              <w:jc w:val="right"/>
              <w:rPr>
                <w:rFonts w:ascii="Times New Roman" w:hAnsi="Times New Roman"/>
                <w:sz w:val="24"/>
                <w:szCs w:val="24"/>
                <w:rPrChange w:id="4586" w:author="usher" w:date="2026-06-05T05:43:00Z">
                  <w:rPr/>
                </w:rPrChange>
              </w:rPr>
            </w:pPr>
            <w:r w:rsidRPr="000F026B">
              <w:rPr>
                <w:rFonts w:ascii="Times New Roman" w:eastAsia="Roboto" w:hAnsi="Times New Roman"/>
                <w:color w:val="1F1F1F"/>
                <w:sz w:val="24"/>
                <w:szCs w:val="24"/>
              </w:rPr>
              <w:t>20.772195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3BFB6F6" w14:textId="77777777" w:rsidR="009A4657" w:rsidRPr="000F026B" w:rsidRDefault="001A30E1">
            <w:pPr>
              <w:widowControl w:val="0"/>
              <w:jc w:val="right"/>
              <w:rPr>
                <w:rFonts w:ascii="Times New Roman" w:hAnsi="Times New Roman"/>
                <w:sz w:val="24"/>
                <w:szCs w:val="24"/>
                <w:rPrChange w:id="4587" w:author="usher" w:date="2026-06-05T05:43:00Z">
                  <w:rPr/>
                </w:rPrChange>
              </w:rPr>
            </w:pPr>
            <w:r w:rsidRPr="000F026B">
              <w:rPr>
                <w:rFonts w:ascii="Times New Roman" w:eastAsia="Roboto" w:hAnsi="Times New Roman"/>
                <w:color w:val="1F1F1F"/>
                <w:sz w:val="24"/>
                <w:szCs w:val="24"/>
              </w:rPr>
              <w:t>11.050238</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CDABF7A" w14:textId="77777777" w:rsidR="009A4657" w:rsidRPr="000F026B" w:rsidRDefault="001A30E1">
            <w:pPr>
              <w:widowControl w:val="0"/>
              <w:jc w:val="right"/>
              <w:rPr>
                <w:rFonts w:ascii="Times New Roman" w:hAnsi="Times New Roman"/>
                <w:sz w:val="24"/>
                <w:szCs w:val="24"/>
                <w:rPrChange w:id="4588" w:author="usher" w:date="2026-06-05T05:43:00Z">
                  <w:rPr/>
                </w:rPrChange>
              </w:rPr>
            </w:pPr>
            <w:r w:rsidRPr="000F026B">
              <w:rPr>
                <w:rFonts w:ascii="Times New Roman" w:eastAsia="Roboto" w:hAnsi="Times New Roman"/>
                <w:color w:val="1F1F1F"/>
                <w:sz w:val="24"/>
                <w:szCs w:val="24"/>
              </w:rPr>
              <w:t>2.656989</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F0896E" w14:textId="77777777" w:rsidR="009A4657" w:rsidRPr="000F026B" w:rsidRDefault="001A30E1">
            <w:pPr>
              <w:widowControl w:val="0"/>
              <w:jc w:val="right"/>
              <w:rPr>
                <w:rFonts w:ascii="Times New Roman" w:hAnsi="Times New Roman"/>
                <w:sz w:val="24"/>
                <w:szCs w:val="24"/>
                <w:rPrChange w:id="4589" w:author="usher" w:date="2026-06-05T05:43:00Z">
                  <w:rPr/>
                </w:rPrChange>
              </w:rPr>
            </w:pPr>
            <w:r w:rsidRPr="000F026B">
              <w:rPr>
                <w:rFonts w:ascii="Times New Roman" w:eastAsia="Roboto" w:hAnsi="Times New Roman"/>
                <w:color w:val="1F1F1F"/>
                <w:sz w:val="24"/>
                <w:szCs w:val="24"/>
              </w:rPr>
              <w:t>2.74858</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CD52031" w14:textId="77777777" w:rsidR="009A4657" w:rsidRPr="000F026B" w:rsidRDefault="001A30E1">
            <w:pPr>
              <w:widowControl w:val="0"/>
              <w:jc w:val="right"/>
              <w:rPr>
                <w:rFonts w:ascii="Times New Roman" w:hAnsi="Times New Roman"/>
                <w:sz w:val="24"/>
                <w:szCs w:val="24"/>
                <w:rPrChange w:id="4590" w:author="usher" w:date="2026-06-05T05:43:00Z">
                  <w:rPr/>
                </w:rPrChange>
              </w:rPr>
            </w:pPr>
            <w:r w:rsidRPr="000F026B">
              <w:rPr>
                <w:rFonts w:ascii="Times New Roman" w:eastAsia="Roboto" w:hAnsi="Times New Roman"/>
                <w:color w:val="1F1F1F"/>
                <w:sz w:val="24"/>
                <w:szCs w:val="24"/>
              </w:rPr>
              <w:t>1.535432</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740F2D6" w14:textId="77777777" w:rsidR="009A4657" w:rsidRPr="000F026B" w:rsidRDefault="001A30E1">
            <w:pPr>
              <w:widowControl w:val="0"/>
              <w:jc w:val="right"/>
              <w:rPr>
                <w:rFonts w:ascii="Times New Roman" w:hAnsi="Times New Roman"/>
                <w:sz w:val="24"/>
                <w:szCs w:val="24"/>
                <w:rPrChange w:id="4591" w:author="usher" w:date="2026-06-05T05:43:00Z">
                  <w:rPr/>
                </w:rPrChange>
              </w:rPr>
            </w:pPr>
            <w:r w:rsidRPr="000F026B">
              <w:rPr>
                <w:rFonts w:ascii="Times New Roman" w:eastAsia="Roboto" w:hAnsi="Times New Roman"/>
                <w:color w:val="1F1F1F"/>
                <w:sz w:val="24"/>
                <w:szCs w:val="24"/>
              </w:rPr>
              <w:t>1.484615</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1B0B91C" w14:textId="77777777" w:rsidR="009A4657" w:rsidRPr="000F026B" w:rsidRDefault="001A30E1">
            <w:pPr>
              <w:widowControl w:val="0"/>
              <w:jc w:val="right"/>
              <w:rPr>
                <w:rFonts w:ascii="Times New Roman" w:hAnsi="Times New Roman"/>
                <w:sz w:val="24"/>
                <w:szCs w:val="24"/>
                <w:rPrChange w:id="4592" w:author="usher" w:date="2026-06-05T05:43:00Z">
                  <w:rPr/>
                </w:rPrChange>
              </w:rPr>
            </w:pPr>
            <w:r w:rsidRPr="000F026B">
              <w:rPr>
                <w:rFonts w:ascii="Times New Roman" w:eastAsia="Roboto" w:hAnsi="Times New Roman"/>
                <w:color w:val="1F1F1F"/>
                <w:sz w:val="24"/>
                <w:szCs w:val="24"/>
              </w:rPr>
              <w:t>2.737569</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3BA37F1" w14:textId="77777777" w:rsidR="009A4657" w:rsidRPr="000F026B" w:rsidRDefault="001A30E1">
            <w:pPr>
              <w:widowControl w:val="0"/>
              <w:jc w:val="right"/>
              <w:rPr>
                <w:rFonts w:ascii="Times New Roman" w:hAnsi="Times New Roman"/>
                <w:sz w:val="24"/>
                <w:szCs w:val="24"/>
                <w:rPrChange w:id="4593" w:author="usher" w:date="2026-06-05T05:43:00Z">
                  <w:rPr/>
                </w:rPrChange>
              </w:rPr>
            </w:pPr>
            <w:r w:rsidRPr="000F026B">
              <w:rPr>
                <w:rFonts w:ascii="Times New Roman" w:eastAsia="Roboto" w:hAnsi="Times New Roman"/>
                <w:color w:val="1F1F1F"/>
                <w:sz w:val="24"/>
                <w:szCs w:val="24"/>
              </w:rPr>
              <w:t>2.494156</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A011168" w14:textId="77777777" w:rsidR="009A4657" w:rsidRPr="000F026B" w:rsidRDefault="001A30E1">
            <w:pPr>
              <w:widowControl w:val="0"/>
              <w:jc w:val="right"/>
              <w:rPr>
                <w:rFonts w:ascii="Times New Roman" w:hAnsi="Times New Roman"/>
                <w:sz w:val="24"/>
                <w:szCs w:val="24"/>
                <w:rPrChange w:id="4594" w:author="usher" w:date="2026-06-05T05:43:00Z">
                  <w:rPr/>
                </w:rPrChange>
              </w:rPr>
            </w:pPr>
            <w:r w:rsidRPr="000F026B">
              <w:rPr>
                <w:rFonts w:ascii="Times New Roman" w:eastAsia="Roboto" w:hAnsi="Times New Roman"/>
                <w:color w:val="1F1F1F"/>
                <w:sz w:val="24"/>
                <w:szCs w:val="24"/>
              </w:rPr>
              <w:t>2.002549</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605C276" w14:textId="77777777" w:rsidR="009A4657" w:rsidRPr="000F026B" w:rsidRDefault="009A4657">
            <w:pPr>
              <w:widowControl w:val="0"/>
              <w:rPr>
                <w:rFonts w:ascii="Times New Roman" w:hAnsi="Times New Roman"/>
                <w:sz w:val="24"/>
                <w:szCs w:val="24"/>
              </w:rPr>
            </w:pPr>
          </w:p>
        </w:tc>
      </w:tr>
      <w:tr w:rsidR="009A4657" w:rsidRPr="000F026B" w14:paraId="4EC56317"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365CB80" w14:textId="77777777" w:rsidR="009A4657" w:rsidRPr="000F026B" w:rsidRDefault="001A30E1">
            <w:pPr>
              <w:widowControl w:val="0"/>
              <w:jc w:val="center"/>
              <w:rPr>
                <w:rFonts w:ascii="Times New Roman" w:hAnsi="Times New Roman"/>
                <w:sz w:val="24"/>
                <w:szCs w:val="24"/>
                <w:rPrChange w:id="4595" w:author="usher" w:date="2026-06-05T05:43:00Z">
                  <w:rPr/>
                </w:rPrChange>
              </w:rPr>
            </w:pPr>
            <w:r w:rsidRPr="000F026B">
              <w:rPr>
                <w:rFonts w:ascii="Times New Roman" w:eastAsia="Roboto" w:hAnsi="Times New Roman"/>
                <w:b/>
                <w:color w:val="1F1F1F"/>
                <w:sz w:val="24"/>
                <w:szCs w:val="24"/>
              </w:rPr>
              <w:t>min</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33CB941" w14:textId="77777777" w:rsidR="009A4657" w:rsidRPr="000F026B" w:rsidRDefault="001A30E1">
            <w:pPr>
              <w:widowControl w:val="0"/>
              <w:jc w:val="right"/>
              <w:rPr>
                <w:rFonts w:ascii="Times New Roman" w:hAnsi="Times New Roman"/>
                <w:sz w:val="24"/>
                <w:szCs w:val="24"/>
                <w:rPrChange w:id="4596" w:author="usher" w:date="2026-06-05T05:43:00Z">
                  <w:rPr/>
                </w:rPrChange>
              </w:rPr>
            </w:pPr>
            <w:r w:rsidRPr="000F026B">
              <w:rPr>
                <w:rFonts w:ascii="Times New Roman" w:eastAsia="Roboto" w:hAnsi="Times New Roman"/>
                <w:color w:val="1F1F1F"/>
                <w:sz w:val="24"/>
                <w:szCs w:val="24"/>
              </w:rPr>
              <w:t>1</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B9BBE97"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0EB87BC" w14:textId="77777777" w:rsidR="009A4657" w:rsidRPr="000F026B" w:rsidRDefault="001A30E1">
            <w:pPr>
              <w:widowControl w:val="0"/>
              <w:jc w:val="right"/>
              <w:rPr>
                <w:rFonts w:ascii="Times New Roman" w:hAnsi="Times New Roman"/>
                <w:sz w:val="24"/>
                <w:szCs w:val="24"/>
                <w:rPrChange w:id="4597" w:author="usher" w:date="2026-06-05T05:43:00Z">
                  <w:rPr/>
                </w:rPrChange>
              </w:rPr>
            </w:pPr>
            <w:r w:rsidRPr="000F026B">
              <w:rPr>
                <w:rFonts w:ascii="Times New Roman" w:eastAsia="Roboto" w:hAnsi="Times New Roman"/>
                <w:color w:val="1F1F1F"/>
                <w:sz w:val="24"/>
                <w:szCs w:val="24"/>
              </w:rPr>
              <w:t>18</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6C3322E"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968E45B"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80D4223" w14:textId="77777777" w:rsidR="009A4657" w:rsidRPr="000F026B" w:rsidRDefault="001A30E1">
            <w:pPr>
              <w:widowControl w:val="0"/>
              <w:jc w:val="right"/>
              <w:rPr>
                <w:rFonts w:ascii="Times New Roman" w:hAnsi="Times New Roman"/>
                <w:sz w:val="24"/>
                <w:szCs w:val="24"/>
                <w:rPrChange w:id="4598" w:author="usher" w:date="2026-06-05T05:43:00Z">
                  <w:rPr/>
                </w:rPrChange>
              </w:rPr>
            </w:pPr>
            <w:r w:rsidRPr="000F026B">
              <w:rPr>
                <w:rFonts w:ascii="Times New Roman" w:eastAsia="Roboto" w:hAnsi="Times New Roman"/>
                <w:color w:val="1F1F1F"/>
                <w:sz w:val="24"/>
                <w:szCs w:val="24"/>
              </w:rPr>
              <w:t>1</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FAF12B5" w14:textId="77777777" w:rsidR="009A4657" w:rsidRPr="000F026B" w:rsidRDefault="001A30E1">
            <w:pPr>
              <w:widowControl w:val="0"/>
              <w:jc w:val="right"/>
              <w:rPr>
                <w:rFonts w:ascii="Times New Roman" w:hAnsi="Times New Roman"/>
                <w:sz w:val="24"/>
                <w:szCs w:val="24"/>
                <w:rPrChange w:id="4599" w:author="usher" w:date="2026-06-05T05:43:00Z">
                  <w:rPr/>
                </w:rPrChange>
              </w:rPr>
            </w:pPr>
            <w:r w:rsidRPr="000F026B">
              <w:rPr>
                <w:rFonts w:ascii="Times New Roman" w:eastAsia="Roboto" w:hAnsi="Times New Roman"/>
                <w:color w:val="1F1F1F"/>
                <w:sz w:val="24"/>
                <w:szCs w:val="24"/>
              </w:rPr>
              <w:t>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A6D6300" w14:textId="77777777" w:rsidR="009A4657" w:rsidRPr="000F026B" w:rsidRDefault="001A30E1">
            <w:pPr>
              <w:widowControl w:val="0"/>
              <w:jc w:val="right"/>
              <w:rPr>
                <w:rFonts w:ascii="Times New Roman" w:hAnsi="Times New Roman"/>
                <w:sz w:val="24"/>
                <w:szCs w:val="24"/>
                <w:rPrChange w:id="4600" w:author="usher" w:date="2026-06-05T05:43:00Z">
                  <w:rPr/>
                </w:rPrChange>
              </w:rPr>
            </w:pPr>
            <w:r w:rsidRPr="000F026B">
              <w:rPr>
                <w:rFonts w:ascii="Times New Roman" w:eastAsia="Roboto" w:hAnsi="Times New Roman"/>
                <w:color w:val="1F1F1F"/>
                <w:sz w:val="24"/>
                <w:szCs w:val="24"/>
              </w:rPr>
              <w:t>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17BC825" w14:textId="77777777" w:rsidR="009A4657" w:rsidRPr="000F026B" w:rsidRDefault="001A30E1">
            <w:pPr>
              <w:widowControl w:val="0"/>
              <w:jc w:val="right"/>
              <w:rPr>
                <w:rFonts w:ascii="Times New Roman" w:hAnsi="Times New Roman"/>
                <w:sz w:val="24"/>
                <w:szCs w:val="24"/>
                <w:rPrChange w:id="4601" w:author="usher" w:date="2026-06-05T05:43:00Z">
                  <w:rPr/>
                </w:rPrChange>
              </w:rPr>
            </w:pPr>
            <w:r w:rsidRPr="000F026B">
              <w:rPr>
                <w:rFonts w:ascii="Times New Roman" w:eastAsia="Roboto" w:hAnsi="Times New Roman"/>
                <w:color w:val="1F1F1F"/>
                <w:sz w:val="24"/>
                <w:szCs w:val="24"/>
              </w:rPr>
              <w:t>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4BA28C7" w14:textId="77777777" w:rsidR="009A4657" w:rsidRPr="000F026B" w:rsidRDefault="001A30E1">
            <w:pPr>
              <w:widowControl w:val="0"/>
              <w:jc w:val="right"/>
              <w:rPr>
                <w:rFonts w:ascii="Times New Roman" w:hAnsi="Times New Roman"/>
                <w:sz w:val="24"/>
                <w:szCs w:val="24"/>
                <w:rPrChange w:id="4602" w:author="usher" w:date="2026-06-05T05:43:00Z">
                  <w:rPr/>
                </w:rPrChange>
              </w:rPr>
            </w:pPr>
            <w:r w:rsidRPr="000F026B">
              <w:rPr>
                <w:rFonts w:ascii="Times New Roman" w:eastAsia="Roboto" w:hAnsi="Times New Roman"/>
                <w:color w:val="1F1F1F"/>
                <w:sz w:val="24"/>
                <w:szCs w:val="24"/>
              </w:rPr>
              <w:t>0</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4BB455D" w14:textId="77777777" w:rsidR="009A4657" w:rsidRPr="000F026B" w:rsidRDefault="001A30E1">
            <w:pPr>
              <w:widowControl w:val="0"/>
              <w:jc w:val="right"/>
              <w:rPr>
                <w:rFonts w:ascii="Times New Roman" w:hAnsi="Times New Roman"/>
                <w:sz w:val="24"/>
                <w:szCs w:val="24"/>
                <w:rPrChange w:id="4603" w:author="usher" w:date="2026-06-05T05:43:00Z">
                  <w:rPr/>
                </w:rPrChange>
              </w:rPr>
            </w:pPr>
            <w:r w:rsidRPr="000F026B">
              <w:rPr>
                <w:rFonts w:ascii="Times New Roman" w:eastAsia="Roboto" w:hAnsi="Times New Roman"/>
                <w:color w:val="1F1F1F"/>
                <w:sz w:val="24"/>
                <w:szCs w:val="24"/>
              </w:rPr>
              <w:t>0</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F60F048" w14:textId="77777777" w:rsidR="009A4657" w:rsidRPr="000F026B" w:rsidRDefault="001A30E1">
            <w:pPr>
              <w:widowControl w:val="0"/>
              <w:jc w:val="right"/>
              <w:rPr>
                <w:rFonts w:ascii="Times New Roman" w:hAnsi="Times New Roman"/>
                <w:sz w:val="24"/>
                <w:szCs w:val="24"/>
                <w:rPrChange w:id="4604" w:author="usher" w:date="2026-06-05T05:43:00Z">
                  <w:rPr/>
                </w:rPrChange>
              </w:rPr>
            </w:pPr>
            <w:r w:rsidRPr="000F026B">
              <w:rPr>
                <w:rFonts w:ascii="Times New Roman" w:eastAsia="Roboto" w:hAnsi="Times New Roman"/>
                <w:color w:val="1F1F1F"/>
                <w:sz w:val="24"/>
                <w:szCs w:val="24"/>
              </w:rPr>
              <w:t>0</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4EEB86C" w14:textId="77777777" w:rsidR="009A4657" w:rsidRPr="000F026B" w:rsidRDefault="001A30E1">
            <w:pPr>
              <w:widowControl w:val="0"/>
              <w:jc w:val="right"/>
              <w:rPr>
                <w:rFonts w:ascii="Times New Roman" w:hAnsi="Times New Roman"/>
                <w:sz w:val="24"/>
                <w:szCs w:val="24"/>
                <w:rPrChange w:id="4605" w:author="usher" w:date="2026-06-05T05:43:00Z">
                  <w:rPr/>
                </w:rPrChange>
              </w:rPr>
            </w:pPr>
            <w:r w:rsidRPr="000F026B">
              <w:rPr>
                <w:rFonts w:ascii="Times New Roman" w:eastAsia="Roboto" w:hAnsi="Times New Roman"/>
                <w:color w:val="1F1F1F"/>
                <w:sz w:val="24"/>
                <w:szCs w:val="24"/>
              </w:rPr>
              <w:t>0</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525DEE7" w14:textId="77777777" w:rsidR="009A4657" w:rsidRPr="000F026B" w:rsidRDefault="001A30E1">
            <w:pPr>
              <w:widowControl w:val="0"/>
              <w:jc w:val="right"/>
              <w:rPr>
                <w:rFonts w:ascii="Times New Roman" w:hAnsi="Times New Roman"/>
                <w:sz w:val="24"/>
                <w:szCs w:val="24"/>
                <w:rPrChange w:id="4606" w:author="usher" w:date="2026-06-05T05:43:00Z">
                  <w:rPr/>
                </w:rPrChange>
              </w:rPr>
            </w:pPr>
            <w:r w:rsidRPr="000F026B">
              <w:rPr>
                <w:rFonts w:ascii="Times New Roman" w:eastAsia="Roboto" w:hAnsi="Times New Roman"/>
                <w:color w:val="1F1F1F"/>
                <w:sz w:val="24"/>
                <w:szCs w:val="24"/>
              </w:rPr>
              <w:t>0</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8E50B53" w14:textId="77777777" w:rsidR="009A4657" w:rsidRPr="000F026B" w:rsidRDefault="001A30E1">
            <w:pPr>
              <w:widowControl w:val="0"/>
              <w:jc w:val="right"/>
              <w:rPr>
                <w:rFonts w:ascii="Times New Roman" w:hAnsi="Times New Roman"/>
                <w:sz w:val="24"/>
                <w:szCs w:val="24"/>
                <w:rPrChange w:id="4607" w:author="usher" w:date="2026-06-05T05:43:00Z">
                  <w:rPr/>
                </w:rPrChange>
              </w:rPr>
            </w:pPr>
            <w:r w:rsidRPr="000F026B">
              <w:rPr>
                <w:rFonts w:ascii="Times New Roman" w:eastAsia="Roboto" w:hAnsi="Times New Roman"/>
                <w:color w:val="1F1F1F"/>
                <w:sz w:val="24"/>
                <w:szCs w:val="24"/>
              </w:rPr>
              <w:t>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5F04CF6" w14:textId="77777777" w:rsidR="009A4657" w:rsidRPr="000F026B" w:rsidRDefault="009A4657">
            <w:pPr>
              <w:widowControl w:val="0"/>
              <w:rPr>
                <w:rFonts w:ascii="Times New Roman" w:hAnsi="Times New Roman"/>
                <w:sz w:val="24"/>
                <w:szCs w:val="24"/>
              </w:rPr>
            </w:pPr>
          </w:p>
        </w:tc>
      </w:tr>
      <w:tr w:rsidR="009A4657" w:rsidRPr="000F026B" w14:paraId="050BD91C"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5774E83" w14:textId="77777777" w:rsidR="009A4657" w:rsidRPr="000F026B" w:rsidRDefault="001A30E1">
            <w:pPr>
              <w:widowControl w:val="0"/>
              <w:jc w:val="center"/>
              <w:rPr>
                <w:rFonts w:ascii="Times New Roman" w:hAnsi="Times New Roman"/>
                <w:sz w:val="24"/>
                <w:szCs w:val="24"/>
                <w:rPrChange w:id="4608" w:author="usher" w:date="2026-06-05T05:43:00Z">
                  <w:rPr/>
                </w:rPrChange>
              </w:rPr>
            </w:pPr>
            <w:r w:rsidRPr="000F026B">
              <w:rPr>
                <w:rFonts w:ascii="Times New Roman" w:eastAsia="Roboto" w:hAnsi="Times New Roman"/>
                <w:b/>
                <w:color w:val="1F1F1F"/>
                <w:sz w:val="24"/>
                <w:szCs w:val="24"/>
              </w:rPr>
              <w:t>25%</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D0BB34F" w14:textId="77777777" w:rsidR="009A4657" w:rsidRPr="000F026B" w:rsidRDefault="001A30E1">
            <w:pPr>
              <w:widowControl w:val="0"/>
              <w:jc w:val="right"/>
              <w:rPr>
                <w:rFonts w:ascii="Times New Roman" w:hAnsi="Times New Roman"/>
                <w:sz w:val="24"/>
                <w:szCs w:val="24"/>
                <w:rPrChange w:id="4609" w:author="usher" w:date="2026-06-05T05:43:00Z">
                  <w:rPr/>
                </w:rPrChange>
              </w:rPr>
            </w:pPr>
            <w:r w:rsidRPr="000F026B">
              <w:rPr>
                <w:rFonts w:ascii="Times New Roman" w:eastAsia="Roboto" w:hAnsi="Times New Roman"/>
                <w:color w:val="1F1F1F"/>
                <w:sz w:val="24"/>
                <w:szCs w:val="24"/>
              </w:rPr>
              <w:t>13.25</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4EAAE9F"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A39EA32" w14:textId="77777777" w:rsidR="009A4657" w:rsidRPr="000F026B" w:rsidRDefault="001A30E1">
            <w:pPr>
              <w:widowControl w:val="0"/>
              <w:jc w:val="right"/>
              <w:rPr>
                <w:rFonts w:ascii="Times New Roman" w:hAnsi="Times New Roman"/>
                <w:sz w:val="24"/>
                <w:szCs w:val="24"/>
                <w:rPrChange w:id="4610" w:author="usher" w:date="2026-06-05T05:43:00Z">
                  <w:rPr/>
                </w:rPrChange>
              </w:rPr>
            </w:pPr>
            <w:r w:rsidRPr="000F026B">
              <w:rPr>
                <w:rFonts w:ascii="Times New Roman" w:eastAsia="Roboto" w:hAnsi="Times New Roman"/>
                <w:color w:val="1F1F1F"/>
                <w:sz w:val="24"/>
                <w:szCs w:val="24"/>
              </w:rPr>
              <w:t>31</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ADA513D"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46B592B"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5488F73" w14:textId="77777777" w:rsidR="009A4657" w:rsidRPr="000F026B" w:rsidRDefault="001A30E1">
            <w:pPr>
              <w:widowControl w:val="0"/>
              <w:jc w:val="right"/>
              <w:rPr>
                <w:rFonts w:ascii="Times New Roman" w:hAnsi="Times New Roman"/>
                <w:sz w:val="24"/>
                <w:szCs w:val="24"/>
                <w:rPrChange w:id="4611" w:author="usher" w:date="2026-06-05T05:43:00Z">
                  <w:rPr/>
                </w:rPrChange>
              </w:rPr>
            </w:pPr>
            <w:r w:rsidRPr="000F026B">
              <w:rPr>
                <w:rFonts w:ascii="Times New Roman" w:eastAsia="Roboto" w:hAnsi="Times New Roman"/>
                <w:color w:val="1F1F1F"/>
                <w:sz w:val="24"/>
                <w:szCs w:val="24"/>
              </w:rPr>
              <w:t>65.5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BB41DE5" w14:textId="77777777" w:rsidR="009A4657" w:rsidRPr="000F026B" w:rsidRDefault="001A30E1">
            <w:pPr>
              <w:widowControl w:val="0"/>
              <w:jc w:val="right"/>
              <w:rPr>
                <w:rFonts w:ascii="Times New Roman" w:hAnsi="Times New Roman"/>
                <w:sz w:val="24"/>
                <w:szCs w:val="24"/>
                <w:rPrChange w:id="4612" w:author="usher" w:date="2026-06-05T05:43:00Z">
                  <w:rPr/>
                </w:rPrChange>
              </w:rPr>
            </w:pPr>
            <w:r w:rsidRPr="000F026B">
              <w:rPr>
                <w:rFonts w:ascii="Times New Roman" w:eastAsia="Roboto" w:hAnsi="Times New Roman"/>
                <w:color w:val="1F1F1F"/>
                <w:sz w:val="24"/>
                <w:szCs w:val="24"/>
              </w:rPr>
              <w:t>81.25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7EBC26B" w14:textId="77777777" w:rsidR="009A4657" w:rsidRPr="000F026B" w:rsidRDefault="001A30E1">
            <w:pPr>
              <w:widowControl w:val="0"/>
              <w:jc w:val="right"/>
              <w:rPr>
                <w:rFonts w:ascii="Times New Roman" w:hAnsi="Times New Roman"/>
                <w:sz w:val="24"/>
                <w:szCs w:val="24"/>
                <w:rPrChange w:id="4613" w:author="usher" w:date="2026-06-05T05:43:00Z">
                  <w:rPr/>
                </w:rPrChange>
              </w:rPr>
            </w:pPr>
            <w:r w:rsidRPr="000F026B">
              <w:rPr>
                <w:rFonts w:ascii="Times New Roman" w:eastAsia="Roboto" w:hAnsi="Times New Roman"/>
                <w:color w:val="1F1F1F"/>
                <w:sz w:val="24"/>
                <w:szCs w:val="24"/>
              </w:rPr>
              <w:t>10.25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A8E4FD3" w14:textId="77777777" w:rsidR="009A4657" w:rsidRPr="000F026B" w:rsidRDefault="001A30E1">
            <w:pPr>
              <w:widowControl w:val="0"/>
              <w:jc w:val="right"/>
              <w:rPr>
                <w:rFonts w:ascii="Times New Roman" w:hAnsi="Times New Roman"/>
                <w:sz w:val="24"/>
                <w:szCs w:val="24"/>
                <w:rPrChange w:id="4614" w:author="usher" w:date="2026-06-05T05:43:00Z">
                  <w:rPr/>
                </w:rPrChange>
              </w:rPr>
            </w:pPr>
            <w:r w:rsidRPr="000F026B">
              <w:rPr>
                <w:rFonts w:ascii="Times New Roman" w:eastAsia="Roboto" w:hAnsi="Times New Roman"/>
                <w:color w:val="1F1F1F"/>
                <w:sz w:val="24"/>
                <w:szCs w:val="24"/>
              </w:rPr>
              <w:t>3.25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0991A0A" w14:textId="77777777" w:rsidR="009A4657" w:rsidRPr="000F026B" w:rsidRDefault="001A30E1">
            <w:pPr>
              <w:widowControl w:val="0"/>
              <w:jc w:val="right"/>
              <w:rPr>
                <w:rFonts w:ascii="Times New Roman" w:hAnsi="Times New Roman"/>
                <w:sz w:val="24"/>
                <w:szCs w:val="24"/>
                <w:rPrChange w:id="4615" w:author="usher" w:date="2026-06-05T05:43:00Z">
                  <w:rPr/>
                </w:rPrChange>
              </w:rPr>
            </w:pPr>
            <w:r w:rsidRPr="000F026B">
              <w:rPr>
                <w:rFonts w:ascii="Times New Roman" w:eastAsia="Roboto" w:hAnsi="Times New Roman"/>
                <w:color w:val="1F1F1F"/>
                <w:sz w:val="24"/>
                <w:szCs w:val="24"/>
              </w:rPr>
              <w:t>6</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C889095" w14:textId="77777777" w:rsidR="009A4657" w:rsidRPr="000F026B" w:rsidRDefault="001A30E1">
            <w:pPr>
              <w:widowControl w:val="0"/>
              <w:jc w:val="right"/>
              <w:rPr>
                <w:rFonts w:ascii="Times New Roman" w:hAnsi="Times New Roman"/>
                <w:sz w:val="24"/>
                <w:szCs w:val="24"/>
                <w:rPrChange w:id="4616" w:author="usher" w:date="2026-06-05T05:43:00Z">
                  <w:rPr/>
                </w:rPrChange>
              </w:rPr>
            </w:pPr>
            <w:r w:rsidRPr="000F026B">
              <w:rPr>
                <w:rFonts w:ascii="Times New Roman" w:eastAsia="Roboto" w:hAnsi="Times New Roman"/>
                <w:color w:val="1F1F1F"/>
                <w:sz w:val="24"/>
                <w:szCs w:val="24"/>
              </w:rPr>
              <w:t>3</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E1F5847" w14:textId="77777777" w:rsidR="009A4657" w:rsidRPr="000F026B" w:rsidRDefault="001A30E1">
            <w:pPr>
              <w:widowControl w:val="0"/>
              <w:jc w:val="right"/>
              <w:rPr>
                <w:rFonts w:ascii="Times New Roman" w:hAnsi="Times New Roman"/>
                <w:sz w:val="24"/>
                <w:szCs w:val="24"/>
                <w:rPrChange w:id="4617" w:author="usher" w:date="2026-06-05T05:43:00Z">
                  <w:rPr/>
                </w:rPrChange>
              </w:rPr>
            </w:pPr>
            <w:r w:rsidRPr="000F026B">
              <w:rPr>
                <w:rFonts w:ascii="Times New Roman" w:eastAsia="Roboto" w:hAnsi="Times New Roman"/>
                <w:color w:val="1F1F1F"/>
                <w:sz w:val="24"/>
                <w:szCs w:val="24"/>
              </w:rPr>
              <w:t>4</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38A9151" w14:textId="77777777" w:rsidR="009A4657" w:rsidRPr="000F026B" w:rsidRDefault="001A30E1">
            <w:pPr>
              <w:widowControl w:val="0"/>
              <w:jc w:val="right"/>
              <w:rPr>
                <w:rFonts w:ascii="Times New Roman" w:hAnsi="Times New Roman"/>
                <w:sz w:val="24"/>
                <w:szCs w:val="24"/>
                <w:rPrChange w:id="4618" w:author="usher" w:date="2026-06-05T05:43:00Z">
                  <w:rPr/>
                </w:rPrChange>
              </w:rPr>
            </w:pPr>
            <w:r w:rsidRPr="000F026B">
              <w:rPr>
                <w:rFonts w:ascii="Times New Roman" w:eastAsia="Roboto" w:hAnsi="Times New Roman"/>
                <w:color w:val="1F1F1F"/>
                <w:sz w:val="24"/>
                <w:szCs w:val="24"/>
              </w:rPr>
              <w:t>4</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5F5B9DA" w14:textId="77777777" w:rsidR="009A4657" w:rsidRPr="000F026B" w:rsidRDefault="001A30E1">
            <w:pPr>
              <w:widowControl w:val="0"/>
              <w:jc w:val="right"/>
              <w:rPr>
                <w:rFonts w:ascii="Times New Roman" w:hAnsi="Times New Roman"/>
                <w:sz w:val="24"/>
                <w:szCs w:val="24"/>
                <w:rPrChange w:id="4619" w:author="usher" w:date="2026-06-05T05:43:00Z">
                  <w:rPr/>
                </w:rPrChange>
              </w:rPr>
            </w:pPr>
            <w:r w:rsidRPr="000F026B">
              <w:rPr>
                <w:rFonts w:ascii="Times New Roman" w:eastAsia="Roboto" w:hAnsi="Times New Roman"/>
                <w:color w:val="1F1F1F"/>
                <w:sz w:val="24"/>
                <w:szCs w:val="24"/>
              </w:rPr>
              <w:t>7</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EE7A97A" w14:textId="77777777" w:rsidR="009A4657" w:rsidRPr="000F026B" w:rsidRDefault="001A30E1">
            <w:pPr>
              <w:widowControl w:val="0"/>
              <w:jc w:val="right"/>
              <w:rPr>
                <w:rFonts w:ascii="Times New Roman" w:hAnsi="Times New Roman"/>
                <w:sz w:val="24"/>
                <w:szCs w:val="24"/>
                <w:rPrChange w:id="4620" w:author="usher" w:date="2026-06-05T05:43:00Z">
                  <w:rPr/>
                </w:rPrChange>
              </w:rPr>
            </w:pPr>
            <w:r w:rsidRPr="000F026B">
              <w:rPr>
                <w:rFonts w:ascii="Times New Roman" w:eastAsia="Roboto" w:hAnsi="Times New Roman"/>
                <w:color w:val="1F1F1F"/>
                <w:sz w:val="24"/>
                <w:szCs w:val="24"/>
              </w:rPr>
              <w:t>6.25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85D7987" w14:textId="77777777" w:rsidR="009A4657" w:rsidRPr="000F026B" w:rsidRDefault="009A4657">
            <w:pPr>
              <w:widowControl w:val="0"/>
              <w:rPr>
                <w:rFonts w:ascii="Times New Roman" w:hAnsi="Times New Roman"/>
                <w:sz w:val="24"/>
                <w:szCs w:val="24"/>
              </w:rPr>
            </w:pPr>
          </w:p>
        </w:tc>
      </w:tr>
      <w:tr w:rsidR="009A4657" w:rsidRPr="000F026B" w14:paraId="1CDBC7BD"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294A8F7" w14:textId="77777777" w:rsidR="009A4657" w:rsidRPr="000F026B" w:rsidRDefault="001A30E1">
            <w:pPr>
              <w:widowControl w:val="0"/>
              <w:jc w:val="center"/>
              <w:rPr>
                <w:rFonts w:ascii="Times New Roman" w:hAnsi="Times New Roman"/>
                <w:sz w:val="24"/>
                <w:szCs w:val="24"/>
                <w:rPrChange w:id="4621" w:author="usher" w:date="2026-06-05T05:43:00Z">
                  <w:rPr/>
                </w:rPrChange>
              </w:rPr>
            </w:pPr>
            <w:r w:rsidRPr="000F026B">
              <w:rPr>
                <w:rFonts w:ascii="Times New Roman" w:eastAsia="Roboto" w:hAnsi="Times New Roman"/>
                <w:b/>
                <w:color w:val="1F1F1F"/>
                <w:sz w:val="24"/>
                <w:szCs w:val="24"/>
              </w:rPr>
              <w:t>50%</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C22E280" w14:textId="77777777" w:rsidR="009A4657" w:rsidRPr="000F026B" w:rsidRDefault="001A30E1">
            <w:pPr>
              <w:widowControl w:val="0"/>
              <w:jc w:val="right"/>
              <w:rPr>
                <w:rFonts w:ascii="Times New Roman" w:hAnsi="Times New Roman"/>
                <w:sz w:val="24"/>
                <w:szCs w:val="24"/>
                <w:rPrChange w:id="4622" w:author="usher" w:date="2026-06-05T05:43:00Z">
                  <w:rPr/>
                </w:rPrChange>
              </w:rPr>
            </w:pPr>
            <w:r w:rsidRPr="000F026B">
              <w:rPr>
                <w:rFonts w:ascii="Times New Roman" w:eastAsia="Roboto" w:hAnsi="Times New Roman"/>
                <w:color w:val="1F1F1F"/>
                <w:sz w:val="24"/>
                <w:szCs w:val="24"/>
              </w:rPr>
              <w:t>25.5</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1580904"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5EA0FE" w14:textId="77777777" w:rsidR="009A4657" w:rsidRPr="000F026B" w:rsidRDefault="001A30E1">
            <w:pPr>
              <w:widowControl w:val="0"/>
              <w:jc w:val="right"/>
              <w:rPr>
                <w:rFonts w:ascii="Times New Roman" w:hAnsi="Times New Roman"/>
                <w:sz w:val="24"/>
                <w:szCs w:val="24"/>
                <w:rPrChange w:id="4623" w:author="usher" w:date="2026-06-05T05:43:00Z">
                  <w:rPr/>
                </w:rPrChange>
              </w:rPr>
            </w:pPr>
            <w:r w:rsidRPr="000F026B">
              <w:rPr>
                <w:rFonts w:ascii="Times New Roman" w:eastAsia="Roboto" w:hAnsi="Times New Roman"/>
                <w:color w:val="1F1F1F"/>
                <w:sz w:val="24"/>
                <w:szCs w:val="24"/>
              </w:rPr>
              <w:t>37.5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E52EF23"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EACFAC4"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D1CFE01" w14:textId="77777777" w:rsidR="009A4657" w:rsidRPr="000F026B" w:rsidRDefault="001A30E1">
            <w:pPr>
              <w:widowControl w:val="0"/>
              <w:jc w:val="right"/>
              <w:rPr>
                <w:rFonts w:ascii="Times New Roman" w:hAnsi="Times New Roman"/>
                <w:sz w:val="24"/>
                <w:szCs w:val="24"/>
                <w:rPrChange w:id="4624" w:author="usher" w:date="2026-06-05T05:43:00Z">
                  <w:rPr/>
                </w:rPrChange>
              </w:rPr>
            </w:pPr>
            <w:r w:rsidRPr="000F026B">
              <w:rPr>
                <w:rFonts w:ascii="Times New Roman" w:eastAsia="Roboto" w:hAnsi="Times New Roman"/>
                <w:color w:val="1F1F1F"/>
                <w:sz w:val="24"/>
                <w:szCs w:val="24"/>
              </w:rPr>
              <w:t>76.5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C494D2C" w14:textId="77777777" w:rsidR="009A4657" w:rsidRPr="000F026B" w:rsidRDefault="001A30E1">
            <w:pPr>
              <w:widowControl w:val="0"/>
              <w:jc w:val="right"/>
              <w:rPr>
                <w:rFonts w:ascii="Times New Roman" w:hAnsi="Times New Roman"/>
                <w:sz w:val="24"/>
                <w:szCs w:val="24"/>
                <w:rPrChange w:id="4625" w:author="usher" w:date="2026-06-05T05:43:00Z">
                  <w:rPr/>
                </w:rPrChange>
              </w:rPr>
            </w:pPr>
            <w:r w:rsidRPr="000F026B">
              <w:rPr>
                <w:rFonts w:ascii="Times New Roman" w:eastAsia="Roboto" w:hAnsi="Times New Roman"/>
                <w:color w:val="1F1F1F"/>
                <w:sz w:val="24"/>
                <w:szCs w:val="24"/>
              </w:rPr>
              <w:t>93</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3225E89" w14:textId="77777777" w:rsidR="009A4657" w:rsidRPr="000F026B" w:rsidRDefault="001A30E1">
            <w:pPr>
              <w:widowControl w:val="0"/>
              <w:jc w:val="right"/>
              <w:rPr>
                <w:rFonts w:ascii="Times New Roman" w:hAnsi="Times New Roman"/>
                <w:sz w:val="24"/>
                <w:szCs w:val="24"/>
                <w:rPrChange w:id="4626" w:author="usher" w:date="2026-06-05T05:43:00Z">
                  <w:rPr/>
                </w:rPrChange>
              </w:rPr>
            </w:pPr>
            <w:r w:rsidRPr="000F026B">
              <w:rPr>
                <w:rFonts w:ascii="Times New Roman" w:eastAsia="Roboto" w:hAnsi="Times New Roman"/>
                <w:color w:val="1F1F1F"/>
                <w:sz w:val="24"/>
                <w:szCs w:val="24"/>
              </w:rPr>
              <w:t>16.5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8918789" w14:textId="77777777" w:rsidR="009A4657" w:rsidRPr="000F026B" w:rsidRDefault="001A30E1">
            <w:pPr>
              <w:widowControl w:val="0"/>
              <w:jc w:val="right"/>
              <w:rPr>
                <w:rFonts w:ascii="Times New Roman" w:hAnsi="Times New Roman"/>
                <w:sz w:val="24"/>
                <w:szCs w:val="24"/>
                <w:rPrChange w:id="4627" w:author="usher" w:date="2026-06-05T05:43:00Z">
                  <w:rPr/>
                </w:rPrChange>
              </w:rPr>
            </w:pPr>
            <w:r w:rsidRPr="000F026B">
              <w:rPr>
                <w:rFonts w:ascii="Times New Roman" w:eastAsia="Roboto" w:hAnsi="Times New Roman"/>
                <w:color w:val="1F1F1F"/>
                <w:sz w:val="24"/>
                <w:szCs w:val="24"/>
              </w:rPr>
              <w:t>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2095D7A" w14:textId="77777777" w:rsidR="009A4657" w:rsidRPr="000F026B" w:rsidRDefault="001A30E1">
            <w:pPr>
              <w:widowControl w:val="0"/>
              <w:jc w:val="right"/>
              <w:rPr>
                <w:rFonts w:ascii="Times New Roman" w:hAnsi="Times New Roman"/>
                <w:sz w:val="24"/>
                <w:szCs w:val="24"/>
                <w:rPrChange w:id="4628" w:author="usher" w:date="2026-06-05T05:43:00Z">
                  <w:rPr/>
                </w:rPrChange>
              </w:rPr>
            </w:pPr>
            <w:r w:rsidRPr="000F026B">
              <w:rPr>
                <w:rFonts w:ascii="Times New Roman" w:eastAsia="Roboto" w:hAnsi="Times New Roman"/>
                <w:color w:val="1F1F1F"/>
                <w:sz w:val="24"/>
                <w:szCs w:val="24"/>
              </w:rPr>
              <w:t>9</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C53C877" w14:textId="77777777" w:rsidR="009A4657" w:rsidRPr="000F026B" w:rsidRDefault="001A30E1">
            <w:pPr>
              <w:widowControl w:val="0"/>
              <w:jc w:val="right"/>
              <w:rPr>
                <w:rFonts w:ascii="Times New Roman" w:hAnsi="Times New Roman"/>
                <w:sz w:val="24"/>
                <w:szCs w:val="24"/>
                <w:rPrChange w:id="4629" w:author="usher" w:date="2026-06-05T05:43:00Z">
                  <w:rPr/>
                </w:rPrChange>
              </w:rPr>
            </w:pPr>
            <w:r w:rsidRPr="000F026B">
              <w:rPr>
                <w:rFonts w:ascii="Times New Roman" w:eastAsia="Roboto" w:hAnsi="Times New Roman"/>
                <w:color w:val="1F1F1F"/>
                <w:sz w:val="24"/>
                <w:szCs w:val="24"/>
              </w:rPr>
              <w:t>4</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53E7172" w14:textId="77777777" w:rsidR="009A4657" w:rsidRPr="000F026B" w:rsidRDefault="001A30E1">
            <w:pPr>
              <w:widowControl w:val="0"/>
              <w:jc w:val="right"/>
              <w:rPr>
                <w:rFonts w:ascii="Times New Roman" w:hAnsi="Times New Roman"/>
                <w:sz w:val="24"/>
                <w:szCs w:val="24"/>
                <w:rPrChange w:id="4630" w:author="usher" w:date="2026-06-05T05:43:00Z">
                  <w:rPr/>
                </w:rPrChange>
              </w:rPr>
            </w:pPr>
            <w:r w:rsidRPr="000F026B">
              <w:rPr>
                <w:rFonts w:ascii="Times New Roman" w:eastAsia="Roboto" w:hAnsi="Times New Roman"/>
                <w:color w:val="1F1F1F"/>
                <w:sz w:val="24"/>
                <w:szCs w:val="24"/>
              </w:rPr>
              <w:t>5</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792F1B1" w14:textId="77777777" w:rsidR="009A4657" w:rsidRPr="000F026B" w:rsidRDefault="001A30E1">
            <w:pPr>
              <w:widowControl w:val="0"/>
              <w:jc w:val="right"/>
              <w:rPr>
                <w:rFonts w:ascii="Times New Roman" w:hAnsi="Times New Roman"/>
                <w:sz w:val="24"/>
                <w:szCs w:val="24"/>
                <w:rPrChange w:id="4631" w:author="usher" w:date="2026-06-05T05:43:00Z">
                  <w:rPr/>
                </w:rPrChange>
              </w:rPr>
            </w:pPr>
            <w:r w:rsidRPr="000F026B">
              <w:rPr>
                <w:rFonts w:ascii="Times New Roman" w:eastAsia="Roboto" w:hAnsi="Times New Roman"/>
                <w:color w:val="1F1F1F"/>
                <w:sz w:val="24"/>
                <w:szCs w:val="24"/>
              </w:rPr>
              <w:t>5</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B4ECD84" w14:textId="77777777" w:rsidR="009A4657" w:rsidRPr="000F026B" w:rsidRDefault="001A30E1">
            <w:pPr>
              <w:widowControl w:val="0"/>
              <w:jc w:val="right"/>
              <w:rPr>
                <w:rFonts w:ascii="Times New Roman" w:hAnsi="Times New Roman"/>
                <w:sz w:val="24"/>
                <w:szCs w:val="24"/>
                <w:rPrChange w:id="4632" w:author="usher" w:date="2026-06-05T05:43:00Z">
                  <w:rPr/>
                </w:rPrChange>
              </w:rPr>
            </w:pPr>
            <w:r w:rsidRPr="000F026B">
              <w:rPr>
                <w:rFonts w:ascii="Times New Roman" w:eastAsia="Roboto" w:hAnsi="Times New Roman"/>
                <w:color w:val="1F1F1F"/>
                <w:sz w:val="24"/>
                <w:szCs w:val="24"/>
              </w:rPr>
              <w:t>9</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92F4654" w14:textId="77777777" w:rsidR="009A4657" w:rsidRPr="000F026B" w:rsidRDefault="001A30E1">
            <w:pPr>
              <w:widowControl w:val="0"/>
              <w:jc w:val="right"/>
              <w:rPr>
                <w:rFonts w:ascii="Times New Roman" w:hAnsi="Times New Roman"/>
                <w:sz w:val="24"/>
                <w:szCs w:val="24"/>
                <w:rPrChange w:id="4633" w:author="usher" w:date="2026-06-05T05:43:00Z">
                  <w:rPr/>
                </w:rPrChange>
              </w:rPr>
            </w:pPr>
            <w:r w:rsidRPr="000F026B">
              <w:rPr>
                <w:rFonts w:ascii="Times New Roman" w:eastAsia="Roboto" w:hAnsi="Times New Roman"/>
                <w:color w:val="1F1F1F"/>
                <w:sz w:val="24"/>
                <w:szCs w:val="24"/>
              </w:rPr>
              <w:t>7.5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5A9C448" w14:textId="77777777" w:rsidR="009A4657" w:rsidRPr="000F026B" w:rsidRDefault="009A4657">
            <w:pPr>
              <w:widowControl w:val="0"/>
              <w:rPr>
                <w:rFonts w:ascii="Times New Roman" w:hAnsi="Times New Roman"/>
                <w:sz w:val="24"/>
                <w:szCs w:val="24"/>
              </w:rPr>
            </w:pPr>
          </w:p>
        </w:tc>
      </w:tr>
      <w:tr w:rsidR="009A4657" w:rsidRPr="000F026B" w14:paraId="33D91061"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68A5F60" w14:textId="77777777" w:rsidR="009A4657" w:rsidRPr="000F026B" w:rsidRDefault="001A30E1">
            <w:pPr>
              <w:widowControl w:val="0"/>
              <w:jc w:val="center"/>
              <w:rPr>
                <w:rFonts w:ascii="Times New Roman" w:hAnsi="Times New Roman"/>
                <w:sz w:val="24"/>
                <w:szCs w:val="24"/>
                <w:rPrChange w:id="4634" w:author="usher" w:date="2026-06-05T05:43:00Z">
                  <w:rPr/>
                </w:rPrChange>
              </w:rPr>
            </w:pPr>
            <w:r w:rsidRPr="000F026B">
              <w:rPr>
                <w:rFonts w:ascii="Times New Roman" w:eastAsia="Roboto" w:hAnsi="Times New Roman"/>
                <w:b/>
                <w:color w:val="1F1F1F"/>
                <w:sz w:val="24"/>
                <w:szCs w:val="24"/>
              </w:rPr>
              <w:t>75%</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579A4D0" w14:textId="77777777" w:rsidR="009A4657" w:rsidRPr="000F026B" w:rsidRDefault="001A30E1">
            <w:pPr>
              <w:widowControl w:val="0"/>
              <w:jc w:val="right"/>
              <w:rPr>
                <w:rFonts w:ascii="Times New Roman" w:hAnsi="Times New Roman"/>
                <w:sz w:val="24"/>
                <w:szCs w:val="24"/>
                <w:rPrChange w:id="4635" w:author="usher" w:date="2026-06-05T05:43:00Z">
                  <w:rPr/>
                </w:rPrChange>
              </w:rPr>
            </w:pPr>
            <w:r w:rsidRPr="000F026B">
              <w:rPr>
                <w:rFonts w:ascii="Times New Roman" w:eastAsia="Roboto" w:hAnsi="Times New Roman"/>
                <w:color w:val="1F1F1F"/>
                <w:sz w:val="24"/>
                <w:szCs w:val="24"/>
              </w:rPr>
              <w:t>37.75</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6B4AF94"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CC0AFE2" w14:textId="77777777" w:rsidR="009A4657" w:rsidRPr="000F026B" w:rsidRDefault="001A30E1">
            <w:pPr>
              <w:widowControl w:val="0"/>
              <w:jc w:val="right"/>
              <w:rPr>
                <w:rFonts w:ascii="Times New Roman" w:hAnsi="Times New Roman"/>
                <w:sz w:val="24"/>
                <w:szCs w:val="24"/>
                <w:rPrChange w:id="4636" w:author="usher" w:date="2026-06-05T05:43:00Z">
                  <w:rPr/>
                </w:rPrChange>
              </w:rPr>
            </w:pPr>
            <w:r w:rsidRPr="000F026B">
              <w:rPr>
                <w:rFonts w:ascii="Times New Roman" w:eastAsia="Roboto" w:hAnsi="Times New Roman"/>
                <w:color w:val="1F1F1F"/>
                <w:sz w:val="24"/>
                <w:szCs w:val="24"/>
              </w:rPr>
              <w:t>44.5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7285941"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1F4D8AC"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92911F4" w14:textId="77777777" w:rsidR="009A4657" w:rsidRPr="000F026B" w:rsidRDefault="001A30E1">
            <w:pPr>
              <w:widowControl w:val="0"/>
              <w:jc w:val="right"/>
              <w:rPr>
                <w:rFonts w:ascii="Times New Roman" w:hAnsi="Times New Roman"/>
                <w:sz w:val="24"/>
                <w:szCs w:val="24"/>
                <w:rPrChange w:id="4637" w:author="usher" w:date="2026-06-05T05:43:00Z">
                  <w:rPr/>
                </w:rPrChange>
              </w:rPr>
            </w:pPr>
            <w:r w:rsidRPr="000F026B">
              <w:rPr>
                <w:rFonts w:ascii="Times New Roman" w:eastAsia="Roboto" w:hAnsi="Times New Roman"/>
                <w:color w:val="1F1F1F"/>
                <w:sz w:val="24"/>
                <w:szCs w:val="24"/>
              </w:rPr>
              <w:t>84.75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7A2A4D1" w14:textId="77777777" w:rsidR="009A4657" w:rsidRPr="000F026B" w:rsidRDefault="001A30E1">
            <w:pPr>
              <w:widowControl w:val="0"/>
              <w:jc w:val="right"/>
              <w:rPr>
                <w:rFonts w:ascii="Times New Roman" w:hAnsi="Times New Roman"/>
                <w:sz w:val="24"/>
                <w:szCs w:val="24"/>
                <w:rPrChange w:id="4638" w:author="usher" w:date="2026-06-05T05:43:00Z">
                  <w:rPr/>
                </w:rPrChange>
              </w:rPr>
            </w:pPr>
            <w:r w:rsidRPr="000F026B">
              <w:rPr>
                <w:rFonts w:ascii="Times New Roman" w:eastAsia="Roboto" w:hAnsi="Times New Roman"/>
                <w:color w:val="1F1F1F"/>
                <w:sz w:val="24"/>
                <w:szCs w:val="24"/>
              </w:rPr>
              <w:t>99.5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599C456" w14:textId="77777777" w:rsidR="009A4657" w:rsidRPr="000F026B" w:rsidRDefault="001A30E1">
            <w:pPr>
              <w:widowControl w:val="0"/>
              <w:jc w:val="right"/>
              <w:rPr>
                <w:rFonts w:ascii="Times New Roman" w:hAnsi="Times New Roman"/>
                <w:sz w:val="24"/>
                <w:szCs w:val="24"/>
                <w:rPrChange w:id="4639" w:author="usher" w:date="2026-06-05T05:43:00Z">
                  <w:rPr/>
                </w:rPrChange>
              </w:rPr>
            </w:pPr>
            <w:r w:rsidRPr="000F026B">
              <w:rPr>
                <w:rFonts w:ascii="Times New Roman" w:eastAsia="Roboto" w:hAnsi="Times New Roman"/>
                <w:color w:val="1F1F1F"/>
                <w:sz w:val="24"/>
                <w:szCs w:val="24"/>
              </w:rPr>
              <w:t>24</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70DEBFD" w14:textId="77777777" w:rsidR="009A4657" w:rsidRPr="000F026B" w:rsidRDefault="001A30E1">
            <w:pPr>
              <w:widowControl w:val="0"/>
              <w:jc w:val="right"/>
              <w:rPr>
                <w:rFonts w:ascii="Times New Roman" w:hAnsi="Times New Roman"/>
                <w:sz w:val="24"/>
                <w:szCs w:val="24"/>
                <w:rPrChange w:id="4640" w:author="usher" w:date="2026-06-05T05:43:00Z">
                  <w:rPr/>
                </w:rPrChange>
              </w:rPr>
            </w:pPr>
            <w:r w:rsidRPr="000F026B">
              <w:rPr>
                <w:rFonts w:ascii="Times New Roman" w:eastAsia="Roboto" w:hAnsi="Times New Roman"/>
                <w:color w:val="1F1F1F"/>
                <w:sz w:val="24"/>
                <w:szCs w:val="24"/>
              </w:rPr>
              <w:t>7</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C230D19" w14:textId="77777777" w:rsidR="009A4657" w:rsidRPr="000F026B" w:rsidRDefault="001A30E1">
            <w:pPr>
              <w:widowControl w:val="0"/>
              <w:jc w:val="right"/>
              <w:rPr>
                <w:rFonts w:ascii="Times New Roman" w:hAnsi="Times New Roman"/>
                <w:sz w:val="24"/>
                <w:szCs w:val="24"/>
                <w:rPrChange w:id="4641" w:author="usher" w:date="2026-06-05T05:43:00Z">
                  <w:rPr/>
                </w:rPrChange>
              </w:rPr>
            </w:pPr>
            <w:r w:rsidRPr="000F026B">
              <w:rPr>
                <w:rFonts w:ascii="Times New Roman" w:eastAsia="Roboto" w:hAnsi="Times New Roman"/>
                <w:color w:val="1F1F1F"/>
                <w:sz w:val="24"/>
                <w:szCs w:val="24"/>
              </w:rPr>
              <w:t>10</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7BA36CC" w14:textId="77777777" w:rsidR="009A4657" w:rsidRPr="000F026B" w:rsidRDefault="001A30E1">
            <w:pPr>
              <w:widowControl w:val="0"/>
              <w:jc w:val="right"/>
              <w:rPr>
                <w:rFonts w:ascii="Times New Roman" w:hAnsi="Times New Roman"/>
                <w:sz w:val="24"/>
                <w:szCs w:val="24"/>
                <w:rPrChange w:id="4642" w:author="usher" w:date="2026-06-05T05:43:00Z">
                  <w:rPr/>
                </w:rPrChange>
              </w:rPr>
            </w:pPr>
            <w:r w:rsidRPr="000F026B">
              <w:rPr>
                <w:rFonts w:ascii="Times New Roman" w:eastAsia="Roboto" w:hAnsi="Times New Roman"/>
                <w:color w:val="1F1F1F"/>
                <w:sz w:val="24"/>
                <w:szCs w:val="24"/>
              </w:rPr>
              <w:t>4</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DD50B39" w14:textId="77777777" w:rsidR="009A4657" w:rsidRPr="000F026B" w:rsidRDefault="001A30E1">
            <w:pPr>
              <w:widowControl w:val="0"/>
              <w:jc w:val="right"/>
              <w:rPr>
                <w:rFonts w:ascii="Times New Roman" w:hAnsi="Times New Roman"/>
                <w:sz w:val="24"/>
                <w:szCs w:val="24"/>
                <w:rPrChange w:id="4643" w:author="usher" w:date="2026-06-05T05:43:00Z">
                  <w:rPr/>
                </w:rPrChange>
              </w:rPr>
            </w:pPr>
            <w:r w:rsidRPr="000F026B">
              <w:rPr>
                <w:rFonts w:ascii="Times New Roman" w:eastAsia="Roboto" w:hAnsi="Times New Roman"/>
                <w:color w:val="1F1F1F"/>
                <w:sz w:val="24"/>
                <w:szCs w:val="24"/>
              </w:rPr>
              <w:t>5</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11C5EC1" w14:textId="77777777" w:rsidR="009A4657" w:rsidRPr="000F026B" w:rsidRDefault="001A30E1">
            <w:pPr>
              <w:widowControl w:val="0"/>
              <w:jc w:val="right"/>
              <w:rPr>
                <w:rFonts w:ascii="Times New Roman" w:hAnsi="Times New Roman"/>
                <w:sz w:val="24"/>
                <w:szCs w:val="24"/>
                <w:rPrChange w:id="4644" w:author="usher" w:date="2026-06-05T05:43:00Z">
                  <w:rPr/>
                </w:rPrChange>
              </w:rPr>
            </w:pPr>
            <w:r w:rsidRPr="000F026B">
              <w:rPr>
                <w:rFonts w:ascii="Times New Roman" w:eastAsia="Roboto" w:hAnsi="Times New Roman"/>
                <w:color w:val="1F1F1F"/>
                <w:sz w:val="24"/>
                <w:szCs w:val="24"/>
              </w:rPr>
              <w:t>8.75</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86BCBD0" w14:textId="77777777" w:rsidR="009A4657" w:rsidRPr="000F026B" w:rsidRDefault="001A30E1">
            <w:pPr>
              <w:widowControl w:val="0"/>
              <w:jc w:val="right"/>
              <w:rPr>
                <w:rFonts w:ascii="Times New Roman" w:hAnsi="Times New Roman"/>
                <w:sz w:val="24"/>
                <w:szCs w:val="24"/>
                <w:rPrChange w:id="4645" w:author="usher" w:date="2026-06-05T05:43:00Z">
                  <w:rPr/>
                </w:rPrChange>
              </w:rPr>
            </w:pPr>
            <w:r w:rsidRPr="000F026B">
              <w:rPr>
                <w:rFonts w:ascii="Times New Roman" w:eastAsia="Roboto" w:hAnsi="Times New Roman"/>
                <w:color w:val="1F1F1F"/>
                <w:sz w:val="24"/>
                <w:szCs w:val="24"/>
              </w:rPr>
              <w:t>10</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A7698CB" w14:textId="77777777" w:rsidR="009A4657" w:rsidRPr="000F026B" w:rsidRDefault="001A30E1">
            <w:pPr>
              <w:widowControl w:val="0"/>
              <w:jc w:val="right"/>
              <w:rPr>
                <w:rFonts w:ascii="Times New Roman" w:hAnsi="Times New Roman"/>
                <w:sz w:val="24"/>
                <w:szCs w:val="24"/>
                <w:rPrChange w:id="4646" w:author="usher" w:date="2026-06-05T05:43:00Z">
                  <w:rPr/>
                </w:rPrChange>
              </w:rPr>
            </w:pPr>
            <w:r w:rsidRPr="000F026B">
              <w:rPr>
                <w:rFonts w:ascii="Times New Roman" w:eastAsia="Roboto" w:hAnsi="Times New Roman"/>
                <w:color w:val="1F1F1F"/>
                <w:sz w:val="24"/>
                <w:szCs w:val="24"/>
              </w:rPr>
              <w:t>8</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2D0805C" w14:textId="77777777" w:rsidR="009A4657" w:rsidRPr="000F026B" w:rsidRDefault="009A4657">
            <w:pPr>
              <w:widowControl w:val="0"/>
              <w:rPr>
                <w:rFonts w:ascii="Times New Roman" w:hAnsi="Times New Roman"/>
                <w:sz w:val="24"/>
                <w:szCs w:val="24"/>
              </w:rPr>
            </w:pPr>
          </w:p>
        </w:tc>
      </w:tr>
      <w:tr w:rsidR="009A4657" w:rsidRPr="000F026B" w14:paraId="6BC61B61" w14:textId="77777777">
        <w:trPr>
          <w:trHeight w:val="330"/>
        </w:trPr>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956339A" w14:textId="77777777" w:rsidR="009A4657" w:rsidRPr="000F026B" w:rsidRDefault="001A30E1">
            <w:pPr>
              <w:widowControl w:val="0"/>
              <w:jc w:val="center"/>
              <w:rPr>
                <w:rFonts w:ascii="Times New Roman" w:hAnsi="Times New Roman"/>
                <w:sz w:val="24"/>
                <w:szCs w:val="24"/>
                <w:rPrChange w:id="4647" w:author="usher" w:date="2026-06-05T05:43:00Z">
                  <w:rPr/>
                </w:rPrChange>
              </w:rPr>
            </w:pPr>
            <w:r w:rsidRPr="000F026B">
              <w:rPr>
                <w:rFonts w:ascii="Times New Roman" w:eastAsia="Roboto" w:hAnsi="Times New Roman"/>
                <w:b/>
                <w:color w:val="1F1F1F"/>
                <w:sz w:val="24"/>
                <w:szCs w:val="24"/>
              </w:rPr>
              <w:t>max</w:t>
            </w:r>
          </w:p>
        </w:tc>
        <w:tc>
          <w:tcPr>
            <w:tcW w:w="723"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B067708" w14:textId="77777777" w:rsidR="009A4657" w:rsidRPr="000F026B" w:rsidRDefault="001A30E1">
            <w:pPr>
              <w:widowControl w:val="0"/>
              <w:jc w:val="right"/>
              <w:rPr>
                <w:rFonts w:ascii="Times New Roman" w:hAnsi="Times New Roman"/>
                <w:sz w:val="24"/>
                <w:szCs w:val="24"/>
                <w:rPrChange w:id="4648" w:author="usher" w:date="2026-06-05T05:43:00Z">
                  <w:rPr/>
                </w:rPrChange>
              </w:rPr>
            </w:pPr>
            <w:r w:rsidRPr="000F026B">
              <w:rPr>
                <w:rFonts w:ascii="Times New Roman" w:eastAsia="Roboto" w:hAnsi="Times New Roman"/>
                <w:color w:val="1F1F1F"/>
                <w:sz w:val="24"/>
                <w:szCs w:val="24"/>
              </w:rPr>
              <w:t>50</w:t>
            </w:r>
          </w:p>
        </w:tc>
        <w:tc>
          <w:tcPr>
            <w:tcW w:w="4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21150CF" w14:textId="77777777" w:rsidR="009A4657" w:rsidRPr="000F026B" w:rsidRDefault="009A4657">
            <w:pPr>
              <w:widowControl w:val="0"/>
              <w:rPr>
                <w:rFonts w:ascii="Times New Roman" w:hAnsi="Times New Roman"/>
                <w:sz w:val="24"/>
                <w:szCs w:val="24"/>
              </w:rPr>
            </w:pPr>
          </w:p>
        </w:tc>
        <w:tc>
          <w:tcPr>
            <w:tcW w:w="281"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D560C6A" w14:textId="77777777" w:rsidR="009A4657" w:rsidRPr="000F026B" w:rsidRDefault="001A30E1">
            <w:pPr>
              <w:widowControl w:val="0"/>
              <w:jc w:val="right"/>
              <w:rPr>
                <w:rFonts w:ascii="Times New Roman" w:hAnsi="Times New Roman"/>
                <w:sz w:val="24"/>
                <w:szCs w:val="24"/>
                <w:rPrChange w:id="4649" w:author="usher" w:date="2026-06-05T05:43:00Z">
                  <w:rPr/>
                </w:rPrChange>
              </w:rPr>
            </w:pPr>
            <w:r w:rsidRPr="000F026B">
              <w:rPr>
                <w:rFonts w:ascii="Times New Roman" w:eastAsia="Roboto" w:hAnsi="Times New Roman"/>
                <w:color w:val="1F1F1F"/>
                <w:sz w:val="24"/>
                <w:szCs w:val="24"/>
              </w:rPr>
              <w:t>67</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926F1B0" w14:textId="77777777" w:rsidR="009A4657" w:rsidRPr="000F026B" w:rsidRDefault="009A4657">
            <w:pPr>
              <w:widowControl w:val="0"/>
              <w:rPr>
                <w:rFonts w:ascii="Times New Roman" w:hAnsi="Times New Roman"/>
                <w:sz w:val="24"/>
                <w:szCs w:val="24"/>
              </w:rPr>
            </w:pPr>
          </w:p>
        </w:tc>
        <w:tc>
          <w:tcPr>
            <w:tcW w:w="1048"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612A2BD" w14:textId="77777777" w:rsidR="009A4657" w:rsidRPr="000F026B" w:rsidRDefault="009A4657">
            <w:pPr>
              <w:widowControl w:val="0"/>
              <w:rPr>
                <w:rFonts w:ascii="Times New Roman" w:hAnsi="Times New Roman"/>
                <w:sz w:val="24"/>
                <w:szCs w:val="24"/>
              </w:rPr>
            </w:pP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3F9F02D" w14:textId="77777777" w:rsidR="009A4657" w:rsidRPr="000F026B" w:rsidRDefault="001A30E1">
            <w:pPr>
              <w:widowControl w:val="0"/>
              <w:jc w:val="right"/>
              <w:rPr>
                <w:rFonts w:ascii="Times New Roman" w:hAnsi="Times New Roman"/>
                <w:sz w:val="24"/>
                <w:szCs w:val="24"/>
                <w:rPrChange w:id="4650" w:author="usher" w:date="2026-06-05T05:43:00Z">
                  <w:rPr/>
                </w:rPrChange>
              </w:rPr>
            </w:pPr>
            <w:r w:rsidRPr="000F026B">
              <w:rPr>
                <w:rFonts w:ascii="Times New Roman" w:eastAsia="Roboto" w:hAnsi="Times New Roman"/>
                <w:color w:val="1F1F1F"/>
                <w:sz w:val="24"/>
                <w:szCs w:val="24"/>
              </w:rPr>
              <w:t>95</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67F94B6" w14:textId="77777777" w:rsidR="009A4657" w:rsidRPr="000F026B" w:rsidRDefault="001A30E1">
            <w:pPr>
              <w:widowControl w:val="0"/>
              <w:jc w:val="right"/>
              <w:rPr>
                <w:rFonts w:ascii="Times New Roman" w:hAnsi="Times New Roman"/>
                <w:sz w:val="24"/>
                <w:szCs w:val="24"/>
                <w:rPrChange w:id="4651" w:author="usher" w:date="2026-06-05T05:43:00Z">
                  <w:rPr/>
                </w:rPrChange>
              </w:rPr>
            </w:pPr>
            <w:r w:rsidRPr="000F026B">
              <w:rPr>
                <w:rFonts w:ascii="Times New Roman" w:eastAsia="Roboto" w:hAnsi="Times New Roman"/>
                <w:color w:val="1F1F1F"/>
                <w:sz w:val="24"/>
                <w:szCs w:val="24"/>
              </w:rPr>
              <w:t>122</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778E3F6" w14:textId="77777777" w:rsidR="009A4657" w:rsidRPr="000F026B" w:rsidRDefault="001A30E1">
            <w:pPr>
              <w:widowControl w:val="0"/>
              <w:jc w:val="right"/>
              <w:rPr>
                <w:rFonts w:ascii="Times New Roman" w:hAnsi="Times New Roman"/>
                <w:sz w:val="24"/>
                <w:szCs w:val="24"/>
                <w:rPrChange w:id="4652" w:author="usher" w:date="2026-06-05T05:43:00Z">
                  <w:rPr/>
                </w:rPrChange>
              </w:rPr>
            </w:pPr>
            <w:r w:rsidRPr="000F026B">
              <w:rPr>
                <w:rFonts w:ascii="Times New Roman" w:eastAsia="Roboto" w:hAnsi="Times New Roman"/>
                <w:color w:val="1F1F1F"/>
                <w:sz w:val="24"/>
                <w:szCs w:val="24"/>
              </w:rPr>
              <w:t>66</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3CDFFAD" w14:textId="77777777" w:rsidR="009A4657" w:rsidRPr="000F026B" w:rsidRDefault="001A30E1">
            <w:pPr>
              <w:widowControl w:val="0"/>
              <w:jc w:val="right"/>
              <w:rPr>
                <w:rFonts w:ascii="Times New Roman" w:hAnsi="Times New Roman"/>
                <w:sz w:val="24"/>
                <w:szCs w:val="24"/>
                <w:rPrChange w:id="4653" w:author="usher" w:date="2026-06-05T05:43:00Z">
                  <w:rPr/>
                </w:rPrChange>
              </w:rPr>
            </w:pPr>
            <w:r w:rsidRPr="000F026B">
              <w:rPr>
                <w:rFonts w:ascii="Times New Roman" w:eastAsia="Roboto" w:hAnsi="Times New Roman"/>
                <w:color w:val="1F1F1F"/>
                <w:sz w:val="24"/>
                <w:szCs w:val="24"/>
              </w:rPr>
              <w:t>10</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0D6693D" w14:textId="77777777" w:rsidR="009A4657" w:rsidRPr="000F026B" w:rsidRDefault="001A30E1">
            <w:pPr>
              <w:widowControl w:val="0"/>
              <w:jc w:val="right"/>
              <w:rPr>
                <w:rFonts w:ascii="Times New Roman" w:hAnsi="Times New Roman"/>
                <w:sz w:val="24"/>
                <w:szCs w:val="24"/>
                <w:rPrChange w:id="4654" w:author="usher" w:date="2026-06-05T05:43:00Z">
                  <w:rPr/>
                </w:rPrChange>
              </w:rPr>
            </w:pPr>
            <w:r w:rsidRPr="000F026B">
              <w:rPr>
                <w:rFonts w:ascii="Times New Roman" w:eastAsia="Roboto" w:hAnsi="Times New Roman"/>
                <w:color w:val="1F1F1F"/>
                <w:sz w:val="24"/>
                <w:szCs w:val="24"/>
              </w:rPr>
              <w:t>10</w:t>
            </w:r>
          </w:p>
        </w:tc>
        <w:tc>
          <w:tcPr>
            <w:tcW w:w="72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C901763" w14:textId="77777777" w:rsidR="009A4657" w:rsidRPr="000F026B" w:rsidRDefault="001A30E1">
            <w:pPr>
              <w:widowControl w:val="0"/>
              <w:jc w:val="right"/>
              <w:rPr>
                <w:rFonts w:ascii="Times New Roman" w:hAnsi="Times New Roman"/>
                <w:sz w:val="24"/>
                <w:szCs w:val="24"/>
                <w:rPrChange w:id="4655" w:author="usher" w:date="2026-06-05T05:43:00Z">
                  <w:rPr/>
                </w:rPrChange>
              </w:rPr>
            </w:pPr>
            <w:r w:rsidRPr="000F026B">
              <w:rPr>
                <w:rFonts w:ascii="Times New Roman" w:eastAsia="Roboto" w:hAnsi="Times New Roman"/>
                <w:color w:val="1F1F1F"/>
                <w:sz w:val="24"/>
                <w:szCs w:val="24"/>
              </w:rPr>
              <w:t>5</w:t>
            </w:r>
          </w:p>
        </w:tc>
        <w:tc>
          <w:tcPr>
            <w:tcW w:w="88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DDFCB7" w14:textId="77777777" w:rsidR="009A4657" w:rsidRPr="000F026B" w:rsidRDefault="001A30E1">
            <w:pPr>
              <w:widowControl w:val="0"/>
              <w:jc w:val="right"/>
              <w:rPr>
                <w:rFonts w:ascii="Times New Roman" w:hAnsi="Times New Roman"/>
                <w:sz w:val="24"/>
                <w:szCs w:val="24"/>
                <w:rPrChange w:id="4656" w:author="usher" w:date="2026-06-05T05:43:00Z">
                  <w:rPr/>
                </w:rPrChange>
              </w:rPr>
            </w:pPr>
            <w:r w:rsidRPr="000F026B">
              <w:rPr>
                <w:rFonts w:ascii="Times New Roman" w:eastAsia="Roboto" w:hAnsi="Times New Roman"/>
                <w:color w:val="1F1F1F"/>
                <w:sz w:val="24"/>
                <w:szCs w:val="24"/>
              </w:rPr>
              <w:t>6</w:t>
            </w:r>
          </w:p>
        </w:tc>
        <w:tc>
          <w:tcPr>
            <w:tcW w:w="110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534EAD2" w14:textId="77777777" w:rsidR="009A4657" w:rsidRPr="000F026B" w:rsidRDefault="001A30E1">
            <w:pPr>
              <w:widowControl w:val="0"/>
              <w:jc w:val="right"/>
              <w:rPr>
                <w:rFonts w:ascii="Times New Roman" w:hAnsi="Times New Roman"/>
                <w:sz w:val="24"/>
                <w:szCs w:val="24"/>
                <w:rPrChange w:id="4657" w:author="usher" w:date="2026-06-05T05:43:00Z">
                  <w:rPr/>
                </w:rPrChange>
              </w:rPr>
            </w:pPr>
            <w:r w:rsidRPr="000F026B">
              <w:rPr>
                <w:rFonts w:ascii="Times New Roman" w:eastAsia="Roboto" w:hAnsi="Times New Roman"/>
                <w:color w:val="1F1F1F"/>
                <w:sz w:val="24"/>
                <w:szCs w:val="24"/>
              </w:rPr>
              <w:t>10</w:t>
            </w:r>
          </w:p>
        </w:tc>
        <w:tc>
          <w:tcPr>
            <w:tcW w:w="101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A215B2C" w14:textId="77777777" w:rsidR="009A4657" w:rsidRPr="000F026B" w:rsidRDefault="001A30E1">
            <w:pPr>
              <w:widowControl w:val="0"/>
              <w:jc w:val="right"/>
              <w:rPr>
                <w:rFonts w:ascii="Times New Roman" w:hAnsi="Times New Roman"/>
                <w:sz w:val="24"/>
                <w:szCs w:val="24"/>
                <w:rPrChange w:id="4658" w:author="usher" w:date="2026-06-05T05:43:00Z">
                  <w:rPr/>
                </w:rPrChange>
              </w:rPr>
            </w:pPr>
            <w:r w:rsidRPr="000F026B">
              <w:rPr>
                <w:rFonts w:ascii="Times New Roman" w:eastAsia="Roboto" w:hAnsi="Times New Roman"/>
                <w:color w:val="1F1F1F"/>
                <w:sz w:val="24"/>
                <w:szCs w:val="24"/>
              </w:rPr>
              <w:t>10</w:t>
            </w:r>
          </w:p>
        </w:tc>
        <w:tc>
          <w:tcPr>
            <w:tcW w:w="9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CB37B80" w14:textId="77777777" w:rsidR="009A4657" w:rsidRPr="000F026B" w:rsidRDefault="001A30E1">
            <w:pPr>
              <w:widowControl w:val="0"/>
              <w:jc w:val="right"/>
              <w:rPr>
                <w:rFonts w:ascii="Times New Roman" w:hAnsi="Times New Roman"/>
                <w:sz w:val="24"/>
                <w:szCs w:val="24"/>
                <w:rPrChange w:id="4659" w:author="usher" w:date="2026-06-05T05:43:00Z">
                  <w:rPr/>
                </w:rPrChange>
              </w:rPr>
            </w:pPr>
            <w:r w:rsidRPr="000F026B">
              <w:rPr>
                <w:rFonts w:ascii="Times New Roman" w:eastAsia="Roboto" w:hAnsi="Times New Roman"/>
                <w:color w:val="1F1F1F"/>
                <w:sz w:val="24"/>
                <w:szCs w:val="24"/>
              </w:rPr>
              <w:t>9</w:t>
            </w:r>
          </w:p>
        </w:tc>
        <w:tc>
          <w:tcPr>
            <w:tcW w:w="722"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C95D983" w14:textId="77777777" w:rsidR="009A4657" w:rsidRPr="000F026B" w:rsidRDefault="009A4657">
            <w:pPr>
              <w:widowControl w:val="0"/>
              <w:rPr>
                <w:rFonts w:ascii="Times New Roman" w:hAnsi="Times New Roman"/>
                <w:sz w:val="24"/>
                <w:szCs w:val="24"/>
              </w:rPr>
            </w:pPr>
          </w:p>
        </w:tc>
      </w:tr>
    </w:tbl>
    <w:p w14:paraId="2A153932" w14:textId="77777777" w:rsidR="00A2267E" w:rsidRPr="000F026B" w:rsidRDefault="00A2267E">
      <w:pPr>
        <w:rPr>
          <w:rFonts w:ascii="Times New Roman" w:hAnsi="Times New Roman"/>
          <w:sz w:val="24"/>
          <w:szCs w:val="24"/>
          <w:rPrChange w:id="4660" w:author="usher" w:date="2026-06-05T05:43:00Z">
            <w:rPr/>
          </w:rPrChange>
        </w:rPr>
        <w:sectPr w:rsidR="00A2267E" w:rsidRPr="000F026B">
          <w:footerReference w:type="default" r:id="rId15"/>
          <w:pgSz w:w="11907" w:h="16839"/>
          <w:pgMar w:top="1440" w:right="1440" w:bottom="1440" w:left="1440" w:header="720" w:footer="720" w:gutter="0"/>
          <w:cols w:space="720"/>
        </w:sectPr>
      </w:pPr>
    </w:p>
    <w:p w14:paraId="0B400ECE" w14:textId="77777777" w:rsidR="009A4657" w:rsidRPr="000F026B" w:rsidRDefault="009A4657">
      <w:pPr>
        <w:pStyle w:val="Heading1"/>
        <w:spacing w:line="360" w:lineRule="auto"/>
        <w:ind w:left="0" w:right="3681"/>
        <w:jc w:val="both"/>
        <w:rPr>
          <w:sz w:val="24"/>
          <w:szCs w:val="24"/>
        </w:rPr>
      </w:pPr>
    </w:p>
    <w:bookmarkEnd w:id="1"/>
    <w:p w14:paraId="3384ADEF" w14:textId="77777777" w:rsidR="009A4657" w:rsidRPr="000F026B" w:rsidRDefault="009A4657">
      <w:pPr>
        <w:rPr>
          <w:rFonts w:ascii="Times New Roman" w:hAnsi="Times New Roman"/>
          <w:sz w:val="24"/>
          <w:szCs w:val="24"/>
          <w:rPrChange w:id="4661" w:author="usher" w:date="2026-06-05T05:43:00Z">
            <w:rPr/>
          </w:rPrChange>
        </w:rPr>
      </w:pPr>
    </w:p>
    <w:sectPr w:rsidR="009A4657" w:rsidRPr="000F026B">
      <w:footerReference w:type="default" r:id="rId16"/>
      <w:pgSz w:w="12240" w:h="15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21" w:author="BELLA- AWUSAH, TOLULOPE (PGR)" w:date="2026-01-29T15:01:00Z" w:initials="TB">
    <w:p w14:paraId="7F29F285" w14:textId="77777777" w:rsidR="001A30E1" w:rsidRDefault="001A30E1" w:rsidP="006647B3">
      <w:r>
        <w:rPr>
          <w:rStyle w:val="CommentReference"/>
        </w:rPr>
        <w:annotationRef/>
      </w:r>
      <w:r>
        <w:rPr>
          <w:color w:val="000000"/>
          <w:sz w:val="20"/>
          <w:szCs w:val="20"/>
        </w:rPr>
        <w:t xml:space="preserve">I think you should leave as religious institutions. Mosques too have an important </w:t>
      </w:r>
      <w:proofErr w:type="gramStart"/>
      <w:r>
        <w:rPr>
          <w:color w:val="000000"/>
          <w:sz w:val="20"/>
          <w:szCs w:val="20"/>
        </w:rPr>
        <w:t>role .</w:t>
      </w:r>
      <w:proofErr w:type="gramEnd"/>
      <w:r>
        <w:rPr>
          <w:color w:val="000000"/>
          <w:sz w:val="20"/>
          <w:szCs w:val="20"/>
        </w:rPr>
        <w:t xml:space="preserve"> You can later say you chose to look at churches because of access etc. </w:t>
      </w:r>
    </w:p>
  </w:comment>
  <w:comment w:id="947" w:author="BELLA- AWUSAH, TOLULOPE (PGR)" w:date="2026-01-29T15:03:00Z" w:initials="TB">
    <w:p w14:paraId="5C90F782" w14:textId="77777777" w:rsidR="001A30E1" w:rsidRDefault="001A30E1" w:rsidP="006647B3">
      <w:r>
        <w:rPr>
          <w:rStyle w:val="CommentReference"/>
        </w:rPr>
        <w:annotationRef/>
      </w:r>
      <w:r>
        <w:rPr>
          <w:color w:val="000000"/>
          <w:sz w:val="20"/>
          <w:szCs w:val="20"/>
        </w:rPr>
        <w:t>More like contributing to research looking at how to reduce the treatment gap</w:t>
      </w:r>
    </w:p>
  </w:comment>
  <w:comment w:id="1858" w:author="BELLA- AWUSAH, TOLULOPE (PGR)" w:date="2026-01-29T15:28:00Z" w:initials="TB">
    <w:p w14:paraId="020C79DF" w14:textId="77777777" w:rsidR="001A30E1" w:rsidRDefault="001A30E1" w:rsidP="008427D7">
      <w:r>
        <w:rPr>
          <w:rStyle w:val="CommentReference"/>
        </w:rPr>
        <w:annotationRef/>
      </w:r>
      <w:r>
        <w:rPr>
          <w:color w:val="000000"/>
          <w:sz w:val="20"/>
          <w:szCs w:val="20"/>
        </w:rPr>
        <w:t xml:space="preserve">Pls give more detail. What days of the week, what time </w:t>
      </w:r>
      <w:proofErr w:type="spellStart"/>
      <w:r>
        <w:rPr>
          <w:color w:val="000000"/>
          <w:sz w:val="20"/>
          <w:szCs w:val="20"/>
        </w:rPr>
        <w:t>etc</w:t>
      </w:r>
      <w:proofErr w:type="spellEnd"/>
      <w:r>
        <w:rPr>
          <w:color w:val="000000"/>
          <w:sz w:val="20"/>
          <w:szCs w:val="20"/>
        </w:rPr>
        <w:t xml:space="preserve">? </w:t>
      </w:r>
    </w:p>
  </w:comment>
  <w:comment w:id="1869" w:author="BELLA- AWUSAH, TOLULOPE (PGR)" w:date="2026-01-29T15:30:00Z" w:initials="TB">
    <w:p w14:paraId="6EDEF325" w14:textId="77777777" w:rsidR="001A30E1" w:rsidRDefault="001A30E1" w:rsidP="00B144FA">
      <w:r>
        <w:rPr>
          <w:rStyle w:val="CommentReference"/>
        </w:rPr>
        <w:annotationRef/>
      </w:r>
      <w:r>
        <w:rPr>
          <w:color w:val="000000"/>
          <w:sz w:val="20"/>
          <w:szCs w:val="20"/>
        </w:rPr>
        <w:t>The vignettes should be in the appendix</w:t>
      </w:r>
    </w:p>
  </w:comment>
  <w:comment w:id="1870" w:author="BELLA- AWUSAH, TOLULOPE (PGR)" w:date="2026-01-29T15:31:00Z" w:initials="TB">
    <w:p w14:paraId="4F568748" w14:textId="77777777" w:rsidR="001A30E1" w:rsidRDefault="001A30E1" w:rsidP="00B144FA">
      <w:r>
        <w:rPr>
          <w:rStyle w:val="CommentReference"/>
        </w:rPr>
        <w:annotationRef/>
      </w:r>
      <w:r>
        <w:rPr>
          <w:color w:val="000000"/>
          <w:sz w:val="20"/>
          <w:szCs w:val="20"/>
        </w:rPr>
        <w:t>As well as the training content</w:t>
      </w:r>
    </w:p>
  </w:comment>
  <w:comment w:id="3176" w:author="BELLA- AWUSAH, TOLULOPE (PGR)" w:date="2026-01-29T15:35:00Z" w:initials="TB">
    <w:p w14:paraId="6A142D0B" w14:textId="77777777" w:rsidR="001A30E1" w:rsidRDefault="001A30E1" w:rsidP="00B144FA">
      <w:r>
        <w:rPr>
          <w:rStyle w:val="CommentReference"/>
        </w:rPr>
        <w:annotationRef/>
      </w:r>
      <w:r>
        <w:rPr>
          <w:color w:val="000000"/>
          <w:sz w:val="20"/>
          <w:szCs w:val="20"/>
        </w:rPr>
        <w:t xml:space="preserve">Were these those who attended all three sessions. Were there people who attended 1 or 2 sessions only? </w:t>
      </w:r>
    </w:p>
  </w:comment>
  <w:comment w:id="3206" w:author="BELLA- AWUSAH, TOLULOPE (PGR)" w:date="2026-01-29T15:42:00Z" w:initials="TB">
    <w:p w14:paraId="410E8CA5" w14:textId="77777777" w:rsidR="001A30E1" w:rsidRDefault="001A30E1" w:rsidP="00E644F2">
      <w:r>
        <w:rPr>
          <w:rStyle w:val="CommentReference"/>
        </w:rPr>
        <w:annotationRef/>
      </w:r>
      <w:r>
        <w:rPr>
          <w:color w:val="000000"/>
          <w:sz w:val="20"/>
          <w:szCs w:val="20"/>
        </w:rPr>
        <w:t>Can only see 3 in your table</w:t>
      </w:r>
    </w:p>
  </w:comment>
  <w:comment w:id="3429" w:author="BELLA- AWUSAH, TOLULOPE (PGR)" w:date="2026-01-29T15:38:00Z" w:initials="TB">
    <w:p w14:paraId="3C87EF79" w14:textId="36329E62" w:rsidR="001A30E1" w:rsidRDefault="001A30E1" w:rsidP="00B144FA">
      <w:r>
        <w:rPr>
          <w:rStyle w:val="CommentReference"/>
        </w:rPr>
        <w:annotationRef/>
      </w:r>
      <w:r>
        <w:rPr>
          <w:color w:val="000000"/>
          <w:sz w:val="20"/>
          <w:szCs w:val="20"/>
        </w:rPr>
        <w:t xml:space="preserve">Write in </w:t>
      </w:r>
      <w:proofErr w:type="spellStart"/>
      <w:r>
        <w:rPr>
          <w:color w:val="000000"/>
          <w:sz w:val="20"/>
          <w:szCs w:val="20"/>
        </w:rPr>
        <w:t>fulll</w:t>
      </w:r>
      <w:proofErr w:type="spellEnd"/>
    </w:p>
  </w:comment>
  <w:comment w:id="3430" w:author="BELLA- AWUSAH, TOLULOPE (PGR)" w:date="2026-01-29T15:39:00Z" w:initials="TB">
    <w:p w14:paraId="08EC3060" w14:textId="77777777" w:rsidR="001A30E1" w:rsidRDefault="001A30E1" w:rsidP="00B144FA">
      <w:r>
        <w:rPr>
          <w:rStyle w:val="CommentReference"/>
        </w:rPr>
        <w:annotationRef/>
      </w:r>
      <w:r>
        <w:rPr>
          <w:color w:val="000000"/>
          <w:sz w:val="20"/>
          <w:szCs w:val="20"/>
        </w:rPr>
        <w:t xml:space="preserve">Why separate OND form HND. I would put all as </w:t>
      </w:r>
      <w:proofErr w:type="spellStart"/>
      <w:r>
        <w:rPr>
          <w:color w:val="000000"/>
          <w:sz w:val="20"/>
          <w:szCs w:val="20"/>
        </w:rPr>
        <w:t>post secondary</w:t>
      </w:r>
      <w:proofErr w:type="spellEnd"/>
    </w:p>
  </w:comment>
  <w:comment w:id="3492" w:author="BELLA- AWUSAH, TOLULOPE (PGR)" w:date="2026-01-29T15:40:00Z" w:initials="TB">
    <w:p w14:paraId="0E5D9845" w14:textId="77777777" w:rsidR="001A30E1" w:rsidRDefault="001A30E1" w:rsidP="00B144FA">
      <w:r>
        <w:rPr>
          <w:rStyle w:val="CommentReference"/>
        </w:rPr>
        <w:annotationRef/>
      </w:r>
      <w:r>
        <w:rPr>
          <w:color w:val="000000"/>
          <w:sz w:val="20"/>
          <w:szCs w:val="20"/>
        </w:rPr>
        <w:t xml:space="preserve">I thought you said you excluded these </w:t>
      </w:r>
    </w:p>
  </w:comment>
  <w:comment w:id="3653" w:author="BELLA- AWUSAH, TOLULOPE (PGR)" w:date="2026-01-29T15:50:00Z" w:initials="TB">
    <w:p w14:paraId="03CFF401" w14:textId="77777777" w:rsidR="001A30E1" w:rsidRDefault="001A30E1" w:rsidP="00E644F2">
      <w:r>
        <w:rPr>
          <w:rStyle w:val="CommentReference"/>
        </w:rPr>
        <w:annotationRef/>
      </w:r>
      <w:r>
        <w:rPr>
          <w:color w:val="000000"/>
          <w:sz w:val="20"/>
          <w:szCs w:val="20"/>
        </w:rPr>
        <w:t>Still not clear how you scored your instrument and arrived at these figures</w:t>
      </w:r>
    </w:p>
  </w:comment>
  <w:comment w:id="3658" w:author="BELLA- AWUSAH, TOLULOPE (PGR)" w:date="2026-01-29T15:50:00Z" w:initials="TB">
    <w:p w14:paraId="6AE44E68" w14:textId="77777777" w:rsidR="001A30E1" w:rsidRDefault="001A30E1" w:rsidP="00E644F2">
      <w:r>
        <w:rPr>
          <w:rStyle w:val="CommentReference"/>
        </w:rPr>
        <w:annotationRef/>
      </w:r>
      <w:r>
        <w:rPr>
          <w:color w:val="000000"/>
          <w:sz w:val="20"/>
          <w:szCs w:val="20"/>
        </w:rPr>
        <w:t>Same comment as above</w:t>
      </w:r>
    </w:p>
  </w:comment>
  <w:comment w:id="3664" w:author="BELLA- AWUSAH, TOLULOPE (PGR)" w:date="2026-01-29T15:51:00Z" w:initials="TB">
    <w:p w14:paraId="1C6E747E" w14:textId="77777777" w:rsidR="001A30E1" w:rsidRDefault="001A30E1" w:rsidP="00B53497">
      <w:r>
        <w:rPr>
          <w:rStyle w:val="CommentReference"/>
        </w:rPr>
        <w:annotationRef/>
      </w:r>
      <w:r>
        <w:rPr>
          <w:color w:val="000000"/>
          <w:sz w:val="20"/>
          <w:szCs w:val="20"/>
        </w:rPr>
        <w:t>Same as above</w:t>
      </w:r>
    </w:p>
  </w:comment>
  <w:comment w:id="3672" w:author="BELLA- AWUSAH, TOLULOPE (PGR)" w:date="2026-01-29T15:52:00Z" w:initials="TB">
    <w:p w14:paraId="3C3BF776" w14:textId="77777777" w:rsidR="001A30E1" w:rsidRDefault="001A30E1" w:rsidP="00B53497">
      <w:r>
        <w:rPr>
          <w:rStyle w:val="CommentReference"/>
        </w:rPr>
        <w:annotationRef/>
      </w:r>
      <w:r>
        <w:rPr>
          <w:color w:val="000000"/>
          <w:sz w:val="20"/>
          <w:szCs w:val="20"/>
        </w:rPr>
        <w:t xml:space="preserve">How did you arrive at </w:t>
      </w:r>
      <w:proofErr w:type="gramStart"/>
      <w:r>
        <w:rPr>
          <w:color w:val="000000"/>
          <w:sz w:val="20"/>
          <w:szCs w:val="20"/>
        </w:rPr>
        <w:t>this</w:t>
      </w:r>
      <w:proofErr w:type="gramEnd"/>
    </w:p>
  </w:comment>
  <w:comment w:id="4491" w:author="BELLA- AWUSAH, TOLULOPE (PGR)" w:date="2026-01-29T15:45:00Z" w:initials="TB">
    <w:p w14:paraId="22BE3169" w14:textId="744D13A4" w:rsidR="001A30E1" w:rsidRDefault="001A30E1" w:rsidP="00E644F2">
      <w:r>
        <w:rPr>
          <w:rStyle w:val="CommentReference"/>
        </w:rPr>
        <w:annotationRef/>
      </w:r>
      <w:r>
        <w:rPr>
          <w:color w:val="000000"/>
          <w:sz w:val="20"/>
          <w:szCs w:val="20"/>
        </w:rPr>
        <w:t>These look like UK pinfold questionnaire items you need to reference properly</w:t>
      </w:r>
    </w:p>
  </w:comment>
  <w:comment w:id="4493" w:author="BELLA- AWUSAH, TOLULOPE (PGR)" w:date="2026-01-29T15:47:00Z" w:initials="TB">
    <w:p w14:paraId="6D8F573A" w14:textId="77777777" w:rsidR="001A30E1" w:rsidRDefault="001A30E1" w:rsidP="00E644F2">
      <w:r>
        <w:rPr>
          <w:rStyle w:val="CommentReference"/>
        </w:rPr>
        <w:annotationRef/>
      </w:r>
      <w:r>
        <w:rPr>
          <w:color w:val="000000"/>
          <w:sz w:val="20"/>
          <w:szCs w:val="20"/>
        </w:rPr>
        <w:t>This heading does not align with the questions under it</w:t>
      </w:r>
    </w:p>
  </w:comment>
  <w:comment w:id="4495" w:author="BELLA- AWUSAH, TOLULOPE (PGR)" w:date="2026-01-29T15:47:00Z" w:initials="TB">
    <w:p w14:paraId="6A55DBCB" w14:textId="2589AADC" w:rsidR="001A30E1" w:rsidRDefault="001A30E1" w:rsidP="00E644F2">
      <w:r>
        <w:rPr>
          <w:rStyle w:val="CommentReference"/>
        </w:rPr>
        <w:annotationRef/>
      </w:r>
      <w:r>
        <w:rPr>
          <w:color w:val="000000"/>
          <w:sz w:val="20"/>
          <w:szCs w:val="20"/>
        </w:rPr>
        <w:t>Attitude question. Does not align with the objective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29F285" w15:done="0"/>
  <w15:commentEx w15:paraId="5C90F782" w15:done="0"/>
  <w15:commentEx w15:paraId="020C79DF" w15:done="0"/>
  <w15:commentEx w15:paraId="6EDEF325" w15:done="0"/>
  <w15:commentEx w15:paraId="4F568748" w15:paraIdParent="6EDEF325" w15:done="0"/>
  <w15:commentEx w15:paraId="6A142D0B" w15:done="0"/>
  <w15:commentEx w15:paraId="410E8CA5" w15:done="0"/>
  <w15:commentEx w15:paraId="3C87EF79" w15:done="0"/>
  <w15:commentEx w15:paraId="08EC3060" w15:paraIdParent="3C87EF79" w15:done="0"/>
  <w15:commentEx w15:paraId="0E5D9845" w15:done="0"/>
  <w15:commentEx w15:paraId="03CFF401" w15:done="0"/>
  <w15:commentEx w15:paraId="6AE44E68" w15:done="0"/>
  <w15:commentEx w15:paraId="1C6E747E" w15:done="0"/>
  <w15:commentEx w15:paraId="3C3BF776" w15:done="0"/>
  <w15:commentEx w15:paraId="22BE3169" w15:done="0"/>
  <w15:commentEx w15:paraId="6D8F573A" w15:done="0"/>
  <w15:commentEx w15:paraId="6A55DB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CCBB2D3" w16cex:dateUtc="2026-01-29T14:01:00Z"/>
  <w16cex:commentExtensible w16cex:durableId="7B3D4C53" w16cex:dateUtc="2026-01-29T14:03:00Z"/>
  <w16cex:commentExtensible w16cex:durableId="015AC2CA" w16cex:dateUtc="2026-01-29T14:28:00Z"/>
  <w16cex:commentExtensible w16cex:durableId="7134FDDD" w16cex:dateUtc="2026-01-29T14:30:00Z"/>
  <w16cex:commentExtensible w16cex:durableId="65D46FD0" w16cex:dateUtc="2026-01-29T14:31:00Z"/>
  <w16cex:commentExtensible w16cex:durableId="5DC3269D" w16cex:dateUtc="2026-01-29T14:35:00Z"/>
  <w16cex:commentExtensible w16cex:durableId="52F60CF2" w16cex:dateUtc="2026-01-29T14:42:00Z"/>
  <w16cex:commentExtensible w16cex:durableId="01562583" w16cex:dateUtc="2026-01-29T14:38:00Z"/>
  <w16cex:commentExtensible w16cex:durableId="7214775C" w16cex:dateUtc="2026-01-29T14:39:00Z"/>
  <w16cex:commentExtensible w16cex:durableId="0DD6A2D4" w16cex:dateUtc="2026-01-29T14:40:00Z"/>
  <w16cex:commentExtensible w16cex:durableId="224D9302" w16cex:dateUtc="2026-01-29T14:50:00Z"/>
  <w16cex:commentExtensible w16cex:durableId="725FB8AE" w16cex:dateUtc="2026-01-29T14:50:00Z"/>
  <w16cex:commentExtensible w16cex:durableId="6093ACB1" w16cex:dateUtc="2026-01-29T14:51:00Z"/>
  <w16cex:commentExtensible w16cex:durableId="1805737F" w16cex:dateUtc="2026-01-29T14:52:00Z"/>
  <w16cex:commentExtensible w16cex:durableId="626F7147" w16cex:dateUtc="2026-01-29T14:45:00Z"/>
  <w16cex:commentExtensible w16cex:durableId="244994EB" w16cex:dateUtc="2026-01-29T14:47:00Z"/>
  <w16cex:commentExtensible w16cex:durableId="361B4AB6" w16cex:dateUtc="2026-01-29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29F285" w16cid:durableId="0CCBB2D3"/>
  <w16cid:commentId w16cid:paraId="5C90F782" w16cid:durableId="7B3D4C53"/>
  <w16cid:commentId w16cid:paraId="020C79DF" w16cid:durableId="015AC2CA"/>
  <w16cid:commentId w16cid:paraId="6EDEF325" w16cid:durableId="7134FDDD"/>
  <w16cid:commentId w16cid:paraId="4F568748" w16cid:durableId="65D46FD0"/>
  <w16cid:commentId w16cid:paraId="6A142D0B" w16cid:durableId="5DC3269D"/>
  <w16cid:commentId w16cid:paraId="410E8CA5" w16cid:durableId="52F60CF2"/>
  <w16cid:commentId w16cid:paraId="3C87EF79" w16cid:durableId="01562583"/>
  <w16cid:commentId w16cid:paraId="08EC3060" w16cid:durableId="7214775C"/>
  <w16cid:commentId w16cid:paraId="0E5D9845" w16cid:durableId="0DD6A2D4"/>
  <w16cid:commentId w16cid:paraId="03CFF401" w16cid:durableId="224D9302"/>
  <w16cid:commentId w16cid:paraId="6AE44E68" w16cid:durableId="725FB8AE"/>
  <w16cid:commentId w16cid:paraId="1C6E747E" w16cid:durableId="6093ACB1"/>
  <w16cid:commentId w16cid:paraId="3C3BF776" w16cid:durableId="1805737F"/>
  <w16cid:commentId w16cid:paraId="22BE3169" w16cid:durableId="626F7147"/>
  <w16cid:commentId w16cid:paraId="6D8F573A" w16cid:durableId="244994EB"/>
  <w16cid:commentId w16cid:paraId="6A55DBCB" w16cid:durableId="361B4A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855DD" w14:textId="77777777" w:rsidR="00097CA9" w:rsidRDefault="00097CA9">
      <w:pPr>
        <w:spacing w:after="0" w:line="240" w:lineRule="auto"/>
      </w:pPr>
      <w:r>
        <w:separator/>
      </w:r>
    </w:p>
  </w:endnote>
  <w:endnote w:type="continuationSeparator" w:id="0">
    <w:p w14:paraId="3895CA8A" w14:textId="77777777" w:rsidR="00097CA9" w:rsidRDefault="00097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8FC87" w14:textId="77777777" w:rsidR="001A30E1" w:rsidRDefault="001A30E1">
    <w:pPr>
      <w:pStyle w:val="Footer"/>
      <w:jc w:val="center"/>
    </w:pPr>
    <w:r>
      <w:fldChar w:fldCharType="begin"/>
    </w:r>
    <w:r>
      <w:instrText xml:space="preserve"> PAGE </w:instrText>
    </w:r>
    <w:r>
      <w:fldChar w:fldCharType="separate"/>
    </w:r>
    <w:r w:rsidR="00EB6610">
      <w:rPr>
        <w:noProof/>
      </w:rPr>
      <w:t>37</w:t>
    </w:r>
    <w:r>
      <w:fldChar w:fldCharType="end"/>
    </w:r>
  </w:p>
  <w:p w14:paraId="301CB078" w14:textId="77777777" w:rsidR="001A30E1" w:rsidRDefault="001A30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9C194" w14:textId="77777777" w:rsidR="001A30E1" w:rsidRDefault="001A30E1">
    <w:pPr>
      <w:pStyle w:val="Footer"/>
      <w:jc w:val="center"/>
    </w:pPr>
    <w:r>
      <w:fldChar w:fldCharType="begin"/>
    </w:r>
    <w:r>
      <w:instrText xml:space="preserve"> PAGE </w:instrText>
    </w:r>
    <w:r>
      <w:fldChar w:fldCharType="separate"/>
    </w:r>
    <w:r w:rsidR="00BB209C">
      <w:rPr>
        <w:noProof/>
      </w:rPr>
      <w:t>75</w:t>
    </w:r>
    <w:r>
      <w:fldChar w:fldCharType="end"/>
    </w:r>
  </w:p>
  <w:p w14:paraId="04B41A32" w14:textId="77777777" w:rsidR="001A30E1" w:rsidRDefault="001A3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15AB8" w14:textId="77777777" w:rsidR="00097CA9" w:rsidRDefault="00097CA9">
      <w:pPr>
        <w:spacing w:after="0" w:line="240" w:lineRule="auto"/>
      </w:pPr>
      <w:r>
        <w:rPr>
          <w:color w:val="000000"/>
        </w:rPr>
        <w:separator/>
      </w:r>
    </w:p>
  </w:footnote>
  <w:footnote w:type="continuationSeparator" w:id="0">
    <w:p w14:paraId="4BC2146C" w14:textId="77777777" w:rsidR="00097CA9" w:rsidRDefault="00097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471"/>
    <w:multiLevelType w:val="hybridMultilevel"/>
    <w:tmpl w:val="CF5A66F4"/>
    <w:lvl w:ilvl="0" w:tplc="B5BC61C2">
      <w:start w:val="3"/>
      <w:numFmt w:val="decimal"/>
      <w:lvlText w:val="%1."/>
      <w:lvlJc w:val="left"/>
      <w:pPr>
        <w:ind w:left="720" w:hanging="360"/>
      </w:pPr>
      <w:rPr>
        <w:rFonts w:ascii="Calibri" w:hAnsi="Calibr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571A8C"/>
    <w:multiLevelType w:val="multilevel"/>
    <w:tmpl w:val="640EEA34"/>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6D30CD1"/>
    <w:multiLevelType w:val="multilevel"/>
    <w:tmpl w:val="E180A672"/>
    <w:lvl w:ilvl="0">
      <w:start w:val="1"/>
      <w:numFmt w:val="lowerRoman"/>
      <w:lvlText w:val="(%1)"/>
      <w:lvlJc w:val="left"/>
      <w:pPr>
        <w:ind w:left="820" w:hanging="72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3" w15:restartNumberingAfterBreak="0">
    <w:nsid w:val="0F126131"/>
    <w:multiLevelType w:val="multilevel"/>
    <w:tmpl w:val="9CDAC368"/>
    <w:lvl w:ilvl="0">
      <w:numFmt w:val="bullet"/>
      <w:lvlText w:val="o"/>
      <w:lvlJc w:val="left"/>
      <w:pPr>
        <w:ind w:left="1440" w:hanging="360"/>
      </w:pPr>
      <w:rPr>
        <w:rFonts w:ascii="Courier New" w:hAnsi="Courier New" w:cs="Courier New"/>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 w15:restartNumberingAfterBreak="0">
    <w:nsid w:val="194175E2"/>
    <w:multiLevelType w:val="multilevel"/>
    <w:tmpl w:val="3DBE2BDE"/>
    <w:lvl w:ilvl="0">
      <w:start w:val="1"/>
      <w:numFmt w:val="lowerRoman"/>
      <w:lvlText w:val="(%1)"/>
      <w:lvlJc w:val="left"/>
      <w:pPr>
        <w:ind w:left="820" w:hanging="72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5" w15:restartNumberingAfterBreak="0">
    <w:nsid w:val="274C3D37"/>
    <w:multiLevelType w:val="multilevel"/>
    <w:tmpl w:val="3BF0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934B3"/>
    <w:multiLevelType w:val="multilevel"/>
    <w:tmpl w:val="E5C8EB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6371DD4"/>
    <w:multiLevelType w:val="multilevel"/>
    <w:tmpl w:val="16DEBA6C"/>
    <w:lvl w:ilvl="0">
      <w:start w:val="3"/>
      <w:numFmt w:val="decimal"/>
      <w:lvlText w:val="%1"/>
      <w:lvlJc w:val="left"/>
      <w:pPr>
        <w:ind w:left="360" w:hanging="360"/>
      </w:pPr>
    </w:lvl>
    <w:lvl w:ilvl="1">
      <w:start w:val="9"/>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371738AA"/>
    <w:multiLevelType w:val="multilevel"/>
    <w:tmpl w:val="1E3E833C"/>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8235680"/>
    <w:multiLevelType w:val="multilevel"/>
    <w:tmpl w:val="5638FF08"/>
    <w:lvl w:ilvl="0">
      <w:start w:val="1"/>
      <w:numFmt w:val="decimal"/>
      <w:lvlText w:val="%1."/>
      <w:lvlJc w:val="left"/>
      <w:pPr>
        <w:ind w:left="6597"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A35C72"/>
    <w:multiLevelType w:val="multilevel"/>
    <w:tmpl w:val="77627B46"/>
    <w:lvl w:ilvl="0">
      <w:start w:val="3"/>
      <w:numFmt w:val="decimal"/>
      <w:lvlText w:val="%1"/>
      <w:lvlJc w:val="left"/>
      <w:pPr>
        <w:ind w:left="420" w:hanging="420"/>
      </w:pPr>
      <w:rPr>
        <w:rFonts w:hint="default"/>
      </w:rPr>
    </w:lvl>
    <w:lvl w:ilvl="1">
      <w:start w:val="10"/>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F2351E1"/>
    <w:multiLevelType w:val="multilevel"/>
    <w:tmpl w:val="1E3E833C"/>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6000B8"/>
    <w:multiLevelType w:val="multilevel"/>
    <w:tmpl w:val="784452E8"/>
    <w:lvl w:ilvl="0">
      <w:numFmt w:val="bullet"/>
      <w:lvlText w:val="o"/>
      <w:lvlJc w:val="left"/>
      <w:pPr>
        <w:ind w:left="1440" w:hanging="360"/>
      </w:pPr>
      <w:rPr>
        <w:rFonts w:ascii="Courier New" w:hAnsi="Courier New" w:cs="Courier New"/>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3" w15:restartNumberingAfterBreak="0">
    <w:nsid w:val="3F642ECD"/>
    <w:multiLevelType w:val="multilevel"/>
    <w:tmpl w:val="6844658C"/>
    <w:lvl w:ilvl="0">
      <w:start w:val="2"/>
      <w:numFmt w:val="decimal"/>
      <w:lvlText w:val="%1"/>
      <w:lvlJc w:val="left"/>
      <w:pPr>
        <w:ind w:left="460" w:hanging="360"/>
      </w:pPr>
      <w:rPr>
        <w:lang w:val="en-US" w:eastAsia="en-US" w:bidi="ar-SA"/>
      </w:rPr>
    </w:lvl>
    <w:lvl w:ilvl="1">
      <w:start w:val="1"/>
      <w:numFmt w:val="decimal"/>
      <w:lvlText w:val="%1.%2"/>
      <w:lvlJc w:val="left"/>
      <w:pPr>
        <w:ind w:left="360" w:hanging="360"/>
      </w:pPr>
      <w:rPr>
        <w:rFonts w:ascii="Times New Roman" w:eastAsia="Times New Roman" w:hAnsi="Times New Roman" w:cs="Times New Roman"/>
        <w:b/>
        <w:bCs/>
        <w:w w:val="100"/>
        <w:sz w:val="24"/>
        <w:szCs w:val="24"/>
        <w:lang w:val="en-US" w:eastAsia="en-US" w:bidi="ar-SA"/>
      </w:rPr>
    </w:lvl>
    <w:lvl w:ilvl="2">
      <w:numFmt w:val="bullet"/>
      <w:lvlText w:val="•"/>
      <w:lvlJc w:val="left"/>
      <w:pPr>
        <w:ind w:left="728" w:hanging="360"/>
      </w:pPr>
      <w:rPr>
        <w:lang w:val="en-US" w:eastAsia="en-US" w:bidi="ar-SA"/>
      </w:rPr>
    </w:lvl>
    <w:lvl w:ilvl="3">
      <w:numFmt w:val="bullet"/>
      <w:lvlText w:val="•"/>
      <w:lvlJc w:val="left"/>
      <w:pPr>
        <w:ind w:left="862" w:hanging="360"/>
      </w:pPr>
      <w:rPr>
        <w:lang w:val="en-US" w:eastAsia="en-US" w:bidi="ar-SA"/>
      </w:rPr>
    </w:lvl>
    <w:lvl w:ilvl="4">
      <w:numFmt w:val="bullet"/>
      <w:lvlText w:val="•"/>
      <w:lvlJc w:val="left"/>
      <w:pPr>
        <w:ind w:left="997" w:hanging="360"/>
      </w:pPr>
      <w:rPr>
        <w:lang w:val="en-US" w:eastAsia="en-US" w:bidi="ar-SA"/>
      </w:rPr>
    </w:lvl>
    <w:lvl w:ilvl="5">
      <w:numFmt w:val="bullet"/>
      <w:lvlText w:val="•"/>
      <w:lvlJc w:val="left"/>
      <w:pPr>
        <w:ind w:left="1131" w:hanging="360"/>
      </w:pPr>
      <w:rPr>
        <w:lang w:val="en-US" w:eastAsia="en-US" w:bidi="ar-SA"/>
      </w:rPr>
    </w:lvl>
    <w:lvl w:ilvl="6">
      <w:numFmt w:val="bullet"/>
      <w:lvlText w:val="•"/>
      <w:lvlJc w:val="left"/>
      <w:pPr>
        <w:ind w:left="1265" w:hanging="360"/>
      </w:pPr>
      <w:rPr>
        <w:lang w:val="en-US" w:eastAsia="en-US" w:bidi="ar-SA"/>
      </w:rPr>
    </w:lvl>
    <w:lvl w:ilvl="7">
      <w:numFmt w:val="bullet"/>
      <w:lvlText w:val="•"/>
      <w:lvlJc w:val="left"/>
      <w:pPr>
        <w:ind w:left="1399" w:hanging="360"/>
      </w:pPr>
      <w:rPr>
        <w:lang w:val="en-US" w:eastAsia="en-US" w:bidi="ar-SA"/>
      </w:rPr>
    </w:lvl>
    <w:lvl w:ilvl="8">
      <w:numFmt w:val="bullet"/>
      <w:lvlText w:val="•"/>
      <w:lvlJc w:val="left"/>
      <w:pPr>
        <w:ind w:left="1534" w:hanging="360"/>
      </w:pPr>
      <w:rPr>
        <w:lang w:val="en-US" w:eastAsia="en-US" w:bidi="ar-SA"/>
      </w:rPr>
    </w:lvl>
  </w:abstractNum>
  <w:abstractNum w:abstractNumId="14" w15:restartNumberingAfterBreak="0">
    <w:nsid w:val="4ECC312C"/>
    <w:multiLevelType w:val="multilevel"/>
    <w:tmpl w:val="2A008534"/>
    <w:lvl w:ilvl="0">
      <w:numFmt w:val="bullet"/>
      <w:lvlText w:val="●"/>
      <w:lvlJc w:val="left"/>
      <w:pPr>
        <w:ind w:left="820" w:hanging="360"/>
      </w:pPr>
      <w:rPr>
        <w:rFonts w:ascii="Microsoft Sans Serif" w:eastAsia="Microsoft Sans Serif" w:hAnsi="Microsoft Sans Serif" w:cs="Microsoft Sans Serif"/>
        <w:w w:val="100"/>
        <w:sz w:val="24"/>
        <w:szCs w:val="24"/>
        <w:lang w:val="en-US" w:eastAsia="en-US" w:bidi="ar-SA"/>
      </w:rPr>
    </w:lvl>
    <w:lvl w:ilvl="1">
      <w:numFmt w:val="bullet"/>
      <w:lvlText w:val="•"/>
      <w:lvlJc w:val="left"/>
      <w:pPr>
        <w:ind w:left="1696" w:hanging="360"/>
      </w:pPr>
      <w:rPr>
        <w:lang w:val="en-US" w:eastAsia="en-US" w:bidi="ar-SA"/>
      </w:rPr>
    </w:lvl>
    <w:lvl w:ilvl="2">
      <w:numFmt w:val="bullet"/>
      <w:lvlText w:val="•"/>
      <w:lvlJc w:val="left"/>
      <w:pPr>
        <w:ind w:left="2572" w:hanging="360"/>
      </w:pPr>
      <w:rPr>
        <w:lang w:val="en-US" w:eastAsia="en-US" w:bidi="ar-SA"/>
      </w:rPr>
    </w:lvl>
    <w:lvl w:ilvl="3">
      <w:numFmt w:val="bullet"/>
      <w:lvlText w:val="•"/>
      <w:lvlJc w:val="left"/>
      <w:pPr>
        <w:ind w:left="3448" w:hanging="360"/>
      </w:pPr>
      <w:rPr>
        <w:lang w:val="en-US" w:eastAsia="en-US" w:bidi="ar-SA"/>
      </w:rPr>
    </w:lvl>
    <w:lvl w:ilvl="4">
      <w:numFmt w:val="bullet"/>
      <w:lvlText w:val="•"/>
      <w:lvlJc w:val="left"/>
      <w:pPr>
        <w:ind w:left="4324" w:hanging="360"/>
      </w:pPr>
      <w:rPr>
        <w:lang w:val="en-US" w:eastAsia="en-US" w:bidi="ar-SA"/>
      </w:rPr>
    </w:lvl>
    <w:lvl w:ilvl="5">
      <w:numFmt w:val="bullet"/>
      <w:lvlText w:val="•"/>
      <w:lvlJc w:val="left"/>
      <w:pPr>
        <w:ind w:left="5200" w:hanging="360"/>
      </w:pPr>
      <w:rPr>
        <w:lang w:val="en-US" w:eastAsia="en-US" w:bidi="ar-SA"/>
      </w:rPr>
    </w:lvl>
    <w:lvl w:ilvl="6">
      <w:numFmt w:val="bullet"/>
      <w:lvlText w:val="•"/>
      <w:lvlJc w:val="left"/>
      <w:pPr>
        <w:ind w:left="6076" w:hanging="360"/>
      </w:pPr>
      <w:rPr>
        <w:lang w:val="en-US" w:eastAsia="en-US" w:bidi="ar-SA"/>
      </w:rPr>
    </w:lvl>
    <w:lvl w:ilvl="7">
      <w:numFmt w:val="bullet"/>
      <w:lvlText w:val="•"/>
      <w:lvlJc w:val="left"/>
      <w:pPr>
        <w:ind w:left="6952" w:hanging="360"/>
      </w:pPr>
      <w:rPr>
        <w:lang w:val="en-US" w:eastAsia="en-US" w:bidi="ar-SA"/>
      </w:rPr>
    </w:lvl>
    <w:lvl w:ilvl="8">
      <w:numFmt w:val="bullet"/>
      <w:lvlText w:val="•"/>
      <w:lvlJc w:val="left"/>
      <w:pPr>
        <w:ind w:left="7828" w:hanging="360"/>
      </w:pPr>
      <w:rPr>
        <w:lang w:val="en-US" w:eastAsia="en-US" w:bidi="ar-SA"/>
      </w:rPr>
    </w:lvl>
  </w:abstractNum>
  <w:abstractNum w:abstractNumId="15" w15:restartNumberingAfterBreak="0">
    <w:nsid w:val="526E19EA"/>
    <w:multiLevelType w:val="multilevel"/>
    <w:tmpl w:val="C3B6CB28"/>
    <w:lvl w:ilvl="0">
      <w:start w:val="1"/>
      <w:numFmt w:val="decimal"/>
      <w:lvlText w:val="%1."/>
      <w:lvlJc w:val="left"/>
      <w:pPr>
        <w:ind w:left="460" w:hanging="360"/>
      </w:pPr>
      <w:rPr>
        <w:rFonts w:ascii="Times New Roman" w:eastAsia="Times New Roman" w:hAnsi="Times New Roman" w:cs="Times New Roman"/>
      </w:rPr>
    </w:lvl>
    <w:lvl w:ilvl="1">
      <w:start w:val="1"/>
      <w:numFmt w:val="decimal"/>
      <w:lvlText w:val="%1.%2"/>
      <w:lvlJc w:val="left"/>
      <w:pPr>
        <w:ind w:left="460" w:hanging="360"/>
      </w:pPr>
    </w:lvl>
    <w:lvl w:ilvl="2">
      <w:start w:val="1"/>
      <w:numFmt w:val="decimal"/>
      <w:lvlText w:val="%1.%2.%3"/>
      <w:lvlJc w:val="left"/>
      <w:pPr>
        <w:ind w:left="820" w:hanging="720"/>
      </w:pPr>
    </w:lvl>
    <w:lvl w:ilvl="3">
      <w:start w:val="1"/>
      <w:numFmt w:val="decimal"/>
      <w:lvlText w:val="%1.%2.%3.%4"/>
      <w:lvlJc w:val="left"/>
      <w:pPr>
        <w:ind w:left="820" w:hanging="720"/>
      </w:pPr>
    </w:lvl>
    <w:lvl w:ilvl="4">
      <w:start w:val="1"/>
      <w:numFmt w:val="decimal"/>
      <w:lvlText w:val="%1.%2.%3.%4.%5"/>
      <w:lvlJc w:val="left"/>
      <w:pPr>
        <w:ind w:left="1180" w:hanging="1080"/>
      </w:pPr>
    </w:lvl>
    <w:lvl w:ilvl="5">
      <w:start w:val="1"/>
      <w:numFmt w:val="decimal"/>
      <w:lvlText w:val="%1.%2.%3.%4.%5.%6"/>
      <w:lvlJc w:val="left"/>
      <w:pPr>
        <w:ind w:left="1180" w:hanging="1080"/>
      </w:pPr>
    </w:lvl>
    <w:lvl w:ilvl="6">
      <w:start w:val="1"/>
      <w:numFmt w:val="decimal"/>
      <w:lvlText w:val="%1.%2.%3.%4.%5.%6.%7"/>
      <w:lvlJc w:val="left"/>
      <w:pPr>
        <w:ind w:left="1540" w:hanging="1440"/>
      </w:pPr>
    </w:lvl>
    <w:lvl w:ilvl="7">
      <w:start w:val="1"/>
      <w:numFmt w:val="decimal"/>
      <w:lvlText w:val="%1.%2.%3.%4.%5.%6.%7.%8"/>
      <w:lvlJc w:val="left"/>
      <w:pPr>
        <w:ind w:left="1540" w:hanging="1440"/>
      </w:pPr>
    </w:lvl>
    <w:lvl w:ilvl="8">
      <w:start w:val="1"/>
      <w:numFmt w:val="decimal"/>
      <w:lvlText w:val="%1.%2.%3.%4.%5.%6.%7.%8.%9"/>
      <w:lvlJc w:val="left"/>
      <w:pPr>
        <w:ind w:left="1900" w:hanging="1800"/>
      </w:pPr>
    </w:lvl>
  </w:abstractNum>
  <w:abstractNum w:abstractNumId="16" w15:restartNumberingAfterBreak="0">
    <w:nsid w:val="535F215D"/>
    <w:multiLevelType w:val="multilevel"/>
    <w:tmpl w:val="32E84ECC"/>
    <w:lvl w:ilvl="0">
      <w:numFmt w:val="bullet"/>
      <w:lvlText w:val="o"/>
      <w:lvlJc w:val="left"/>
      <w:pPr>
        <w:ind w:left="1440" w:hanging="360"/>
      </w:pPr>
      <w:rPr>
        <w:rFonts w:ascii="Courier New" w:hAnsi="Courier New" w:cs="Courier New"/>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7" w15:restartNumberingAfterBreak="0">
    <w:nsid w:val="5D734DE4"/>
    <w:multiLevelType w:val="multilevel"/>
    <w:tmpl w:val="EA4AC0DE"/>
    <w:lvl w:ilvl="0">
      <w:numFmt w:val="bullet"/>
      <w:lvlText w:val="o"/>
      <w:lvlJc w:val="left"/>
      <w:pPr>
        <w:ind w:left="1440" w:hanging="360"/>
      </w:pPr>
      <w:rPr>
        <w:rFonts w:ascii="Courier New" w:hAnsi="Courier New" w:cs="Courier New"/>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8" w15:restartNumberingAfterBreak="0">
    <w:nsid w:val="60141D5E"/>
    <w:multiLevelType w:val="multilevel"/>
    <w:tmpl w:val="9AD457EE"/>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5037F66"/>
    <w:multiLevelType w:val="multilevel"/>
    <w:tmpl w:val="84CC0E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5912C28"/>
    <w:multiLevelType w:val="multilevel"/>
    <w:tmpl w:val="582ABB98"/>
    <w:lvl w:ilvl="0">
      <w:start w:val="3"/>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5ED08F9"/>
    <w:multiLevelType w:val="multilevel"/>
    <w:tmpl w:val="DB6EA1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9E15D2"/>
    <w:multiLevelType w:val="multilevel"/>
    <w:tmpl w:val="91BA21FC"/>
    <w:lvl w:ilvl="0">
      <w:numFmt w:val="bullet"/>
      <w:lvlText w:val="o"/>
      <w:lvlJc w:val="left"/>
      <w:pPr>
        <w:ind w:left="1440" w:hanging="360"/>
      </w:pPr>
      <w:rPr>
        <w:rFonts w:ascii="Courier New" w:hAnsi="Courier New" w:cs="Courier New"/>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3" w15:restartNumberingAfterBreak="0">
    <w:nsid w:val="68A2670D"/>
    <w:multiLevelType w:val="multilevel"/>
    <w:tmpl w:val="4EDE166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3"/>
  </w:num>
  <w:num w:numId="2">
    <w:abstractNumId w:val="15"/>
  </w:num>
  <w:num w:numId="3">
    <w:abstractNumId w:val="8"/>
  </w:num>
  <w:num w:numId="4">
    <w:abstractNumId w:val="6"/>
  </w:num>
  <w:num w:numId="5">
    <w:abstractNumId w:val="12"/>
  </w:num>
  <w:num w:numId="6">
    <w:abstractNumId w:val="17"/>
  </w:num>
  <w:num w:numId="7">
    <w:abstractNumId w:val="16"/>
  </w:num>
  <w:num w:numId="8">
    <w:abstractNumId w:val="3"/>
  </w:num>
  <w:num w:numId="9">
    <w:abstractNumId w:val="22"/>
  </w:num>
  <w:num w:numId="10">
    <w:abstractNumId w:val="14"/>
  </w:num>
  <w:num w:numId="11">
    <w:abstractNumId w:val="13"/>
  </w:num>
  <w:num w:numId="12">
    <w:abstractNumId w:val="1"/>
  </w:num>
  <w:num w:numId="13">
    <w:abstractNumId w:val="20"/>
  </w:num>
  <w:num w:numId="14">
    <w:abstractNumId w:val="21"/>
  </w:num>
  <w:num w:numId="15">
    <w:abstractNumId w:val="7"/>
  </w:num>
  <w:num w:numId="16">
    <w:abstractNumId w:val="2"/>
  </w:num>
  <w:num w:numId="17">
    <w:abstractNumId w:val="9"/>
  </w:num>
  <w:num w:numId="18">
    <w:abstractNumId w:val="18"/>
  </w:num>
  <w:num w:numId="19">
    <w:abstractNumId w:val="11"/>
  </w:num>
  <w:num w:numId="20">
    <w:abstractNumId w:val="19"/>
  </w:num>
  <w:num w:numId="21">
    <w:abstractNumId w:val="10"/>
  </w:num>
  <w:num w:numId="22">
    <w:abstractNumId w:val="5"/>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her">
    <w15:presenceInfo w15:providerId="None" w15:userId="usher"/>
  </w15:person>
  <w15:person w15:author="CCAM">
    <w15:presenceInfo w15:providerId="None" w15:userId="CCAM"/>
  </w15:person>
  <w15:person w15:author="Microsoft account">
    <w15:presenceInfo w15:providerId="Windows Live" w15:userId="ad98d5dd0d43b90d"/>
  </w15:person>
  <w15:person w15:author="Daniel HENRY">
    <w15:presenceInfo w15:providerId="Windows Live" w15:userId="eae3da47dd8c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657"/>
    <w:rsid w:val="0000121B"/>
    <w:rsid w:val="00005644"/>
    <w:rsid w:val="00015C0C"/>
    <w:rsid w:val="00024829"/>
    <w:rsid w:val="000254A2"/>
    <w:rsid w:val="00026EA3"/>
    <w:rsid w:val="0002706B"/>
    <w:rsid w:val="000273CC"/>
    <w:rsid w:val="0003216C"/>
    <w:rsid w:val="00034547"/>
    <w:rsid w:val="0005362C"/>
    <w:rsid w:val="000617C3"/>
    <w:rsid w:val="00061C4E"/>
    <w:rsid w:val="00065998"/>
    <w:rsid w:val="000725FA"/>
    <w:rsid w:val="000726C0"/>
    <w:rsid w:val="00073F1B"/>
    <w:rsid w:val="00076867"/>
    <w:rsid w:val="00086995"/>
    <w:rsid w:val="00087CE0"/>
    <w:rsid w:val="000918DE"/>
    <w:rsid w:val="00097CA9"/>
    <w:rsid w:val="000A3470"/>
    <w:rsid w:val="000A60D5"/>
    <w:rsid w:val="000C0F19"/>
    <w:rsid w:val="000C343D"/>
    <w:rsid w:val="000E4BD7"/>
    <w:rsid w:val="000E50A4"/>
    <w:rsid w:val="000E523E"/>
    <w:rsid w:val="000E6931"/>
    <w:rsid w:val="000F026B"/>
    <w:rsid w:val="000F047D"/>
    <w:rsid w:val="000F0BF8"/>
    <w:rsid w:val="000F2B90"/>
    <w:rsid w:val="0010058A"/>
    <w:rsid w:val="00103E31"/>
    <w:rsid w:val="00104D7F"/>
    <w:rsid w:val="00121B9A"/>
    <w:rsid w:val="00133BAF"/>
    <w:rsid w:val="00142DFA"/>
    <w:rsid w:val="001432D6"/>
    <w:rsid w:val="00161617"/>
    <w:rsid w:val="001631DD"/>
    <w:rsid w:val="0016714E"/>
    <w:rsid w:val="00171AE5"/>
    <w:rsid w:val="00175115"/>
    <w:rsid w:val="00177E59"/>
    <w:rsid w:val="00190116"/>
    <w:rsid w:val="00193877"/>
    <w:rsid w:val="00193DBB"/>
    <w:rsid w:val="001A30E1"/>
    <w:rsid w:val="001A4396"/>
    <w:rsid w:val="001A5F2C"/>
    <w:rsid w:val="001B0789"/>
    <w:rsid w:val="001B0A14"/>
    <w:rsid w:val="001C1BBF"/>
    <w:rsid w:val="001C446D"/>
    <w:rsid w:val="001D4FF3"/>
    <w:rsid w:val="001E51D1"/>
    <w:rsid w:val="001E72C2"/>
    <w:rsid w:val="001F49BE"/>
    <w:rsid w:val="001F6E0B"/>
    <w:rsid w:val="002039C5"/>
    <w:rsid w:val="0021315C"/>
    <w:rsid w:val="0021657E"/>
    <w:rsid w:val="002251AA"/>
    <w:rsid w:val="002261C9"/>
    <w:rsid w:val="002303BB"/>
    <w:rsid w:val="0023125B"/>
    <w:rsid w:val="002330C7"/>
    <w:rsid w:val="00236032"/>
    <w:rsid w:val="0024723A"/>
    <w:rsid w:val="002521B5"/>
    <w:rsid w:val="0026045F"/>
    <w:rsid w:val="00261188"/>
    <w:rsid w:val="00261BBE"/>
    <w:rsid w:val="00274CE8"/>
    <w:rsid w:val="00283F85"/>
    <w:rsid w:val="00285848"/>
    <w:rsid w:val="00285E7D"/>
    <w:rsid w:val="00290A2B"/>
    <w:rsid w:val="00295B5E"/>
    <w:rsid w:val="0029625D"/>
    <w:rsid w:val="002C79BC"/>
    <w:rsid w:val="002D0ED2"/>
    <w:rsid w:val="002D5364"/>
    <w:rsid w:val="002D5B3C"/>
    <w:rsid w:val="002E494C"/>
    <w:rsid w:val="002E70B2"/>
    <w:rsid w:val="002F770B"/>
    <w:rsid w:val="00300AB7"/>
    <w:rsid w:val="00310F81"/>
    <w:rsid w:val="003239F8"/>
    <w:rsid w:val="0032478D"/>
    <w:rsid w:val="00344A86"/>
    <w:rsid w:val="00350205"/>
    <w:rsid w:val="003564A5"/>
    <w:rsid w:val="00364E5D"/>
    <w:rsid w:val="00374AA6"/>
    <w:rsid w:val="00374CF8"/>
    <w:rsid w:val="00377C2B"/>
    <w:rsid w:val="0038278C"/>
    <w:rsid w:val="00385AB7"/>
    <w:rsid w:val="0039531A"/>
    <w:rsid w:val="003964F4"/>
    <w:rsid w:val="003A073A"/>
    <w:rsid w:val="003B00A5"/>
    <w:rsid w:val="003B664E"/>
    <w:rsid w:val="003D05A4"/>
    <w:rsid w:val="003D2B89"/>
    <w:rsid w:val="003E03CD"/>
    <w:rsid w:val="003E09F3"/>
    <w:rsid w:val="003E1BB5"/>
    <w:rsid w:val="003E25B3"/>
    <w:rsid w:val="003E2BAD"/>
    <w:rsid w:val="003F134F"/>
    <w:rsid w:val="003F46F3"/>
    <w:rsid w:val="0041187F"/>
    <w:rsid w:val="00430F8D"/>
    <w:rsid w:val="004415AE"/>
    <w:rsid w:val="00456152"/>
    <w:rsid w:val="00461DDB"/>
    <w:rsid w:val="00463042"/>
    <w:rsid w:val="00463509"/>
    <w:rsid w:val="004729C0"/>
    <w:rsid w:val="0047342E"/>
    <w:rsid w:val="004751EA"/>
    <w:rsid w:val="00475665"/>
    <w:rsid w:val="004850CC"/>
    <w:rsid w:val="00486F22"/>
    <w:rsid w:val="004916D7"/>
    <w:rsid w:val="004A060D"/>
    <w:rsid w:val="004B20EE"/>
    <w:rsid w:val="004B6537"/>
    <w:rsid w:val="004D506B"/>
    <w:rsid w:val="004D5DC4"/>
    <w:rsid w:val="004F4370"/>
    <w:rsid w:val="004F4721"/>
    <w:rsid w:val="00507DE2"/>
    <w:rsid w:val="005138AE"/>
    <w:rsid w:val="00517CFF"/>
    <w:rsid w:val="00521095"/>
    <w:rsid w:val="00530CED"/>
    <w:rsid w:val="00530D7B"/>
    <w:rsid w:val="00531E0F"/>
    <w:rsid w:val="005462AD"/>
    <w:rsid w:val="005531D8"/>
    <w:rsid w:val="0055626D"/>
    <w:rsid w:val="005571F9"/>
    <w:rsid w:val="00566A9A"/>
    <w:rsid w:val="00573303"/>
    <w:rsid w:val="00573598"/>
    <w:rsid w:val="00576EE2"/>
    <w:rsid w:val="00590841"/>
    <w:rsid w:val="00594D81"/>
    <w:rsid w:val="00595B31"/>
    <w:rsid w:val="00597286"/>
    <w:rsid w:val="005C3BBA"/>
    <w:rsid w:val="005C7006"/>
    <w:rsid w:val="005D5D7F"/>
    <w:rsid w:val="005E4463"/>
    <w:rsid w:val="005F2FE8"/>
    <w:rsid w:val="005F5DB6"/>
    <w:rsid w:val="005F7E75"/>
    <w:rsid w:val="006028D4"/>
    <w:rsid w:val="006053F0"/>
    <w:rsid w:val="0061230D"/>
    <w:rsid w:val="00612CBF"/>
    <w:rsid w:val="006170CE"/>
    <w:rsid w:val="0062104F"/>
    <w:rsid w:val="00623CE6"/>
    <w:rsid w:val="00634B4C"/>
    <w:rsid w:val="00651F7D"/>
    <w:rsid w:val="00661B43"/>
    <w:rsid w:val="006647B3"/>
    <w:rsid w:val="00671293"/>
    <w:rsid w:val="006724B0"/>
    <w:rsid w:val="00677B9C"/>
    <w:rsid w:val="00680161"/>
    <w:rsid w:val="00686AEE"/>
    <w:rsid w:val="00691CA1"/>
    <w:rsid w:val="00694114"/>
    <w:rsid w:val="006A05C5"/>
    <w:rsid w:val="006A1D72"/>
    <w:rsid w:val="006A48FC"/>
    <w:rsid w:val="006A71E5"/>
    <w:rsid w:val="006B0244"/>
    <w:rsid w:val="006B68E8"/>
    <w:rsid w:val="006B699B"/>
    <w:rsid w:val="006B6AAC"/>
    <w:rsid w:val="006B7831"/>
    <w:rsid w:val="006C4021"/>
    <w:rsid w:val="006C6548"/>
    <w:rsid w:val="006C6793"/>
    <w:rsid w:val="006D11C8"/>
    <w:rsid w:val="006F4539"/>
    <w:rsid w:val="006F47F6"/>
    <w:rsid w:val="006F63A4"/>
    <w:rsid w:val="007002DC"/>
    <w:rsid w:val="00711371"/>
    <w:rsid w:val="0071293B"/>
    <w:rsid w:val="00720182"/>
    <w:rsid w:val="0072356A"/>
    <w:rsid w:val="007261D6"/>
    <w:rsid w:val="00727784"/>
    <w:rsid w:val="00732D76"/>
    <w:rsid w:val="0076082F"/>
    <w:rsid w:val="00762785"/>
    <w:rsid w:val="0077333A"/>
    <w:rsid w:val="007846C9"/>
    <w:rsid w:val="007943EC"/>
    <w:rsid w:val="0079671F"/>
    <w:rsid w:val="007A4089"/>
    <w:rsid w:val="007A5813"/>
    <w:rsid w:val="007B4ADE"/>
    <w:rsid w:val="007B7167"/>
    <w:rsid w:val="007B78CD"/>
    <w:rsid w:val="007C0C7F"/>
    <w:rsid w:val="007C523C"/>
    <w:rsid w:val="007D50C7"/>
    <w:rsid w:val="007D7281"/>
    <w:rsid w:val="007D7581"/>
    <w:rsid w:val="007E6205"/>
    <w:rsid w:val="007F0F4B"/>
    <w:rsid w:val="007F7953"/>
    <w:rsid w:val="00800F20"/>
    <w:rsid w:val="00816EE2"/>
    <w:rsid w:val="008228F3"/>
    <w:rsid w:val="00833A0C"/>
    <w:rsid w:val="008427D7"/>
    <w:rsid w:val="00844A4F"/>
    <w:rsid w:val="00845D7E"/>
    <w:rsid w:val="008460A7"/>
    <w:rsid w:val="0085615C"/>
    <w:rsid w:val="0085723A"/>
    <w:rsid w:val="00857CF4"/>
    <w:rsid w:val="0086347E"/>
    <w:rsid w:val="00863521"/>
    <w:rsid w:val="0086377E"/>
    <w:rsid w:val="008654E4"/>
    <w:rsid w:val="0088356E"/>
    <w:rsid w:val="00896012"/>
    <w:rsid w:val="008A4228"/>
    <w:rsid w:val="008B0418"/>
    <w:rsid w:val="008C2524"/>
    <w:rsid w:val="008D02B0"/>
    <w:rsid w:val="008E1634"/>
    <w:rsid w:val="008E5CFC"/>
    <w:rsid w:val="009005C0"/>
    <w:rsid w:val="00900CA8"/>
    <w:rsid w:val="009016F5"/>
    <w:rsid w:val="0090332A"/>
    <w:rsid w:val="00903D57"/>
    <w:rsid w:val="00905FF2"/>
    <w:rsid w:val="0090700D"/>
    <w:rsid w:val="009070B8"/>
    <w:rsid w:val="0091381A"/>
    <w:rsid w:val="00920970"/>
    <w:rsid w:val="009359DC"/>
    <w:rsid w:val="00940A5D"/>
    <w:rsid w:val="009439FA"/>
    <w:rsid w:val="00944D16"/>
    <w:rsid w:val="00950D16"/>
    <w:rsid w:val="0095181A"/>
    <w:rsid w:val="00961581"/>
    <w:rsid w:val="009718A5"/>
    <w:rsid w:val="00973796"/>
    <w:rsid w:val="00986E82"/>
    <w:rsid w:val="0099561B"/>
    <w:rsid w:val="009A0A96"/>
    <w:rsid w:val="009A183C"/>
    <w:rsid w:val="009A4657"/>
    <w:rsid w:val="009B3172"/>
    <w:rsid w:val="009B4850"/>
    <w:rsid w:val="009E4999"/>
    <w:rsid w:val="009F2D2A"/>
    <w:rsid w:val="009F7D63"/>
    <w:rsid w:val="00A20662"/>
    <w:rsid w:val="00A2267E"/>
    <w:rsid w:val="00A22AB4"/>
    <w:rsid w:val="00A26D11"/>
    <w:rsid w:val="00A32857"/>
    <w:rsid w:val="00A47DF9"/>
    <w:rsid w:val="00A51B1F"/>
    <w:rsid w:val="00A608D0"/>
    <w:rsid w:val="00A64204"/>
    <w:rsid w:val="00A67DB4"/>
    <w:rsid w:val="00A73689"/>
    <w:rsid w:val="00A831B4"/>
    <w:rsid w:val="00AB0081"/>
    <w:rsid w:val="00AB6D8E"/>
    <w:rsid w:val="00AC2B72"/>
    <w:rsid w:val="00B00584"/>
    <w:rsid w:val="00B016AF"/>
    <w:rsid w:val="00B03222"/>
    <w:rsid w:val="00B144FA"/>
    <w:rsid w:val="00B15586"/>
    <w:rsid w:val="00B275B6"/>
    <w:rsid w:val="00B34970"/>
    <w:rsid w:val="00B34A3D"/>
    <w:rsid w:val="00B42EC0"/>
    <w:rsid w:val="00B45327"/>
    <w:rsid w:val="00B47E12"/>
    <w:rsid w:val="00B53497"/>
    <w:rsid w:val="00B55C55"/>
    <w:rsid w:val="00B570C5"/>
    <w:rsid w:val="00B60CEC"/>
    <w:rsid w:val="00B6320F"/>
    <w:rsid w:val="00B66EDC"/>
    <w:rsid w:val="00B67A33"/>
    <w:rsid w:val="00B8289A"/>
    <w:rsid w:val="00B9409E"/>
    <w:rsid w:val="00B95328"/>
    <w:rsid w:val="00BB209C"/>
    <w:rsid w:val="00BB2C6C"/>
    <w:rsid w:val="00BB49B2"/>
    <w:rsid w:val="00BB525B"/>
    <w:rsid w:val="00BF7B29"/>
    <w:rsid w:val="00C01108"/>
    <w:rsid w:val="00C10F2E"/>
    <w:rsid w:val="00C178C3"/>
    <w:rsid w:val="00C23F53"/>
    <w:rsid w:val="00C25BC8"/>
    <w:rsid w:val="00C32DD1"/>
    <w:rsid w:val="00C35428"/>
    <w:rsid w:val="00C401C2"/>
    <w:rsid w:val="00C50904"/>
    <w:rsid w:val="00C519F5"/>
    <w:rsid w:val="00C564D5"/>
    <w:rsid w:val="00C67AF7"/>
    <w:rsid w:val="00C75731"/>
    <w:rsid w:val="00C82012"/>
    <w:rsid w:val="00C8430B"/>
    <w:rsid w:val="00C8470E"/>
    <w:rsid w:val="00C86383"/>
    <w:rsid w:val="00CA5EB1"/>
    <w:rsid w:val="00CB0C8A"/>
    <w:rsid w:val="00CB2B26"/>
    <w:rsid w:val="00CC151A"/>
    <w:rsid w:val="00CC53C3"/>
    <w:rsid w:val="00CD2B37"/>
    <w:rsid w:val="00CE1E78"/>
    <w:rsid w:val="00CF582D"/>
    <w:rsid w:val="00D0708A"/>
    <w:rsid w:val="00D23E6F"/>
    <w:rsid w:val="00D24721"/>
    <w:rsid w:val="00D52A10"/>
    <w:rsid w:val="00D61E66"/>
    <w:rsid w:val="00D673D9"/>
    <w:rsid w:val="00D809C5"/>
    <w:rsid w:val="00D86A2F"/>
    <w:rsid w:val="00D92D6E"/>
    <w:rsid w:val="00D97216"/>
    <w:rsid w:val="00DA396E"/>
    <w:rsid w:val="00DA7012"/>
    <w:rsid w:val="00DB0129"/>
    <w:rsid w:val="00DB0167"/>
    <w:rsid w:val="00DB10BE"/>
    <w:rsid w:val="00DB2FE8"/>
    <w:rsid w:val="00DB6946"/>
    <w:rsid w:val="00DD08F9"/>
    <w:rsid w:val="00DD0AB2"/>
    <w:rsid w:val="00DD1296"/>
    <w:rsid w:val="00DD4300"/>
    <w:rsid w:val="00DD4F59"/>
    <w:rsid w:val="00DE664A"/>
    <w:rsid w:val="00DF405F"/>
    <w:rsid w:val="00DF4093"/>
    <w:rsid w:val="00E042A6"/>
    <w:rsid w:val="00E05578"/>
    <w:rsid w:val="00E13067"/>
    <w:rsid w:val="00E1550E"/>
    <w:rsid w:val="00E26F42"/>
    <w:rsid w:val="00E310BF"/>
    <w:rsid w:val="00E36A90"/>
    <w:rsid w:val="00E40B84"/>
    <w:rsid w:val="00E54CB8"/>
    <w:rsid w:val="00E6429D"/>
    <w:rsid w:val="00E644F2"/>
    <w:rsid w:val="00E7257B"/>
    <w:rsid w:val="00E72D1F"/>
    <w:rsid w:val="00E77A25"/>
    <w:rsid w:val="00E83294"/>
    <w:rsid w:val="00E9406B"/>
    <w:rsid w:val="00E94908"/>
    <w:rsid w:val="00EB6610"/>
    <w:rsid w:val="00EC3E3C"/>
    <w:rsid w:val="00ED2F27"/>
    <w:rsid w:val="00ED5025"/>
    <w:rsid w:val="00EE316B"/>
    <w:rsid w:val="00EE620B"/>
    <w:rsid w:val="00EF710C"/>
    <w:rsid w:val="00F03BE7"/>
    <w:rsid w:val="00F05EEE"/>
    <w:rsid w:val="00F077AE"/>
    <w:rsid w:val="00F16235"/>
    <w:rsid w:val="00F27EEA"/>
    <w:rsid w:val="00F33CA8"/>
    <w:rsid w:val="00F352F0"/>
    <w:rsid w:val="00F35537"/>
    <w:rsid w:val="00F457A9"/>
    <w:rsid w:val="00F567DF"/>
    <w:rsid w:val="00F56DD0"/>
    <w:rsid w:val="00F620FD"/>
    <w:rsid w:val="00F6287E"/>
    <w:rsid w:val="00F63AEF"/>
    <w:rsid w:val="00F659D6"/>
    <w:rsid w:val="00F71250"/>
    <w:rsid w:val="00F719DE"/>
    <w:rsid w:val="00F71B56"/>
    <w:rsid w:val="00F724A8"/>
    <w:rsid w:val="00F730EE"/>
    <w:rsid w:val="00F74418"/>
    <w:rsid w:val="00F76947"/>
    <w:rsid w:val="00F8391A"/>
    <w:rsid w:val="00F90E5C"/>
    <w:rsid w:val="00F92A12"/>
    <w:rsid w:val="00F96082"/>
    <w:rsid w:val="00FA1970"/>
    <w:rsid w:val="00FA4300"/>
    <w:rsid w:val="00FB0607"/>
    <w:rsid w:val="00FB410F"/>
    <w:rsid w:val="00FC19B7"/>
    <w:rsid w:val="00FC7727"/>
    <w:rsid w:val="00FC7A82"/>
    <w:rsid w:val="00FD1188"/>
    <w:rsid w:val="00FD4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9E07"/>
  <w15:docId w15:val="{4123C26C-AB66-42F7-AE6F-03CBA136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szCs w:val="22"/>
        <w:lang w:val="en-GB" w:eastAsia="en-US" w:bidi="ar-SA"/>
      </w:rPr>
    </w:rPrDefault>
    <w:pPrDefault>
      <w:pPr>
        <w:autoSpaceDN w:val="0"/>
        <w:spacing w:after="160" w:line="251"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kern w:val="0"/>
      <w:lang w:val="en-US"/>
    </w:rPr>
  </w:style>
  <w:style w:type="paragraph" w:styleId="Heading1">
    <w:name w:val="heading 1"/>
    <w:basedOn w:val="Normal"/>
    <w:uiPriority w:val="9"/>
    <w:qFormat/>
    <w:pPr>
      <w:widowControl w:val="0"/>
      <w:autoSpaceDE w:val="0"/>
      <w:spacing w:before="60" w:after="0" w:line="240" w:lineRule="auto"/>
      <w:ind w:left="100" w:right="2836"/>
      <w:outlineLvl w:val="0"/>
    </w:pPr>
    <w:rPr>
      <w:rFonts w:ascii="Times New Roman" w:eastAsia="Times New Roman" w:hAnsi="Times New Roman"/>
      <w:b/>
      <w:bCs/>
      <w:sz w:val="40"/>
      <w:szCs w:val="40"/>
    </w:rPr>
  </w:style>
  <w:style w:type="paragraph" w:styleId="Heading2">
    <w:name w:val="heading 2"/>
    <w:basedOn w:val="Normal"/>
    <w:next w:val="Normal"/>
    <w:uiPriority w:val="9"/>
    <w:unhideWhenUsed/>
    <w:qFormat/>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uiPriority w:val="9"/>
    <w:unhideWhenUsed/>
    <w:qFormat/>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Light" w:eastAsia="Times New Roman" w:hAnsi="Calibri Light"/>
      <w:i/>
      <w:iCs/>
      <w:color w:val="2F549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imes New Roman" w:eastAsia="Times New Roman" w:hAnsi="Times New Roman" w:cs="Times New Roman"/>
      <w:b/>
      <w:bCs/>
      <w:kern w:val="0"/>
      <w:sz w:val="40"/>
      <w:szCs w:val="40"/>
      <w:lang w:val="en-US"/>
    </w:rPr>
  </w:style>
  <w:style w:type="character" w:customStyle="1" w:styleId="Heading2Char">
    <w:name w:val="Heading 2 Char"/>
    <w:basedOn w:val="DefaultParagraphFont"/>
    <w:rPr>
      <w:rFonts w:ascii="Calibri Light" w:eastAsia="Times New Roman" w:hAnsi="Calibri Light" w:cs="Times New Roman"/>
      <w:color w:val="2F5496"/>
      <w:kern w:val="0"/>
      <w:sz w:val="26"/>
      <w:szCs w:val="26"/>
      <w:lang w:val="en-US"/>
    </w:rPr>
  </w:style>
  <w:style w:type="character" w:customStyle="1" w:styleId="Heading3Char">
    <w:name w:val="Heading 3 Char"/>
    <w:basedOn w:val="DefaultParagraphFont"/>
    <w:rPr>
      <w:rFonts w:ascii="Calibri Light" w:eastAsia="Times New Roman" w:hAnsi="Calibri Light" w:cs="Times New Roman"/>
      <w:color w:val="1F3763"/>
      <w:kern w:val="0"/>
      <w:sz w:val="24"/>
      <w:szCs w:val="24"/>
      <w:lang w:val="en-US"/>
    </w:rPr>
  </w:style>
  <w:style w:type="character" w:customStyle="1" w:styleId="Heading4Char">
    <w:name w:val="Heading 4 Char"/>
    <w:basedOn w:val="DefaultParagraphFont"/>
    <w:rPr>
      <w:rFonts w:ascii="Calibri Light" w:eastAsia="Times New Roman" w:hAnsi="Calibri Light" w:cs="Times New Roman"/>
      <w:i/>
      <w:iCs/>
      <w:color w:val="2F5496"/>
      <w:kern w:val="0"/>
      <w:lang w:val="en-US"/>
    </w:rPr>
  </w:style>
  <w:style w:type="character" w:customStyle="1" w:styleId="Heading5Char">
    <w:name w:val="Heading 5 Char"/>
    <w:basedOn w:val="DefaultParagraphFont"/>
    <w:rPr>
      <w:rFonts w:ascii="Arial" w:eastAsia="Arial" w:hAnsi="Arial" w:cs="Arial"/>
      <w:color w:val="666666"/>
      <w:kern w:val="0"/>
      <w:lang w:val="en"/>
    </w:rPr>
  </w:style>
  <w:style w:type="character" w:customStyle="1" w:styleId="Heading6Char">
    <w:name w:val="Heading 6 Char"/>
    <w:basedOn w:val="DefaultParagraphFont"/>
    <w:rPr>
      <w:rFonts w:ascii="Arial" w:eastAsia="Arial" w:hAnsi="Arial" w:cs="Arial"/>
      <w:i/>
      <w:color w:val="666666"/>
      <w:kern w:val="0"/>
      <w:lang w:val="en"/>
    </w:rPr>
  </w:style>
  <w:style w:type="paragraph" w:styleId="BodyText">
    <w:name w:val="Body Text"/>
    <w:basedOn w:val="Normal"/>
    <w:pPr>
      <w:widowControl w:val="0"/>
      <w:autoSpaceDE w:val="0"/>
      <w:spacing w:after="0" w:line="240" w:lineRule="auto"/>
      <w:ind w:left="100"/>
    </w:pPr>
    <w:rPr>
      <w:rFonts w:ascii="Times New Roman" w:eastAsia="Times New Roman" w:hAnsi="Times New Roman"/>
      <w:sz w:val="24"/>
      <w:szCs w:val="24"/>
    </w:rPr>
  </w:style>
  <w:style w:type="character" w:customStyle="1" w:styleId="BodyTextChar">
    <w:name w:val="Body Text Char"/>
    <w:basedOn w:val="DefaultParagraphFont"/>
    <w:rPr>
      <w:rFonts w:ascii="Times New Roman" w:eastAsia="Times New Roman" w:hAnsi="Times New Roman" w:cs="Times New Roman"/>
      <w:kern w:val="0"/>
      <w:sz w:val="24"/>
      <w:szCs w:val="24"/>
      <w:lang w:val="en-US"/>
    </w:rPr>
  </w:style>
  <w:style w:type="paragraph" w:customStyle="1" w:styleId="TableParagraph">
    <w:name w:val="Table Paragraph"/>
    <w:basedOn w:val="Normal"/>
    <w:pPr>
      <w:widowControl w:val="0"/>
      <w:autoSpaceDE w:val="0"/>
      <w:spacing w:after="0" w:line="240" w:lineRule="auto"/>
    </w:pPr>
    <w:rPr>
      <w:rFonts w:ascii="Times New Roman" w:eastAsia="Times New Roman" w:hAnsi="Times New Roman"/>
    </w:rPr>
  </w:style>
  <w:style w:type="paragraph" w:styleId="ListParagraph">
    <w:name w:val="List Paragraph"/>
    <w:basedOn w:val="Normal"/>
    <w:pPr>
      <w:widowControl w:val="0"/>
      <w:autoSpaceDE w:val="0"/>
      <w:spacing w:after="0" w:line="240" w:lineRule="auto"/>
      <w:ind w:left="460" w:hanging="360"/>
      <w:jc w:val="both"/>
    </w:pPr>
    <w:rPr>
      <w:rFonts w:ascii="Times New Roman" w:eastAsia="Times New Roman" w:hAnsi="Times New Roman"/>
    </w:rPr>
  </w:style>
  <w:style w:type="paragraph" w:styleId="Header">
    <w:name w:val="header"/>
    <w:basedOn w:val="Normal"/>
    <w:pPr>
      <w:tabs>
        <w:tab w:val="center" w:pos="4680"/>
        <w:tab w:val="right" w:pos="9360"/>
      </w:tabs>
      <w:spacing w:after="0" w:line="240" w:lineRule="auto"/>
    </w:pPr>
    <w:rPr>
      <w:rFonts w:cs="Calibri"/>
    </w:rPr>
  </w:style>
  <w:style w:type="character" w:customStyle="1" w:styleId="HeaderChar">
    <w:name w:val="Header Char"/>
    <w:basedOn w:val="DefaultParagraphFont"/>
    <w:rPr>
      <w:rFonts w:ascii="Calibri" w:eastAsia="Calibri" w:hAnsi="Calibri" w:cs="Calibri"/>
      <w:kern w:val="0"/>
      <w:lang w:val="en-US"/>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character" w:customStyle="1" w:styleId="TitleChar">
    <w:name w:val="Title Char"/>
    <w:basedOn w:val="DefaultParagraphFont"/>
    <w:rPr>
      <w:rFonts w:ascii="Arial" w:eastAsia="Arial" w:hAnsi="Arial" w:cs="Arial"/>
      <w:kern w:val="0"/>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character" w:customStyle="1" w:styleId="SubtitleChar">
    <w:name w:val="Subtitle Char"/>
    <w:basedOn w:val="DefaultParagraphFont"/>
    <w:rPr>
      <w:rFonts w:ascii="Arial" w:eastAsia="Arial" w:hAnsi="Arial" w:cs="Arial"/>
      <w:color w:val="666666"/>
      <w:kern w:val="0"/>
      <w:sz w:val="30"/>
      <w:szCs w:val="30"/>
      <w:lang w:val="en"/>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kern w:val="0"/>
      <w:sz w:val="20"/>
      <w:szCs w:val="20"/>
      <w:lang w:val="en-U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kern w:val="0"/>
      <w:sz w:val="20"/>
      <w:szCs w:val="20"/>
      <w:lang w:val="en-US"/>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kern w:val="0"/>
      <w:sz w:val="18"/>
      <w:szCs w:val="18"/>
      <w:lang w:val="en-US"/>
    </w:rPr>
  </w:style>
  <w:style w:type="character" w:styleId="Hyperlink">
    <w:name w:val="Hyperlink"/>
    <w:basedOn w:val="DefaultParagraphFont"/>
    <w:rPr>
      <w:color w:val="0000FF"/>
      <w:u w:val="single"/>
    </w:rPr>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rPr>
      <w:kern w:val="0"/>
      <w:lang w:val="en-US"/>
    </w:rPr>
  </w:style>
  <w:style w:type="character" w:customStyle="1" w:styleId="author">
    <w:name w:val="author"/>
    <w:basedOn w:val="DefaultParagraphFont"/>
  </w:style>
  <w:style w:type="character" w:customStyle="1" w:styleId="pubyear">
    <w:name w:val="pubyear"/>
    <w:basedOn w:val="DefaultParagraphFont"/>
  </w:style>
  <w:style w:type="character" w:customStyle="1" w:styleId="booktitle">
    <w:name w:val="booktitle"/>
    <w:basedOn w:val="DefaultParagraphFont"/>
  </w:style>
  <w:style w:type="character" w:customStyle="1" w:styleId="edition">
    <w:name w:val="edition"/>
    <w:basedOn w:val="DefaultParagraphFont"/>
  </w:style>
  <w:style w:type="character" w:customStyle="1" w:styleId="publisherlocation">
    <w:name w:val="publisherlocation"/>
    <w:basedOn w:val="DefaultParagraphFont"/>
  </w:style>
  <w:style w:type="paragraph" w:styleId="NoSpacing">
    <w:name w:val="No Spacing"/>
    <w:qFormat/>
    <w:pPr>
      <w:suppressAutoHyphens/>
      <w:spacing w:after="0" w:line="240" w:lineRule="auto"/>
    </w:pPr>
    <w:rPr>
      <w:kern w:val="0"/>
      <w:lang w:val="en-US"/>
    </w:rPr>
  </w:style>
  <w:style w:type="character" w:styleId="PlaceholderText">
    <w:name w:val="Placeholder Text"/>
    <w:basedOn w:val="DefaultParagraphFont"/>
    <w:rPr>
      <w:color w:val="808080"/>
    </w:rPr>
  </w:style>
  <w:style w:type="paragraph" w:styleId="Revision">
    <w:name w:val="Revision"/>
    <w:pPr>
      <w:suppressAutoHyphens/>
      <w:spacing w:after="0" w:line="240" w:lineRule="auto"/>
    </w:pPr>
    <w:rPr>
      <w:kern w:val="0"/>
      <w:lang w:val="en-US"/>
    </w:rPr>
  </w:style>
  <w:style w:type="character" w:styleId="UnresolvedMention">
    <w:name w:val="Unresolved Mention"/>
    <w:basedOn w:val="DefaultParagraphFont"/>
    <w:uiPriority w:val="99"/>
    <w:semiHidden/>
    <w:unhideWhenUsed/>
    <w:rsid w:val="00364E5D"/>
    <w:rPr>
      <w:color w:val="605E5C"/>
      <w:shd w:val="clear" w:color="auto" w:fill="E1DFDD"/>
    </w:rPr>
  </w:style>
  <w:style w:type="character" w:styleId="Strong">
    <w:name w:val="Strong"/>
    <w:basedOn w:val="DefaultParagraphFont"/>
    <w:uiPriority w:val="22"/>
    <w:qFormat/>
    <w:rsid w:val="00FA4300"/>
    <w:rPr>
      <w:b/>
      <w:bCs/>
    </w:rPr>
  </w:style>
  <w:style w:type="paragraph" w:customStyle="1" w:styleId="pdq2pgselectionanchorcontainer">
    <w:name w:val="pdq2pg_selectionanchorcontainer"/>
    <w:basedOn w:val="Normal"/>
    <w:rsid w:val="00A51B1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rPr>
  </w:style>
  <w:style w:type="paragraph" w:styleId="NormalWeb">
    <w:name w:val="Normal (Web)"/>
    <w:basedOn w:val="Normal"/>
    <w:uiPriority w:val="99"/>
    <w:semiHidden/>
    <w:unhideWhenUsed/>
    <w:rsid w:val="00A51B1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93698">
      <w:bodyDiv w:val="1"/>
      <w:marLeft w:val="0"/>
      <w:marRight w:val="0"/>
      <w:marTop w:val="0"/>
      <w:marBottom w:val="0"/>
      <w:divBdr>
        <w:top w:val="none" w:sz="0" w:space="0" w:color="auto"/>
        <w:left w:val="none" w:sz="0" w:space="0" w:color="auto"/>
        <w:bottom w:val="none" w:sz="0" w:space="0" w:color="auto"/>
        <w:right w:val="none" w:sz="0" w:space="0" w:color="auto"/>
      </w:divBdr>
    </w:div>
    <w:div w:id="271785256">
      <w:bodyDiv w:val="1"/>
      <w:marLeft w:val="0"/>
      <w:marRight w:val="0"/>
      <w:marTop w:val="0"/>
      <w:marBottom w:val="0"/>
      <w:divBdr>
        <w:top w:val="none" w:sz="0" w:space="0" w:color="auto"/>
        <w:left w:val="none" w:sz="0" w:space="0" w:color="auto"/>
        <w:bottom w:val="none" w:sz="0" w:space="0" w:color="auto"/>
        <w:right w:val="none" w:sz="0" w:space="0" w:color="auto"/>
      </w:divBdr>
    </w:div>
    <w:div w:id="581913639">
      <w:bodyDiv w:val="1"/>
      <w:marLeft w:val="0"/>
      <w:marRight w:val="0"/>
      <w:marTop w:val="0"/>
      <w:marBottom w:val="0"/>
      <w:divBdr>
        <w:top w:val="none" w:sz="0" w:space="0" w:color="auto"/>
        <w:left w:val="none" w:sz="0" w:space="0" w:color="auto"/>
        <w:bottom w:val="none" w:sz="0" w:space="0" w:color="auto"/>
        <w:right w:val="none" w:sz="0" w:space="0" w:color="auto"/>
      </w:divBdr>
    </w:div>
    <w:div w:id="586383237">
      <w:bodyDiv w:val="1"/>
      <w:marLeft w:val="0"/>
      <w:marRight w:val="0"/>
      <w:marTop w:val="0"/>
      <w:marBottom w:val="0"/>
      <w:divBdr>
        <w:top w:val="none" w:sz="0" w:space="0" w:color="auto"/>
        <w:left w:val="none" w:sz="0" w:space="0" w:color="auto"/>
        <w:bottom w:val="none" w:sz="0" w:space="0" w:color="auto"/>
        <w:right w:val="none" w:sz="0" w:space="0" w:color="auto"/>
      </w:divBdr>
    </w:div>
    <w:div w:id="1110710516">
      <w:bodyDiv w:val="1"/>
      <w:marLeft w:val="0"/>
      <w:marRight w:val="0"/>
      <w:marTop w:val="0"/>
      <w:marBottom w:val="0"/>
      <w:divBdr>
        <w:top w:val="none" w:sz="0" w:space="0" w:color="auto"/>
        <w:left w:val="none" w:sz="0" w:space="0" w:color="auto"/>
        <w:bottom w:val="none" w:sz="0" w:space="0" w:color="auto"/>
        <w:right w:val="none" w:sz="0" w:space="0" w:color="auto"/>
      </w:divBdr>
    </w:div>
    <w:div w:id="1930887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C3FB1-7160-448C-986D-771234283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2663</TotalTime>
  <Pages>90</Pages>
  <Words>32601</Words>
  <Characters>185831</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usher</dc:creator>
  <dc:description/>
  <cp:lastModifiedBy>Daniel HENRY</cp:lastModifiedBy>
  <cp:revision>332</cp:revision>
  <dcterms:created xsi:type="dcterms:W3CDTF">2026-01-29T15:12:00Z</dcterms:created>
  <dcterms:modified xsi:type="dcterms:W3CDTF">2026-10-06T11:03:00Z</dcterms:modified>
</cp:coreProperties>
</file>